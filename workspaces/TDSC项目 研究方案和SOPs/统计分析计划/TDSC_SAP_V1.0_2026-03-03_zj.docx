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B338D" w14:textId="77777777" w:rsidR="00232530" w:rsidRDefault="00000000">
      <w:pPr>
        <w:jc w:val="center"/>
        <w:rPr>
          <w:rFonts w:ascii="Times New Roman" w:hAnsi="Times New Roman" w:cs="Times New Roman"/>
          <w:lang w:eastAsia="zh-CN"/>
        </w:rPr>
      </w:pPr>
      <w:r>
        <w:rPr>
          <w:rFonts w:ascii="Times New Roman" w:hAnsi="Times New Roman" w:cs="Times New Roman"/>
          <w:b/>
          <w:sz w:val="48"/>
          <w:lang w:eastAsia="zh-CN"/>
        </w:rPr>
        <w:t xml:space="preserve">TDSC </w:t>
      </w:r>
      <w:r>
        <w:rPr>
          <w:rFonts w:ascii="Times New Roman" w:hAnsi="Times New Roman" w:cs="Times New Roman"/>
          <w:b/>
          <w:sz w:val="48"/>
          <w:lang w:eastAsia="zh-CN"/>
        </w:rPr>
        <w:t>统计分析计划（</w:t>
      </w:r>
      <w:r>
        <w:rPr>
          <w:rFonts w:ascii="Times New Roman" w:hAnsi="Times New Roman" w:cs="Times New Roman"/>
          <w:b/>
          <w:sz w:val="48"/>
          <w:lang w:eastAsia="zh-CN"/>
        </w:rPr>
        <w:t>SAP</w:t>
      </w:r>
      <w:r>
        <w:rPr>
          <w:rFonts w:ascii="Times New Roman" w:hAnsi="Times New Roman" w:cs="Times New Roman"/>
          <w:b/>
          <w:sz w:val="48"/>
          <w:lang w:eastAsia="zh-CN"/>
        </w:rPr>
        <w:t>）</w:t>
      </w:r>
    </w:p>
    <w:p w14:paraId="3ED58390" w14:textId="77777777" w:rsidR="00232530" w:rsidRDefault="00000000">
      <w:pPr>
        <w:jc w:val="center"/>
        <w:rPr>
          <w:rFonts w:ascii="Times New Roman" w:hAnsi="Times New Roman" w:cs="Times New Roman"/>
        </w:rPr>
      </w:pPr>
      <w:r>
        <w:rPr>
          <w:rFonts w:ascii="Times New Roman" w:hAnsi="Times New Roman" w:cs="Times New Roman"/>
          <w:sz w:val="24"/>
        </w:rPr>
        <w:t>Protocol version: V</w:t>
      </w:r>
      <w:r>
        <w:rPr>
          <w:rFonts w:ascii="Times New Roman" w:hAnsi="Times New Roman" w:cs="Times New Roman" w:hint="eastAsia"/>
          <w:sz w:val="24"/>
          <w:lang w:eastAsia="zh-CN"/>
        </w:rPr>
        <w:t>2.0</w:t>
      </w:r>
      <w:r>
        <w:rPr>
          <w:rFonts w:ascii="Times New Roman" w:hAnsi="Times New Roman" w:cs="Times New Roman"/>
          <w:sz w:val="24"/>
        </w:rPr>
        <w:t xml:space="preserve"> (Aligned 2026-02-28)</w:t>
      </w:r>
      <w:r>
        <w:rPr>
          <w:rFonts w:ascii="Times New Roman" w:hAnsi="Times New Roman" w:cs="Times New Roman"/>
          <w:sz w:val="24"/>
        </w:rPr>
        <w:br/>
        <w:t>SAP version: V</w:t>
      </w:r>
      <w:r>
        <w:rPr>
          <w:rFonts w:ascii="Times New Roman" w:hAnsi="Times New Roman" w:cs="Times New Roman" w:hint="eastAsia"/>
          <w:sz w:val="24"/>
          <w:lang w:eastAsia="zh-CN"/>
        </w:rPr>
        <w:t>1.0</w:t>
      </w:r>
      <w:r>
        <w:rPr>
          <w:rFonts w:ascii="Times New Roman" w:hAnsi="Times New Roman" w:cs="Times New Roman"/>
          <w:sz w:val="24"/>
        </w:rPr>
        <w:br/>
        <w:t>Date: 2026-03-02</w:t>
      </w:r>
    </w:p>
    <w:p w14:paraId="2024EEE6" w14:textId="77777777" w:rsidR="00232530" w:rsidRDefault="00232530">
      <w:pPr>
        <w:rPr>
          <w:rFonts w:ascii="Times New Roman" w:hAnsi="Times New Roman" w:cs="Times New Roman"/>
        </w:rPr>
      </w:pPr>
    </w:p>
    <w:p w14:paraId="43EDC140" w14:textId="77777777" w:rsidR="00232530" w:rsidRDefault="00000000">
      <w:pPr>
        <w:jc w:val="center"/>
        <w:rPr>
          <w:rFonts w:ascii="Times New Roman" w:hAnsi="Times New Roman" w:cs="Times New Roman"/>
        </w:rPr>
      </w:pPr>
      <w:proofErr w:type="spellStart"/>
      <w:r>
        <w:rPr>
          <w:rFonts w:ascii="Times New Roman" w:hAnsi="Times New Roman" w:cs="Times New Roman"/>
          <w:sz w:val="24"/>
        </w:rPr>
        <w:t>研究项目：</w:t>
      </w:r>
      <w:r>
        <w:rPr>
          <w:rFonts w:ascii="Times New Roman" w:hAnsi="Times New Roman" w:cs="Times New Roman"/>
          <w:sz w:val="24"/>
        </w:rPr>
        <w:t>Tuberculosis-Diabetes</w:t>
      </w:r>
      <w:proofErr w:type="spellEnd"/>
      <w:r>
        <w:rPr>
          <w:rFonts w:ascii="Times New Roman" w:hAnsi="Times New Roman" w:cs="Times New Roman"/>
          <w:sz w:val="24"/>
        </w:rPr>
        <w:t xml:space="preserve"> Mellitus Short-Course Treatment</w:t>
      </w:r>
      <w:r>
        <w:rPr>
          <w:rFonts w:ascii="Times New Roman" w:hAnsi="Times New Roman" w:cs="Times New Roman"/>
          <w:sz w:val="24"/>
        </w:rPr>
        <w:br/>
        <w:t>and Digital-AI-Stratification Consortium (TDSC)</w:t>
      </w:r>
    </w:p>
    <w:p w14:paraId="131B89F9" w14:textId="77777777" w:rsidR="00232530" w:rsidRDefault="00232530">
      <w:pPr>
        <w:rPr>
          <w:rFonts w:ascii="Times New Roman" w:hAnsi="Times New Roman" w:cs="Times New Roman"/>
        </w:rPr>
      </w:pPr>
    </w:p>
    <w:p w14:paraId="2288C124" w14:textId="77777777" w:rsidR="00232530" w:rsidRDefault="00000000">
      <w:pPr>
        <w:jc w:val="center"/>
        <w:rPr>
          <w:rFonts w:ascii="Times New Roman" w:hAnsi="Times New Roman" w:cs="Times New Roman"/>
        </w:rPr>
      </w:pPr>
      <w:proofErr w:type="spellStart"/>
      <w:r>
        <w:rPr>
          <w:rFonts w:ascii="Times New Roman" w:hAnsi="Times New Roman" w:cs="Times New Roman"/>
          <w:i/>
        </w:rPr>
        <w:t>机密性：内部</w:t>
      </w:r>
      <w:proofErr w:type="spellEnd"/>
      <w:r>
        <w:rPr>
          <w:rFonts w:ascii="Times New Roman" w:hAnsi="Times New Roman" w:cs="Times New Roman"/>
          <w:i/>
        </w:rPr>
        <w:t>/</w:t>
      </w:r>
      <w:proofErr w:type="spellStart"/>
      <w:r>
        <w:rPr>
          <w:rFonts w:ascii="Times New Roman" w:hAnsi="Times New Roman" w:cs="Times New Roman"/>
          <w:i/>
        </w:rPr>
        <w:t>送审版本（按项目管理要求填写</w:t>
      </w:r>
      <w:proofErr w:type="spellEnd"/>
      <w:r>
        <w:rPr>
          <w:rFonts w:ascii="Times New Roman" w:hAnsi="Times New Roman" w:cs="Times New Roman"/>
          <w:i/>
        </w:rPr>
        <w:t>）</w:t>
      </w:r>
    </w:p>
    <w:p w14:paraId="736657F1" w14:textId="77777777" w:rsidR="00232530" w:rsidRDefault="00000000">
      <w:pPr>
        <w:rPr>
          <w:rFonts w:ascii="Times New Roman" w:hAnsi="Times New Roman" w:cs="Times New Roman"/>
        </w:rPr>
      </w:pPr>
      <w:r>
        <w:rPr>
          <w:rFonts w:ascii="Times New Roman" w:hAnsi="Times New Roman" w:cs="Times New Roman"/>
        </w:rPr>
        <w:br w:type="page"/>
      </w:r>
    </w:p>
    <w:p w14:paraId="3848BEE6" w14:textId="77777777" w:rsidR="00232530" w:rsidRDefault="00000000">
      <w:pPr>
        <w:pStyle w:val="1"/>
        <w:rPr>
          <w:rFonts w:ascii="Times New Roman" w:eastAsia="宋体" w:hAnsi="Times New Roman" w:cs="Times New Roman"/>
        </w:rPr>
      </w:pPr>
      <w:proofErr w:type="spellStart"/>
      <w:r>
        <w:rPr>
          <w:rFonts w:ascii="Times New Roman" w:eastAsia="宋体" w:hAnsi="Times New Roman" w:cs="Times New Roman"/>
        </w:rPr>
        <w:lastRenderedPageBreak/>
        <w:t>文档信息</w:t>
      </w:r>
      <w:proofErr w:type="spellEnd"/>
    </w:p>
    <w:p w14:paraId="59D04B41" w14:textId="77777777" w:rsidR="00232530" w:rsidRDefault="00000000">
      <w:pPr>
        <w:spacing w:after="120" w:line="300" w:lineRule="auto"/>
        <w:rPr>
          <w:rFonts w:ascii="Times New Roman" w:hAnsi="Times New Roman" w:cs="Times New Roman"/>
          <w:lang w:eastAsia="zh-CN"/>
        </w:rPr>
      </w:pPr>
      <w:proofErr w:type="spellStart"/>
      <w:r>
        <w:rPr>
          <w:rFonts w:ascii="Times New Roman" w:hAnsi="Times New Roman" w:cs="Times New Roman"/>
        </w:rPr>
        <w:t>本统计分析计划（</w:t>
      </w:r>
      <w:r>
        <w:rPr>
          <w:rFonts w:ascii="Times New Roman" w:hAnsi="Times New Roman" w:cs="Times New Roman"/>
        </w:rPr>
        <w:t>Statistical</w:t>
      </w:r>
      <w:proofErr w:type="spellEnd"/>
      <w:r>
        <w:rPr>
          <w:rFonts w:ascii="Times New Roman" w:hAnsi="Times New Roman" w:cs="Times New Roman"/>
        </w:rPr>
        <w:t xml:space="preserve"> Analysis Plan (SAP)</w:t>
      </w:r>
      <w:r>
        <w:rPr>
          <w:rFonts w:ascii="Times New Roman" w:hAnsi="Times New Roman" w:cs="Times New Roman"/>
        </w:rPr>
        <w:t>）用于规定</w:t>
      </w:r>
      <w:r>
        <w:rPr>
          <w:rFonts w:ascii="Times New Roman" w:hAnsi="Times New Roman" w:cs="Times New Roman"/>
        </w:rPr>
        <w:t>TDSC</w:t>
      </w:r>
      <w:r>
        <w:rPr>
          <w:rFonts w:ascii="Times New Roman" w:hAnsi="Times New Roman" w:cs="Times New Roman"/>
        </w:rPr>
        <w:t>研究的统计学原则、估算目标（</w:t>
      </w:r>
      <w:r>
        <w:rPr>
          <w:rFonts w:ascii="Times New Roman" w:hAnsi="Times New Roman" w:cs="Times New Roman"/>
        </w:rPr>
        <w:t>estimands</w:t>
      </w:r>
      <w:r>
        <w:rPr>
          <w:rFonts w:ascii="Times New Roman" w:hAnsi="Times New Roman" w:cs="Times New Roman"/>
        </w:rPr>
        <w:t>）、分析人群、主要与次要终点的统计方法、中期分析与多重性控制、缺失数据与敏感性分析，以及主要输出表格</w:t>
      </w:r>
      <w:r>
        <w:rPr>
          <w:rFonts w:ascii="Times New Roman" w:hAnsi="Times New Roman" w:cs="Times New Roman"/>
        </w:rPr>
        <w:t>/</w:t>
      </w:r>
      <w:r>
        <w:rPr>
          <w:rFonts w:ascii="Times New Roman" w:hAnsi="Times New Roman" w:cs="Times New Roman"/>
        </w:rPr>
        <w:t>图形</w:t>
      </w:r>
      <w:r>
        <w:rPr>
          <w:rFonts w:ascii="Times New Roman" w:hAnsi="Times New Roman" w:cs="Times New Roman"/>
        </w:rPr>
        <w:t>/</w:t>
      </w:r>
      <w:r>
        <w:rPr>
          <w:rFonts w:ascii="Times New Roman" w:hAnsi="Times New Roman" w:cs="Times New Roman"/>
        </w:rPr>
        <w:t>列表（</w:t>
      </w:r>
      <w:r>
        <w:rPr>
          <w:rFonts w:ascii="Times New Roman" w:hAnsi="Times New Roman" w:cs="Times New Roman"/>
        </w:rPr>
        <w:t>TLFs</w:t>
      </w:r>
      <w:r>
        <w:rPr>
          <w:rFonts w:ascii="Times New Roman" w:hAnsi="Times New Roman" w:cs="Times New Roman"/>
        </w:rPr>
        <w:t>）</w:t>
      </w:r>
      <w:proofErr w:type="spellStart"/>
      <w:r>
        <w:rPr>
          <w:rFonts w:ascii="Times New Roman" w:hAnsi="Times New Roman" w:cs="Times New Roman"/>
        </w:rPr>
        <w:t>的预设清单。</w:t>
      </w:r>
      <w:r>
        <w:rPr>
          <w:rFonts w:ascii="Times New Roman" w:hAnsi="Times New Roman" w:cs="Times New Roman"/>
          <w:lang w:eastAsia="zh-CN"/>
        </w:rPr>
        <w:t>SAP</w:t>
      </w:r>
      <w:proofErr w:type="spellEnd"/>
      <w:r>
        <w:rPr>
          <w:rFonts w:ascii="Times New Roman" w:hAnsi="Times New Roman" w:cs="Times New Roman"/>
          <w:lang w:eastAsia="zh-CN"/>
        </w:rPr>
        <w:t>应在数据库锁定前定稿并形成版本留痕。</w:t>
      </w:r>
    </w:p>
    <w:p w14:paraId="26E3E451" w14:textId="77777777" w:rsidR="00232530" w:rsidRDefault="00000000">
      <w:pPr>
        <w:pStyle w:val="1"/>
        <w:rPr>
          <w:rFonts w:ascii="Times New Roman" w:eastAsia="宋体" w:hAnsi="Times New Roman" w:cs="Times New Roman"/>
          <w:lang w:eastAsia="zh-CN"/>
        </w:rPr>
      </w:pPr>
      <w:r>
        <w:rPr>
          <w:rFonts w:ascii="Times New Roman" w:eastAsia="宋体" w:hAnsi="Times New Roman" w:cs="Times New Roman"/>
          <w:lang w:eastAsia="zh-CN"/>
        </w:rPr>
        <w:t>目录</w:t>
      </w:r>
    </w:p>
    <w:p w14:paraId="0FBAB9E4"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提示：如需自动目录，请在</w:t>
      </w:r>
      <w:r>
        <w:rPr>
          <w:rFonts w:ascii="Times New Roman" w:hAnsi="Times New Roman" w:cs="Times New Roman"/>
          <w:lang w:eastAsia="zh-CN"/>
        </w:rPr>
        <w:t>Word</w:t>
      </w:r>
      <w:r>
        <w:rPr>
          <w:rFonts w:ascii="Times New Roman" w:hAnsi="Times New Roman" w:cs="Times New Roman"/>
          <w:lang w:eastAsia="zh-CN"/>
        </w:rPr>
        <w:t>中</w:t>
      </w:r>
      <w:r>
        <w:rPr>
          <w:rFonts w:ascii="Times New Roman" w:hAnsi="Times New Roman" w:cs="Times New Roman"/>
          <w:lang w:eastAsia="zh-CN"/>
        </w:rPr>
        <w:t>“</w:t>
      </w:r>
      <w:r>
        <w:rPr>
          <w:rFonts w:ascii="Times New Roman" w:hAnsi="Times New Roman" w:cs="Times New Roman"/>
          <w:lang w:eastAsia="zh-CN"/>
        </w:rPr>
        <w:t>引用</w:t>
      </w:r>
      <w:r>
        <w:rPr>
          <w:rFonts w:ascii="Times New Roman" w:hAnsi="Times New Roman" w:cs="Times New Roman"/>
          <w:lang w:eastAsia="zh-CN"/>
        </w:rPr>
        <w:t>-</w:t>
      </w:r>
      <w:r>
        <w:rPr>
          <w:rFonts w:ascii="Times New Roman" w:hAnsi="Times New Roman" w:cs="Times New Roman"/>
          <w:lang w:eastAsia="zh-CN"/>
        </w:rPr>
        <w:t>目录</w:t>
      </w:r>
      <w:r>
        <w:rPr>
          <w:rFonts w:ascii="Times New Roman" w:hAnsi="Times New Roman" w:cs="Times New Roman"/>
          <w:lang w:eastAsia="zh-CN"/>
        </w:rPr>
        <w:t>”</w:t>
      </w:r>
      <w:r>
        <w:rPr>
          <w:rFonts w:ascii="Times New Roman" w:hAnsi="Times New Roman" w:cs="Times New Roman"/>
          <w:lang w:eastAsia="zh-CN"/>
        </w:rPr>
        <w:t>更新字段。</w:t>
      </w:r>
    </w:p>
    <w:p w14:paraId="097A17BA" w14:textId="652350F9"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 xml:space="preserve">1 </w:t>
      </w:r>
      <w:r>
        <w:rPr>
          <w:rFonts w:ascii="Times New Roman" w:hAnsi="Times New Roman" w:cs="Times New Roman"/>
          <w:lang w:eastAsia="zh-CN"/>
        </w:rPr>
        <w:t>研究概览</w:t>
      </w:r>
      <w:r>
        <w:rPr>
          <w:rFonts w:ascii="Times New Roman" w:hAnsi="Times New Roman" w:cs="Times New Roman"/>
          <w:lang w:eastAsia="zh-CN"/>
        </w:rPr>
        <w:br/>
        <w:t xml:space="preserve">2 </w:t>
      </w:r>
      <w:r>
        <w:rPr>
          <w:rFonts w:ascii="Times New Roman" w:hAnsi="Times New Roman" w:cs="Times New Roman"/>
          <w:lang w:eastAsia="zh-CN"/>
        </w:rPr>
        <w:t>统计学原则</w:t>
      </w:r>
      <w:r>
        <w:rPr>
          <w:rFonts w:ascii="Times New Roman" w:hAnsi="Times New Roman" w:cs="Times New Roman"/>
          <w:lang w:eastAsia="zh-CN"/>
        </w:rPr>
        <w:br/>
        <w:t xml:space="preserve">3 </w:t>
      </w:r>
      <w:r>
        <w:rPr>
          <w:rFonts w:ascii="Times New Roman" w:hAnsi="Times New Roman" w:cs="Times New Roman"/>
          <w:lang w:eastAsia="zh-CN"/>
        </w:rPr>
        <w:t>估算目标（</w:t>
      </w:r>
      <w:proofErr w:type="spellStart"/>
      <w:r>
        <w:rPr>
          <w:rFonts w:ascii="Times New Roman" w:hAnsi="Times New Roman" w:cs="Times New Roman"/>
          <w:lang w:eastAsia="zh-CN"/>
        </w:rPr>
        <w:t>Estimands</w:t>
      </w:r>
      <w:proofErr w:type="spellEnd"/>
      <w:r>
        <w:rPr>
          <w:rFonts w:ascii="Times New Roman" w:hAnsi="Times New Roman" w:cs="Times New Roman"/>
          <w:lang w:eastAsia="zh-CN"/>
        </w:rPr>
        <w:t>）</w:t>
      </w:r>
      <w:del w:id="0" w:author="jing zhang" w:date="2026-03-03T15:59:00Z" w16du:dateUtc="2026-03-03T07:59:00Z">
        <w:r w:rsidDel="00837A7D">
          <w:rPr>
            <w:rFonts w:ascii="Times New Roman" w:hAnsi="Times New Roman" w:cs="Times New Roman"/>
            <w:lang w:eastAsia="zh-CN"/>
          </w:rPr>
          <w:delText>与间发事件</w:delText>
        </w:r>
      </w:del>
      <w:r>
        <w:rPr>
          <w:rFonts w:ascii="Times New Roman" w:hAnsi="Times New Roman" w:cs="Times New Roman"/>
          <w:lang w:eastAsia="zh-CN"/>
        </w:rPr>
        <w:br/>
        <w:t xml:space="preserve">4 </w:t>
      </w:r>
      <w:r>
        <w:rPr>
          <w:rFonts w:ascii="Times New Roman" w:hAnsi="Times New Roman" w:cs="Times New Roman"/>
          <w:lang w:eastAsia="zh-CN"/>
        </w:rPr>
        <w:t>分析人群</w:t>
      </w:r>
      <w:r>
        <w:rPr>
          <w:rFonts w:ascii="Times New Roman" w:hAnsi="Times New Roman" w:cs="Times New Roman"/>
          <w:lang w:eastAsia="zh-CN"/>
        </w:rPr>
        <w:br/>
        <w:t xml:space="preserve">5 </w:t>
      </w:r>
      <w:r>
        <w:rPr>
          <w:rFonts w:ascii="Times New Roman" w:hAnsi="Times New Roman" w:cs="Times New Roman"/>
          <w:lang w:eastAsia="zh-CN"/>
        </w:rPr>
        <w:t>终点与变量定义</w:t>
      </w:r>
      <w:r>
        <w:rPr>
          <w:rFonts w:ascii="Times New Roman" w:hAnsi="Times New Roman" w:cs="Times New Roman"/>
          <w:lang w:eastAsia="zh-CN"/>
        </w:rPr>
        <w:br/>
        <w:t xml:space="preserve">6 </w:t>
      </w:r>
      <w:r>
        <w:rPr>
          <w:rFonts w:ascii="Times New Roman" w:hAnsi="Times New Roman" w:cs="Times New Roman"/>
          <w:lang w:eastAsia="zh-CN"/>
        </w:rPr>
        <w:t>样本量</w:t>
      </w:r>
      <w:r>
        <w:rPr>
          <w:rFonts w:ascii="Times New Roman" w:hAnsi="Times New Roman" w:cs="Times New Roman"/>
          <w:lang w:eastAsia="zh-CN"/>
        </w:rPr>
        <w:br/>
        <w:t xml:space="preserve">7 </w:t>
      </w:r>
      <w:r>
        <w:rPr>
          <w:rFonts w:ascii="Times New Roman" w:hAnsi="Times New Roman" w:cs="Times New Roman"/>
          <w:lang w:eastAsia="zh-CN"/>
        </w:rPr>
        <w:t>主要疗效分析</w:t>
      </w:r>
      <w:r>
        <w:rPr>
          <w:rFonts w:ascii="Times New Roman" w:hAnsi="Times New Roman" w:cs="Times New Roman"/>
          <w:lang w:eastAsia="zh-CN"/>
        </w:rPr>
        <w:br/>
        <w:t xml:space="preserve">8 </w:t>
      </w:r>
      <w:r>
        <w:rPr>
          <w:rFonts w:ascii="Times New Roman" w:hAnsi="Times New Roman" w:cs="Times New Roman"/>
          <w:lang w:eastAsia="zh-CN"/>
        </w:rPr>
        <w:t>次要疗效与探索性分析</w:t>
      </w:r>
      <w:r>
        <w:rPr>
          <w:rFonts w:ascii="Times New Roman" w:hAnsi="Times New Roman" w:cs="Times New Roman"/>
          <w:lang w:eastAsia="zh-CN"/>
        </w:rPr>
        <w:br/>
        <w:t xml:space="preserve">9 </w:t>
      </w:r>
      <w:r>
        <w:rPr>
          <w:rFonts w:ascii="Times New Roman" w:hAnsi="Times New Roman" w:cs="Times New Roman"/>
          <w:lang w:eastAsia="zh-CN"/>
        </w:rPr>
        <w:t>安全性分析</w:t>
      </w:r>
      <w:ins w:id="1" w:author="jing zhang" w:date="2026-03-03T15:59:00Z" w16du:dateUtc="2026-03-03T07:59:00Z">
        <w:r w:rsidR="00837A7D">
          <w:rPr>
            <w:rFonts w:ascii="Times New Roman" w:hAnsi="Times New Roman" w:cs="Times New Roman" w:hint="eastAsia"/>
            <w:lang w:eastAsia="zh-CN"/>
          </w:rPr>
          <w:t>（</w:t>
        </w:r>
        <w:r w:rsidR="00837A7D">
          <w:rPr>
            <w:rFonts w:ascii="Times New Roman" w:hAnsi="Times New Roman" w:cs="Times New Roman" w:hint="eastAsia"/>
            <w:lang w:eastAsia="zh-CN"/>
          </w:rPr>
          <w:t>治疗相关不良事件及</w:t>
        </w:r>
        <w:r w:rsidR="00837A7D">
          <w:rPr>
            <w:rFonts w:ascii="Times New Roman" w:hAnsi="Times New Roman" w:cs="Times New Roman"/>
            <w:lang w:eastAsia="zh-CN"/>
          </w:rPr>
          <w:t>间发事件</w:t>
        </w:r>
        <w:r w:rsidR="00837A7D">
          <w:rPr>
            <w:rFonts w:ascii="Times New Roman" w:hAnsi="Times New Roman" w:cs="Times New Roman" w:hint="eastAsia"/>
            <w:lang w:eastAsia="zh-CN"/>
          </w:rPr>
          <w:t>）</w:t>
        </w:r>
      </w:ins>
      <w:r>
        <w:rPr>
          <w:rFonts w:ascii="Times New Roman" w:hAnsi="Times New Roman" w:cs="Times New Roman"/>
          <w:lang w:eastAsia="zh-CN"/>
        </w:rPr>
        <w:br/>
        <w:t xml:space="preserve">10 </w:t>
      </w:r>
      <w:r>
        <w:rPr>
          <w:rFonts w:ascii="Times New Roman" w:hAnsi="Times New Roman" w:cs="Times New Roman"/>
          <w:lang w:eastAsia="zh-CN"/>
        </w:rPr>
        <w:t>多重性控制与中期分析</w:t>
      </w:r>
      <w:r>
        <w:rPr>
          <w:rFonts w:ascii="Times New Roman" w:hAnsi="Times New Roman" w:cs="Times New Roman"/>
          <w:lang w:eastAsia="zh-CN"/>
        </w:rPr>
        <w:br/>
        <w:t xml:space="preserve">11 </w:t>
      </w:r>
      <w:r>
        <w:rPr>
          <w:rFonts w:ascii="Times New Roman" w:hAnsi="Times New Roman" w:cs="Times New Roman"/>
          <w:lang w:eastAsia="zh-CN"/>
        </w:rPr>
        <w:t>缺失数据、</w:t>
      </w:r>
      <w:proofErr w:type="gramStart"/>
      <w:r>
        <w:rPr>
          <w:rFonts w:ascii="Times New Roman" w:hAnsi="Times New Roman" w:cs="Times New Roman"/>
          <w:lang w:eastAsia="zh-CN"/>
        </w:rPr>
        <w:t>失访与</w:t>
      </w:r>
      <w:proofErr w:type="gramEnd"/>
      <w:r>
        <w:rPr>
          <w:rFonts w:ascii="Times New Roman" w:hAnsi="Times New Roman" w:cs="Times New Roman"/>
          <w:lang w:eastAsia="zh-CN"/>
        </w:rPr>
        <w:t>敏感性分析</w:t>
      </w:r>
      <w:r>
        <w:rPr>
          <w:rFonts w:ascii="Times New Roman" w:hAnsi="Times New Roman" w:cs="Times New Roman"/>
          <w:lang w:eastAsia="zh-CN"/>
        </w:rPr>
        <w:br/>
        <w:t xml:space="preserve">12 </w:t>
      </w:r>
      <w:r>
        <w:rPr>
          <w:rFonts w:ascii="Times New Roman" w:hAnsi="Times New Roman" w:cs="Times New Roman"/>
          <w:lang w:eastAsia="zh-CN"/>
        </w:rPr>
        <w:t>方案偏差与数据处理规则</w:t>
      </w:r>
      <w:r>
        <w:rPr>
          <w:rFonts w:ascii="Times New Roman" w:hAnsi="Times New Roman" w:cs="Times New Roman"/>
          <w:lang w:eastAsia="zh-CN"/>
        </w:rPr>
        <w:br/>
        <w:t xml:space="preserve">13 </w:t>
      </w:r>
      <w:r>
        <w:rPr>
          <w:rFonts w:ascii="Times New Roman" w:hAnsi="Times New Roman" w:cs="Times New Roman"/>
          <w:lang w:eastAsia="zh-CN"/>
        </w:rPr>
        <w:t>统计软件与质量控制</w:t>
      </w:r>
      <w:r>
        <w:rPr>
          <w:rFonts w:ascii="Times New Roman" w:hAnsi="Times New Roman" w:cs="Times New Roman"/>
          <w:lang w:eastAsia="zh-CN"/>
        </w:rPr>
        <w:br/>
        <w:t xml:space="preserve">14 </w:t>
      </w:r>
      <w:r>
        <w:rPr>
          <w:rFonts w:ascii="Times New Roman" w:hAnsi="Times New Roman" w:cs="Times New Roman"/>
          <w:lang w:eastAsia="zh-CN"/>
        </w:rPr>
        <w:t>预设</w:t>
      </w:r>
      <w:r>
        <w:rPr>
          <w:rFonts w:ascii="Times New Roman" w:hAnsi="Times New Roman" w:cs="Times New Roman"/>
          <w:lang w:eastAsia="zh-CN"/>
        </w:rPr>
        <w:t>TLFs</w:t>
      </w:r>
      <w:r>
        <w:rPr>
          <w:rFonts w:ascii="Times New Roman" w:hAnsi="Times New Roman" w:cs="Times New Roman"/>
          <w:lang w:eastAsia="zh-CN"/>
        </w:rPr>
        <w:t>清单</w:t>
      </w:r>
      <w:r>
        <w:rPr>
          <w:rFonts w:ascii="Times New Roman" w:hAnsi="Times New Roman" w:cs="Times New Roman"/>
          <w:lang w:eastAsia="zh-CN"/>
        </w:rPr>
        <w:br/>
        <w:t xml:space="preserve">15 </w:t>
      </w:r>
      <w:r>
        <w:rPr>
          <w:rFonts w:ascii="Times New Roman" w:hAnsi="Times New Roman" w:cs="Times New Roman"/>
          <w:lang w:eastAsia="zh-CN"/>
        </w:rPr>
        <w:t>参考文献与附录</w:t>
      </w:r>
    </w:p>
    <w:p w14:paraId="2BED0161" w14:textId="77777777" w:rsidR="00232530" w:rsidRDefault="00000000">
      <w:pPr>
        <w:rPr>
          <w:rFonts w:ascii="Times New Roman" w:hAnsi="Times New Roman" w:cs="Times New Roman"/>
          <w:lang w:eastAsia="zh-CN"/>
        </w:rPr>
      </w:pPr>
      <w:r>
        <w:rPr>
          <w:rFonts w:ascii="Times New Roman" w:hAnsi="Times New Roman" w:cs="Times New Roman"/>
          <w:lang w:eastAsia="zh-CN"/>
        </w:rPr>
        <w:br w:type="page"/>
      </w:r>
    </w:p>
    <w:p w14:paraId="3E5AB2AA" w14:textId="77777777" w:rsidR="00232530" w:rsidRDefault="00000000">
      <w:pPr>
        <w:pStyle w:val="1"/>
        <w:rPr>
          <w:rFonts w:ascii="Times New Roman" w:eastAsia="宋体" w:hAnsi="Times New Roman" w:cs="Times New Roman"/>
          <w:lang w:eastAsia="zh-CN"/>
        </w:rPr>
      </w:pPr>
      <w:r>
        <w:rPr>
          <w:rFonts w:ascii="Times New Roman" w:eastAsia="宋体" w:hAnsi="Times New Roman" w:cs="Times New Roman"/>
          <w:lang w:eastAsia="zh-CN"/>
        </w:rPr>
        <w:lastRenderedPageBreak/>
        <w:t xml:space="preserve">1 </w:t>
      </w:r>
      <w:r>
        <w:rPr>
          <w:rFonts w:ascii="Times New Roman" w:eastAsia="宋体" w:hAnsi="Times New Roman" w:cs="Times New Roman"/>
          <w:lang w:eastAsia="zh-CN"/>
        </w:rPr>
        <w:t>研究概览</w:t>
      </w:r>
    </w:p>
    <w:p w14:paraId="38850816" w14:textId="650DBF4F"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TDSC</w:t>
      </w:r>
      <w:r>
        <w:rPr>
          <w:rFonts w:ascii="Times New Roman" w:hAnsi="Times New Roman" w:cs="Times New Roman"/>
          <w:lang w:eastAsia="zh-CN"/>
        </w:rPr>
        <w:t>为多中心、开放标签、先分层后随机的随机对照研究，包含两个相对独立的随机比较队列：队列</w:t>
      </w:r>
      <w:r>
        <w:rPr>
          <w:rFonts w:ascii="Times New Roman" w:hAnsi="Times New Roman" w:cs="Times New Roman"/>
          <w:lang w:eastAsia="zh-CN"/>
        </w:rPr>
        <w:t>A</w:t>
      </w:r>
      <w:r>
        <w:rPr>
          <w:rFonts w:ascii="Times New Roman" w:hAnsi="Times New Roman" w:cs="Times New Roman"/>
          <w:lang w:eastAsia="zh-CN"/>
        </w:rPr>
        <w:t>（基线低风险</w:t>
      </w:r>
      <w:r>
        <w:rPr>
          <w:rFonts w:ascii="Times New Roman" w:hAnsi="Times New Roman" w:cs="Times New Roman"/>
          <w:lang w:eastAsia="zh-CN"/>
        </w:rPr>
        <w:t>TB-DM</w:t>
      </w:r>
      <w:r>
        <w:rPr>
          <w:rFonts w:ascii="Times New Roman" w:hAnsi="Times New Roman" w:cs="Times New Roman"/>
          <w:lang w:eastAsia="zh-CN"/>
        </w:rPr>
        <w:t>）与队列</w:t>
      </w:r>
      <w:r>
        <w:rPr>
          <w:rFonts w:ascii="Times New Roman" w:hAnsi="Times New Roman" w:cs="Times New Roman"/>
          <w:lang w:eastAsia="zh-CN"/>
        </w:rPr>
        <w:t>B</w:t>
      </w:r>
      <w:r>
        <w:rPr>
          <w:rFonts w:ascii="Times New Roman" w:hAnsi="Times New Roman" w:cs="Times New Roman"/>
          <w:lang w:eastAsia="zh-CN"/>
        </w:rPr>
        <w:t>（基线中高风险</w:t>
      </w:r>
      <w:r>
        <w:rPr>
          <w:rFonts w:ascii="Times New Roman" w:hAnsi="Times New Roman" w:cs="Times New Roman"/>
          <w:lang w:eastAsia="zh-CN"/>
        </w:rPr>
        <w:t>TB-DM</w:t>
      </w:r>
      <w:r>
        <w:rPr>
          <w:rFonts w:ascii="Times New Roman" w:hAnsi="Times New Roman" w:cs="Times New Roman"/>
          <w:lang w:eastAsia="zh-CN"/>
        </w:rPr>
        <w:t>，</w:t>
      </w:r>
      <w:r>
        <w:rPr>
          <w:rFonts w:ascii="Times New Roman" w:hAnsi="Times New Roman" w:cs="Times New Roman"/>
          <w:lang w:eastAsia="zh-CN"/>
        </w:rPr>
        <w:t>M6</w:t>
      </w:r>
      <w:r>
        <w:rPr>
          <w:rFonts w:ascii="Times New Roman" w:hAnsi="Times New Roman" w:cs="Times New Roman"/>
          <w:lang w:eastAsia="zh-CN"/>
        </w:rPr>
        <w:t>门槛达标后随机）。研究以</w:t>
      </w:r>
      <w:r>
        <w:rPr>
          <w:rFonts w:ascii="Times New Roman" w:hAnsi="Times New Roman" w:cs="Times New Roman"/>
          <w:lang w:eastAsia="zh-CN"/>
        </w:rPr>
        <w:t>“</w:t>
      </w:r>
      <w:r>
        <w:rPr>
          <w:rFonts w:ascii="Times New Roman" w:hAnsi="Times New Roman" w:cs="Times New Roman"/>
          <w:lang w:eastAsia="zh-CN"/>
        </w:rPr>
        <w:t>停药后</w:t>
      </w:r>
      <w:r>
        <w:rPr>
          <w:rFonts w:ascii="Times New Roman" w:hAnsi="Times New Roman" w:cs="Times New Roman"/>
          <w:lang w:eastAsia="zh-CN"/>
        </w:rPr>
        <w:t>12</w:t>
      </w:r>
      <w:r>
        <w:rPr>
          <w:rFonts w:ascii="Times New Roman" w:hAnsi="Times New Roman" w:cs="Times New Roman"/>
          <w:lang w:eastAsia="zh-CN"/>
        </w:rPr>
        <w:t>个月良好结局率（</w:t>
      </w:r>
      <w:r>
        <w:rPr>
          <w:rFonts w:ascii="Times New Roman" w:hAnsi="Times New Roman" w:cs="Times New Roman"/>
          <w:lang w:eastAsia="zh-CN"/>
        </w:rPr>
        <w:t>relapse-free cure at PT-M12</w:t>
      </w:r>
      <w:r>
        <w:rPr>
          <w:rFonts w:ascii="Times New Roman" w:hAnsi="Times New Roman" w:cs="Times New Roman"/>
          <w:lang w:eastAsia="zh-CN"/>
        </w:rPr>
        <w:t>）</w:t>
      </w:r>
      <w:r>
        <w:rPr>
          <w:rFonts w:ascii="Times New Roman" w:hAnsi="Times New Roman" w:cs="Times New Roman"/>
          <w:lang w:eastAsia="zh-CN"/>
        </w:rPr>
        <w:t>”</w:t>
      </w:r>
      <w:r>
        <w:rPr>
          <w:rFonts w:ascii="Times New Roman" w:hAnsi="Times New Roman" w:cs="Times New Roman"/>
          <w:lang w:eastAsia="zh-CN"/>
        </w:rPr>
        <w:t>作为主要疗效终点，并以随机后</w:t>
      </w:r>
      <w:r>
        <w:rPr>
          <w:rFonts w:ascii="Times New Roman" w:hAnsi="Times New Roman" w:cs="Times New Roman"/>
          <w:lang w:eastAsia="zh-CN"/>
        </w:rPr>
        <w:t>52</w:t>
      </w:r>
      <w:r>
        <w:rPr>
          <w:rFonts w:ascii="Times New Roman" w:hAnsi="Times New Roman" w:cs="Times New Roman"/>
          <w:lang w:eastAsia="zh-CN"/>
        </w:rPr>
        <w:t>周内</w:t>
      </w:r>
      <w:ins w:id="2" w:author="jing zhang" w:date="2026-03-03T16:01:00Z" w16du:dateUtc="2026-03-03T08:01:00Z">
        <w:r w:rsidR="001B5051">
          <w:rPr>
            <w:rFonts w:ascii="Times New Roman" w:hAnsi="Times New Roman" w:cs="Times New Roman" w:hint="eastAsia"/>
            <w:lang w:eastAsia="zh-CN"/>
          </w:rPr>
          <w:t>严重不良事件（</w:t>
        </w:r>
      </w:ins>
      <w:r>
        <w:rPr>
          <w:rFonts w:ascii="Times New Roman" w:hAnsi="Times New Roman" w:cs="Times New Roman"/>
          <w:lang w:eastAsia="zh-CN"/>
        </w:rPr>
        <w:t>SAE</w:t>
      </w:r>
      <w:ins w:id="3" w:author="jing zhang" w:date="2026-03-03T16:01:00Z" w16du:dateUtc="2026-03-03T08:01:00Z">
        <w:r w:rsidR="001B5051">
          <w:rPr>
            <w:rFonts w:ascii="Times New Roman" w:hAnsi="Times New Roman" w:cs="Times New Roman" w:hint="eastAsia"/>
            <w:lang w:eastAsia="zh-CN"/>
          </w:rPr>
          <w:t>）</w:t>
        </w:r>
      </w:ins>
      <w:r>
        <w:rPr>
          <w:rFonts w:ascii="Times New Roman" w:hAnsi="Times New Roman" w:cs="Times New Roman"/>
          <w:lang w:eastAsia="zh-CN"/>
        </w:rPr>
        <w:t>、</w:t>
      </w:r>
      <w:del w:id="4" w:author="jing zhang" w:date="2026-03-03T16:01:00Z" w16du:dateUtc="2026-03-03T08:01:00Z">
        <w:r w:rsidDel="001B5051">
          <w:rPr>
            <w:rFonts w:ascii="Times New Roman" w:hAnsi="Times New Roman" w:cs="Times New Roman" w:hint="eastAsia"/>
            <w:lang w:eastAsia="zh-CN"/>
          </w:rPr>
          <w:delText>DAIDS</w:delText>
        </w:r>
      </w:del>
      <w:ins w:id="5" w:author="jing zhang" w:date="2026-03-03T16:01:00Z" w16du:dateUtc="2026-03-03T08:01:00Z">
        <w:r w:rsidR="001B5051">
          <w:rPr>
            <w:rFonts w:ascii="Times New Roman" w:hAnsi="Times New Roman" w:cs="Times New Roman" w:hint="eastAsia"/>
            <w:lang w:eastAsia="zh-CN"/>
          </w:rPr>
          <w:t>不良事件</w:t>
        </w:r>
      </w:ins>
      <w:r>
        <w:rPr>
          <w:rFonts w:ascii="Times New Roman" w:hAnsi="Times New Roman" w:cs="Times New Roman"/>
          <w:lang w:eastAsia="zh-CN"/>
        </w:rPr>
        <w:t>分级</w:t>
      </w:r>
      <w:r>
        <w:rPr>
          <w:rFonts w:ascii="Times New Roman" w:hAnsi="Times New Roman" w:cs="Times New Roman"/>
          <w:lang w:eastAsia="zh-CN"/>
        </w:rPr>
        <w:t>≥3</w:t>
      </w:r>
      <w:r>
        <w:rPr>
          <w:rFonts w:ascii="Times New Roman" w:hAnsi="Times New Roman" w:cs="Times New Roman"/>
          <w:lang w:eastAsia="zh-CN"/>
        </w:rPr>
        <w:t>级不良事件及预设</w:t>
      </w:r>
      <w:ins w:id="6" w:author="jing zhang" w:date="2026-03-03T16:02:00Z" w16du:dateUtc="2026-03-03T08:02:00Z">
        <w:r w:rsidR="001B5051">
          <w:rPr>
            <w:rFonts w:ascii="Times New Roman" w:hAnsi="Times New Roman" w:cs="Times New Roman" w:hint="eastAsia"/>
            <w:lang w:eastAsia="zh-CN"/>
          </w:rPr>
          <w:t>特别关注不良事件（</w:t>
        </w:r>
      </w:ins>
      <w:r>
        <w:rPr>
          <w:rFonts w:ascii="Times New Roman" w:hAnsi="Times New Roman" w:cs="Times New Roman"/>
          <w:lang w:eastAsia="zh-CN"/>
        </w:rPr>
        <w:t>AESI</w:t>
      </w:r>
      <w:ins w:id="7" w:author="jing zhang" w:date="2026-03-03T16:02:00Z" w16du:dateUtc="2026-03-03T08:02:00Z">
        <w:r w:rsidR="001B5051">
          <w:rPr>
            <w:rFonts w:ascii="Times New Roman" w:hAnsi="Times New Roman" w:cs="Times New Roman" w:hint="eastAsia"/>
            <w:lang w:eastAsia="zh-CN"/>
          </w:rPr>
          <w:t>）</w:t>
        </w:r>
      </w:ins>
      <w:r>
        <w:rPr>
          <w:rFonts w:ascii="Times New Roman" w:hAnsi="Times New Roman" w:cs="Times New Roman"/>
          <w:lang w:eastAsia="zh-CN"/>
        </w:rPr>
        <w:t>作为主要安全性终点。</w:t>
      </w:r>
    </w:p>
    <w:p w14:paraId="62941625"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rPr>
        <w:t>本</w:t>
      </w:r>
      <w:r>
        <w:rPr>
          <w:rFonts w:ascii="Times New Roman" w:hAnsi="Times New Roman" w:cs="Times New Roman"/>
        </w:rPr>
        <w:t>SAP</w:t>
      </w:r>
      <w:r>
        <w:rPr>
          <w:rFonts w:ascii="Times New Roman" w:hAnsi="Times New Roman" w:cs="Times New Roman"/>
        </w:rPr>
        <w:t>覆盖：队列</w:t>
      </w:r>
      <w:r>
        <w:rPr>
          <w:rFonts w:ascii="Times New Roman" w:hAnsi="Times New Roman" w:cs="Times New Roman"/>
        </w:rPr>
        <w:t>A</w:t>
      </w:r>
      <w:r>
        <w:rPr>
          <w:rFonts w:ascii="Times New Roman" w:hAnsi="Times New Roman" w:cs="Times New Roman"/>
        </w:rPr>
        <w:t>三臂非劣效比较（</w:t>
      </w:r>
      <w:r>
        <w:rPr>
          <w:rFonts w:ascii="Times New Roman" w:hAnsi="Times New Roman" w:cs="Times New Roman"/>
        </w:rPr>
        <w:t>A1 vs A3</w:t>
      </w:r>
      <w:r>
        <w:rPr>
          <w:rFonts w:ascii="Times New Roman" w:hAnsi="Times New Roman" w:cs="Times New Roman"/>
        </w:rPr>
        <w:t>，</w:t>
      </w:r>
      <w:r>
        <w:rPr>
          <w:rFonts w:ascii="Times New Roman" w:hAnsi="Times New Roman" w:cs="Times New Roman"/>
        </w:rPr>
        <w:t>A2 vs A3</w:t>
      </w:r>
      <w:r>
        <w:rPr>
          <w:rFonts w:ascii="Times New Roman" w:hAnsi="Times New Roman" w:cs="Times New Roman"/>
        </w:rPr>
        <w:t>）与队列</w:t>
      </w:r>
      <w:r>
        <w:rPr>
          <w:rFonts w:ascii="Times New Roman" w:hAnsi="Times New Roman" w:cs="Times New Roman"/>
        </w:rPr>
        <w:t>B</w:t>
      </w:r>
      <w:r>
        <w:rPr>
          <w:rFonts w:ascii="Times New Roman" w:hAnsi="Times New Roman" w:cs="Times New Roman"/>
        </w:rPr>
        <w:t>两臂非劣效比较（停药策略</w:t>
      </w:r>
      <w:r>
        <w:rPr>
          <w:rFonts w:ascii="Times New Roman" w:hAnsi="Times New Roman" w:cs="Times New Roman"/>
        </w:rPr>
        <w:t xml:space="preserve"> vs </w:t>
      </w:r>
      <w:proofErr w:type="spellStart"/>
      <w:r>
        <w:rPr>
          <w:rFonts w:ascii="Times New Roman" w:hAnsi="Times New Roman" w:cs="Times New Roman"/>
        </w:rPr>
        <w:t>继续治疗策略</w:t>
      </w:r>
      <w:proofErr w:type="spellEnd"/>
      <w:r>
        <w:rPr>
          <w:rFonts w:ascii="Times New Roman" w:hAnsi="Times New Roman" w:cs="Times New Roman"/>
        </w:rPr>
        <w:t>）。</w:t>
      </w:r>
      <w:r>
        <w:rPr>
          <w:rFonts w:ascii="Times New Roman" w:hAnsi="Times New Roman" w:cs="Times New Roman"/>
          <w:lang w:eastAsia="zh-CN"/>
        </w:rPr>
        <w:t>除非明确说明，队列</w:t>
      </w:r>
      <w:r>
        <w:rPr>
          <w:rFonts w:ascii="Times New Roman" w:hAnsi="Times New Roman" w:cs="Times New Roman"/>
          <w:lang w:eastAsia="zh-CN"/>
        </w:rPr>
        <w:t>A</w:t>
      </w:r>
      <w:r>
        <w:rPr>
          <w:rFonts w:ascii="Times New Roman" w:hAnsi="Times New Roman" w:cs="Times New Roman"/>
          <w:lang w:eastAsia="zh-CN"/>
        </w:rPr>
        <w:t>与队列</w:t>
      </w:r>
      <w:r>
        <w:rPr>
          <w:rFonts w:ascii="Times New Roman" w:hAnsi="Times New Roman" w:cs="Times New Roman"/>
          <w:lang w:eastAsia="zh-CN"/>
        </w:rPr>
        <w:t>B</w:t>
      </w:r>
      <w:r>
        <w:rPr>
          <w:rFonts w:ascii="Times New Roman" w:hAnsi="Times New Roman" w:cs="Times New Roman"/>
          <w:lang w:eastAsia="zh-CN"/>
        </w:rPr>
        <w:t>共用终点定义、事件裁决规则与数据处理原则。</w:t>
      </w:r>
    </w:p>
    <w:p w14:paraId="662287B2"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1.1 </w:t>
      </w:r>
      <w:r>
        <w:rPr>
          <w:rFonts w:ascii="Times New Roman" w:eastAsia="宋体" w:hAnsi="Times New Roman" w:cs="Times New Roman"/>
          <w:lang w:eastAsia="zh-CN"/>
        </w:rPr>
        <w:t>研究设计与分组</w:t>
      </w:r>
    </w:p>
    <w:p w14:paraId="55BC93FA"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队列</w:t>
      </w:r>
      <w:r>
        <w:rPr>
          <w:rFonts w:ascii="Times New Roman" w:hAnsi="Times New Roman" w:cs="Times New Roman"/>
          <w:lang w:eastAsia="zh-CN"/>
        </w:rPr>
        <w:t>A</w:t>
      </w:r>
      <w:r>
        <w:rPr>
          <w:rFonts w:ascii="Times New Roman" w:hAnsi="Times New Roman" w:cs="Times New Roman"/>
          <w:lang w:eastAsia="zh-CN"/>
        </w:rPr>
        <w:t>：入组时使用预设的风险分层工具完成</w:t>
      </w:r>
      <w:r>
        <w:rPr>
          <w:rFonts w:ascii="Times New Roman" w:hAnsi="Times New Roman" w:cs="Times New Roman"/>
          <w:lang w:eastAsia="zh-CN"/>
        </w:rPr>
        <w:t>“</w:t>
      </w:r>
      <w:r>
        <w:rPr>
          <w:rFonts w:ascii="Times New Roman" w:hAnsi="Times New Roman" w:cs="Times New Roman"/>
          <w:lang w:eastAsia="zh-CN"/>
        </w:rPr>
        <w:t>低风险</w:t>
      </w:r>
      <w:r>
        <w:rPr>
          <w:rFonts w:ascii="Times New Roman" w:hAnsi="Times New Roman" w:cs="Times New Roman"/>
          <w:lang w:eastAsia="zh-CN"/>
        </w:rPr>
        <w:t>”</w:t>
      </w:r>
      <w:r>
        <w:rPr>
          <w:rFonts w:ascii="Times New Roman" w:hAnsi="Times New Roman" w:cs="Times New Roman"/>
          <w:lang w:eastAsia="zh-CN"/>
        </w:rPr>
        <w:t>判定后，按</w:t>
      </w:r>
      <w:r>
        <w:rPr>
          <w:rFonts w:ascii="Times New Roman" w:hAnsi="Times New Roman" w:cs="Times New Roman"/>
          <w:lang w:eastAsia="zh-CN"/>
        </w:rPr>
        <w:t>1:1:1</w:t>
      </w:r>
      <w:r>
        <w:rPr>
          <w:rFonts w:ascii="Times New Roman" w:hAnsi="Times New Roman" w:cs="Times New Roman"/>
          <w:lang w:eastAsia="zh-CN"/>
        </w:rPr>
        <w:t>随机至三组：</w:t>
      </w:r>
      <w:r>
        <w:rPr>
          <w:rFonts w:ascii="Times New Roman" w:hAnsi="Times New Roman" w:cs="Times New Roman"/>
          <w:lang w:eastAsia="zh-CN"/>
        </w:rPr>
        <w:t>A1</w:t>
      </w:r>
      <w:r>
        <w:rPr>
          <w:rFonts w:ascii="Times New Roman" w:hAnsi="Times New Roman" w:cs="Times New Roman"/>
          <w:lang w:eastAsia="zh-CN"/>
        </w:rPr>
        <w:t>（</w:t>
      </w:r>
      <w:r>
        <w:rPr>
          <w:rFonts w:ascii="Times New Roman" w:hAnsi="Times New Roman" w:cs="Times New Roman"/>
          <w:lang w:eastAsia="zh-CN"/>
        </w:rPr>
        <w:t>4</w:t>
      </w:r>
      <w:r>
        <w:rPr>
          <w:rFonts w:ascii="Times New Roman" w:hAnsi="Times New Roman" w:cs="Times New Roman"/>
          <w:lang w:eastAsia="zh-CN"/>
        </w:rPr>
        <w:t>个月</w:t>
      </w:r>
      <w:proofErr w:type="gramStart"/>
      <w:r>
        <w:rPr>
          <w:rFonts w:ascii="Times New Roman" w:hAnsi="Times New Roman" w:cs="Times New Roman"/>
          <w:lang w:eastAsia="zh-CN"/>
        </w:rPr>
        <w:t>含利福喷丁</w:t>
      </w:r>
      <w:proofErr w:type="gramEnd"/>
      <w:r>
        <w:rPr>
          <w:rFonts w:ascii="Times New Roman" w:hAnsi="Times New Roman" w:cs="Times New Roman"/>
          <w:lang w:eastAsia="zh-CN"/>
        </w:rPr>
        <w:t>方案：</w:t>
      </w:r>
      <w:r>
        <w:rPr>
          <w:rFonts w:ascii="Times New Roman" w:hAnsi="Times New Roman" w:cs="Times New Roman"/>
          <w:lang w:eastAsia="zh-CN"/>
        </w:rPr>
        <w:t>2HP[1200mg]MZ/2HPM</w:t>
      </w:r>
      <w:r>
        <w:rPr>
          <w:rFonts w:ascii="Times New Roman" w:hAnsi="Times New Roman" w:cs="Times New Roman"/>
          <w:lang w:eastAsia="zh-CN"/>
        </w:rPr>
        <w:t>）、</w:t>
      </w:r>
      <w:r>
        <w:rPr>
          <w:rFonts w:ascii="Times New Roman" w:hAnsi="Times New Roman" w:cs="Times New Roman"/>
          <w:lang w:eastAsia="zh-CN"/>
        </w:rPr>
        <w:t>A2</w:t>
      </w:r>
      <w:r>
        <w:rPr>
          <w:rFonts w:ascii="Times New Roman" w:hAnsi="Times New Roman" w:cs="Times New Roman"/>
          <w:lang w:eastAsia="zh-CN"/>
        </w:rPr>
        <w:t>（</w:t>
      </w:r>
      <w:r>
        <w:rPr>
          <w:rFonts w:ascii="Times New Roman" w:hAnsi="Times New Roman" w:cs="Times New Roman"/>
          <w:lang w:eastAsia="zh-CN"/>
        </w:rPr>
        <w:t>4</w:t>
      </w:r>
      <w:r>
        <w:rPr>
          <w:rFonts w:ascii="Times New Roman" w:hAnsi="Times New Roman" w:cs="Times New Roman"/>
          <w:lang w:eastAsia="zh-CN"/>
        </w:rPr>
        <w:t>个月</w:t>
      </w:r>
      <w:proofErr w:type="gramStart"/>
      <w:r>
        <w:rPr>
          <w:rFonts w:ascii="Times New Roman" w:hAnsi="Times New Roman" w:cs="Times New Roman"/>
          <w:lang w:eastAsia="zh-CN"/>
        </w:rPr>
        <w:t>含利福喷丁</w:t>
      </w:r>
      <w:proofErr w:type="gramEnd"/>
      <w:r>
        <w:rPr>
          <w:rFonts w:ascii="Times New Roman" w:hAnsi="Times New Roman" w:cs="Times New Roman"/>
          <w:lang w:eastAsia="zh-CN"/>
        </w:rPr>
        <w:t>方案：</w:t>
      </w:r>
      <w:r>
        <w:rPr>
          <w:rFonts w:ascii="Times New Roman" w:hAnsi="Times New Roman" w:cs="Times New Roman"/>
          <w:lang w:eastAsia="zh-CN"/>
        </w:rPr>
        <w:t>2HP[900mg]MZ/2HPM</w:t>
      </w:r>
      <w:r>
        <w:rPr>
          <w:rFonts w:ascii="Times New Roman" w:hAnsi="Times New Roman" w:cs="Times New Roman"/>
          <w:lang w:eastAsia="zh-CN"/>
        </w:rPr>
        <w:t>）、</w:t>
      </w:r>
      <w:r>
        <w:rPr>
          <w:rFonts w:ascii="Times New Roman" w:hAnsi="Times New Roman" w:cs="Times New Roman"/>
          <w:lang w:eastAsia="zh-CN"/>
        </w:rPr>
        <w:t>A3</w:t>
      </w:r>
      <w:r>
        <w:rPr>
          <w:rFonts w:ascii="Times New Roman" w:hAnsi="Times New Roman" w:cs="Times New Roman"/>
          <w:lang w:eastAsia="zh-CN"/>
        </w:rPr>
        <w:t>（对照：</w:t>
      </w:r>
      <w:r>
        <w:rPr>
          <w:rFonts w:ascii="Times New Roman" w:hAnsi="Times New Roman" w:cs="Times New Roman"/>
          <w:lang w:eastAsia="zh-CN"/>
        </w:rPr>
        <w:t>2HRZE/4HR</w:t>
      </w:r>
      <w:r>
        <w:rPr>
          <w:rFonts w:ascii="Times New Roman" w:hAnsi="Times New Roman" w:cs="Times New Roman"/>
          <w:lang w:eastAsia="zh-CN"/>
        </w:rPr>
        <w:t>；</w:t>
      </w:r>
      <w:proofErr w:type="gramStart"/>
      <w:r>
        <w:rPr>
          <w:rFonts w:ascii="Times New Roman" w:hAnsi="Times New Roman" w:cs="Times New Roman"/>
          <w:lang w:eastAsia="zh-CN"/>
        </w:rPr>
        <w:t>强化期含</w:t>
      </w:r>
      <w:proofErr w:type="gramEnd"/>
      <w:r>
        <w:rPr>
          <w:rFonts w:ascii="Times New Roman" w:hAnsi="Times New Roman" w:cs="Times New Roman"/>
          <w:lang w:eastAsia="zh-CN"/>
        </w:rPr>
        <w:t>E</w:t>
      </w:r>
      <w:r>
        <w:rPr>
          <w:rFonts w:ascii="Times New Roman" w:hAnsi="Times New Roman" w:cs="Times New Roman"/>
          <w:lang w:eastAsia="zh-CN"/>
        </w:rPr>
        <w:t>）。</w:t>
      </w:r>
    </w:p>
    <w:p w14:paraId="3E85AF45"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队列</w:t>
      </w:r>
      <w:r>
        <w:rPr>
          <w:rFonts w:ascii="Times New Roman" w:hAnsi="Times New Roman" w:cs="Times New Roman"/>
          <w:lang w:eastAsia="zh-CN"/>
        </w:rPr>
        <w:t>B</w:t>
      </w:r>
      <w:r>
        <w:rPr>
          <w:rFonts w:ascii="Times New Roman" w:hAnsi="Times New Roman" w:cs="Times New Roman"/>
          <w:lang w:eastAsia="zh-CN"/>
        </w:rPr>
        <w:t>：入组时判定为</w:t>
      </w:r>
      <w:r>
        <w:rPr>
          <w:rFonts w:ascii="Times New Roman" w:hAnsi="Times New Roman" w:cs="Times New Roman"/>
          <w:lang w:eastAsia="zh-CN"/>
        </w:rPr>
        <w:t>“</w:t>
      </w:r>
      <w:r>
        <w:rPr>
          <w:rFonts w:ascii="Times New Roman" w:hAnsi="Times New Roman" w:cs="Times New Roman"/>
          <w:lang w:eastAsia="zh-CN"/>
        </w:rPr>
        <w:t>中</w:t>
      </w:r>
      <w:r>
        <w:rPr>
          <w:rFonts w:ascii="Times New Roman" w:hAnsi="Times New Roman" w:cs="Times New Roman"/>
          <w:lang w:eastAsia="zh-CN"/>
        </w:rPr>
        <w:t>/</w:t>
      </w:r>
      <w:r>
        <w:rPr>
          <w:rFonts w:ascii="Times New Roman" w:hAnsi="Times New Roman" w:cs="Times New Roman"/>
          <w:lang w:eastAsia="zh-CN"/>
        </w:rPr>
        <w:t>高风险</w:t>
      </w:r>
      <w:r>
        <w:rPr>
          <w:rFonts w:ascii="Times New Roman" w:hAnsi="Times New Roman" w:cs="Times New Roman"/>
          <w:lang w:eastAsia="zh-CN"/>
        </w:rPr>
        <w:t>”</w:t>
      </w:r>
      <w:r>
        <w:rPr>
          <w:rFonts w:ascii="Times New Roman" w:hAnsi="Times New Roman" w:cs="Times New Roman"/>
          <w:lang w:eastAsia="zh-CN"/>
        </w:rPr>
        <w:t>的受试者先统一治疗至</w:t>
      </w:r>
      <w:r>
        <w:rPr>
          <w:rFonts w:ascii="Times New Roman" w:hAnsi="Times New Roman" w:cs="Times New Roman"/>
          <w:lang w:eastAsia="zh-CN"/>
        </w:rPr>
        <w:t>M6</w:t>
      </w:r>
      <w:r>
        <w:rPr>
          <w:rFonts w:ascii="Times New Roman" w:hAnsi="Times New Roman" w:cs="Times New Roman"/>
          <w:lang w:eastAsia="zh-CN"/>
        </w:rPr>
        <w:t>；在</w:t>
      </w:r>
      <w:r>
        <w:rPr>
          <w:rFonts w:ascii="Times New Roman" w:hAnsi="Times New Roman" w:cs="Times New Roman"/>
          <w:lang w:eastAsia="zh-CN"/>
        </w:rPr>
        <w:t>M6</w:t>
      </w:r>
      <w:r>
        <w:rPr>
          <w:rFonts w:ascii="Times New Roman" w:hAnsi="Times New Roman" w:cs="Times New Roman"/>
          <w:lang w:eastAsia="zh-CN"/>
        </w:rPr>
        <w:t>进行微生物学安全门槛（</w:t>
      </w:r>
      <w:r>
        <w:rPr>
          <w:rFonts w:ascii="Times New Roman" w:hAnsi="Times New Roman" w:cs="Times New Roman"/>
          <w:lang w:eastAsia="zh-CN"/>
        </w:rPr>
        <w:t>Microbiological Hard Gate</w:t>
      </w:r>
      <w:r>
        <w:rPr>
          <w:rFonts w:ascii="Times New Roman" w:hAnsi="Times New Roman" w:cs="Times New Roman"/>
          <w:lang w:eastAsia="zh-CN"/>
        </w:rPr>
        <w:t>）评估，达标者按</w:t>
      </w:r>
      <w:r>
        <w:rPr>
          <w:rFonts w:ascii="Times New Roman" w:hAnsi="Times New Roman" w:cs="Times New Roman"/>
          <w:lang w:eastAsia="zh-CN"/>
        </w:rPr>
        <w:t>1:1</w:t>
      </w:r>
      <w:r>
        <w:rPr>
          <w:rFonts w:ascii="Times New Roman" w:hAnsi="Times New Roman" w:cs="Times New Roman"/>
          <w:lang w:eastAsia="zh-CN"/>
        </w:rPr>
        <w:t>随机至两策略：停药（总疗程</w:t>
      </w:r>
      <w:r>
        <w:rPr>
          <w:rFonts w:ascii="Times New Roman" w:hAnsi="Times New Roman" w:cs="Times New Roman"/>
          <w:lang w:eastAsia="zh-CN"/>
        </w:rPr>
        <w:t>6</w:t>
      </w:r>
      <w:r>
        <w:rPr>
          <w:rFonts w:ascii="Times New Roman" w:hAnsi="Times New Roman" w:cs="Times New Roman"/>
          <w:lang w:eastAsia="zh-CN"/>
        </w:rPr>
        <w:t>个月）或继续治疗至总疗程</w:t>
      </w:r>
      <w:r>
        <w:rPr>
          <w:rFonts w:ascii="Times New Roman" w:hAnsi="Times New Roman" w:cs="Times New Roman"/>
          <w:lang w:eastAsia="zh-CN"/>
        </w:rPr>
        <w:t>9</w:t>
      </w:r>
      <w:r>
        <w:rPr>
          <w:rFonts w:ascii="Times New Roman" w:hAnsi="Times New Roman" w:cs="Times New Roman"/>
          <w:lang w:eastAsia="zh-CN"/>
        </w:rPr>
        <w:t>个月（通常继续</w:t>
      </w:r>
      <w:r>
        <w:rPr>
          <w:rFonts w:ascii="Times New Roman" w:hAnsi="Times New Roman" w:cs="Times New Roman"/>
          <w:lang w:eastAsia="zh-CN"/>
        </w:rPr>
        <w:t>H+R</w:t>
      </w:r>
      <w:r>
        <w:rPr>
          <w:rFonts w:ascii="Times New Roman" w:hAnsi="Times New Roman" w:cs="Times New Roman"/>
          <w:lang w:eastAsia="zh-CN"/>
        </w:rPr>
        <w:t>）。未达标者</w:t>
      </w:r>
      <w:proofErr w:type="gramStart"/>
      <w:r>
        <w:rPr>
          <w:rFonts w:ascii="Times New Roman" w:hAnsi="Times New Roman" w:cs="Times New Roman"/>
          <w:lang w:eastAsia="zh-CN"/>
        </w:rPr>
        <w:t>不</w:t>
      </w:r>
      <w:proofErr w:type="gramEnd"/>
      <w:r>
        <w:rPr>
          <w:rFonts w:ascii="Times New Roman" w:hAnsi="Times New Roman" w:cs="Times New Roman"/>
          <w:lang w:eastAsia="zh-CN"/>
        </w:rPr>
        <w:t>随机并按方案延续治疗路径，仍纳入队列</w:t>
      </w:r>
      <w:r>
        <w:rPr>
          <w:rFonts w:ascii="Times New Roman" w:hAnsi="Times New Roman" w:cs="Times New Roman"/>
          <w:lang w:eastAsia="zh-CN"/>
        </w:rPr>
        <w:t>B</w:t>
      </w:r>
      <w:r>
        <w:rPr>
          <w:rFonts w:ascii="Times New Roman" w:hAnsi="Times New Roman" w:cs="Times New Roman"/>
          <w:lang w:eastAsia="zh-CN"/>
        </w:rPr>
        <w:t>的描述性分析与安全性汇总（见第</w:t>
      </w:r>
      <w:r>
        <w:rPr>
          <w:rFonts w:ascii="Times New Roman" w:hAnsi="Times New Roman" w:cs="Times New Roman"/>
          <w:lang w:eastAsia="zh-CN"/>
        </w:rPr>
        <w:t>8.6</w:t>
      </w:r>
      <w:r>
        <w:rPr>
          <w:rFonts w:ascii="Times New Roman" w:hAnsi="Times New Roman" w:cs="Times New Roman"/>
          <w:lang w:eastAsia="zh-CN"/>
        </w:rPr>
        <w:t>节与第</w:t>
      </w:r>
      <w:r>
        <w:rPr>
          <w:rFonts w:ascii="Times New Roman" w:hAnsi="Times New Roman" w:cs="Times New Roman"/>
          <w:lang w:eastAsia="zh-CN"/>
        </w:rPr>
        <w:t>9</w:t>
      </w:r>
      <w:r>
        <w:rPr>
          <w:rFonts w:ascii="Times New Roman" w:hAnsi="Times New Roman" w:cs="Times New Roman"/>
          <w:lang w:eastAsia="zh-CN"/>
        </w:rPr>
        <w:t>章）。</w:t>
      </w:r>
    </w:p>
    <w:p w14:paraId="29A1AE8D"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1.2 </w:t>
      </w:r>
      <w:r>
        <w:rPr>
          <w:rFonts w:ascii="Times New Roman" w:eastAsia="宋体" w:hAnsi="Times New Roman" w:cs="Times New Roman"/>
          <w:lang w:eastAsia="zh-CN"/>
        </w:rPr>
        <w:t>随访框架与关键时间点</w:t>
      </w:r>
    </w:p>
    <w:p w14:paraId="3AB231D0" w14:textId="78087DAC"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所有受试者在各自治疗结束（</w:t>
      </w:r>
      <w:r>
        <w:rPr>
          <w:rFonts w:ascii="Times New Roman" w:hAnsi="Times New Roman" w:cs="Times New Roman"/>
          <w:lang w:eastAsia="zh-CN"/>
        </w:rPr>
        <w:t>EOT</w:t>
      </w:r>
      <w:r>
        <w:rPr>
          <w:rFonts w:ascii="Times New Roman" w:hAnsi="Times New Roman" w:cs="Times New Roman"/>
          <w:lang w:eastAsia="zh-CN"/>
        </w:rPr>
        <w:t>）后继续随访</w:t>
      </w:r>
      <w:r>
        <w:rPr>
          <w:rFonts w:ascii="Times New Roman" w:hAnsi="Times New Roman" w:cs="Times New Roman"/>
          <w:lang w:eastAsia="zh-CN"/>
        </w:rPr>
        <w:t>24</w:t>
      </w:r>
      <w:r>
        <w:rPr>
          <w:rFonts w:ascii="Times New Roman" w:hAnsi="Times New Roman" w:cs="Times New Roman"/>
          <w:lang w:eastAsia="zh-CN"/>
        </w:rPr>
        <w:t>个月（</w:t>
      </w:r>
      <w:r>
        <w:rPr>
          <w:rFonts w:ascii="Times New Roman" w:hAnsi="Times New Roman" w:cs="Times New Roman"/>
          <w:lang w:eastAsia="zh-CN"/>
        </w:rPr>
        <w:t>PT-M24</w:t>
      </w:r>
      <w:r>
        <w:rPr>
          <w:rFonts w:ascii="Times New Roman" w:hAnsi="Times New Roman" w:cs="Times New Roman"/>
          <w:lang w:eastAsia="zh-CN"/>
        </w:rPr>
        <w:t>）。关键时间点包括：基线</w:t>
      </w:r>
      <w:r>
        <w:rPr>
          <w:rFonts w:ascii="Times New Roman" w:hAnsi="Times New Roman" w:cs="Times New Roman"/>
          <w:lang w:eastAsia="zh-CN"/>
        </w:rPr>
        <w:t>/</w:t>
      </w:r>
      <w:r>
        <w:rPr>
          <w:rFonts w:ascii="Times New Roman" w:hAnsi="Times New Roman" w:cs="Times New Roman"/>
          <w:lang w:eastAsia="zh-CN"/>
        </w:rPr>
        <w:t>随机（</w:t>
      </w:r>
      <w:r>
        <w:rPr>
          <w:rFonts w:ascii="Times New Roman" w:hAnsi="Times New Roman" w:cs="Times New Roman"/>
          <w:lang w:eastAsia="zh-CN"/>
        </w:rPr>
        <w:t>W0</w:t>
      </w:r>
      <w:r>
        <w:rPr>
          <w:rFonts w:ascii="Times New Roman" w:hAnsi="Times New Roman" w:cs="Times New Roman"/>
          <w:lang w:eastAsia="zh-CN"/>
        </w:rPr>
        <w:t>）、</w:t>
      </w:r>
      <w:r>
        <w:rPr>
          <w:rFonts w:ascii="Times New Roman" w:hAnsi="Times New Roman" w:cs="Times New Roman"/>
          <w:lang w:eastAsia="zh-CN"/>
        </w:rPr>
        <w:t>W2</w:t>
      </w:r>
      <w:r>
        <w:rPr>
          <w:rFonts w:ascii="Times New Roman" w:hAnsi="Times New Roman" w:cs="Times New Roman"/>
          <w:lang w:eastAsia="zh-CN"/>
        </w:rPr>
        <w:t>、</w:t>
      </w:r>
      <w:r>
        <w:rPr>
          <w:rFonts w:ascii="Times New Roman" w:hAnsi="Times New Roman" w:cs="Times New Roman"/>
          <w:lang w:eastAsia="zh-CN"/>
        </w:rPr>
        <w:t>W8</w:t>
      </w:r>
      <w:r>
        <w:rPr>
          <w:rFonts w:ascii="Times New Roman" w:hAnsi="Times New Roman" w:cs="Times New Roman"/>
          <w:lang w:eastAsia="zh-CN"/>
        </w:rPr>
        <w:t>、</w:t>
      </w:r>
      <w:r>
        <w:rPr>
          <w:rFonts w:ascii="Times New Roman" w:hAnsi="Times New Roman" w:cs="Times New Roman"/>
          <w:lang w:eastAsia="zh-CN"/>
        </w:rPr>
        <w:t>W16</w:t>
      </w:r>
      <w:r>
        <w:rPr>
          <w:rFonts w:ascii="Times New Roman" w:hAnsi="Times New Roman" w:cs="Times New Roman"/>
          <w:lang w:eastAsia="zh-CN"/>
        </w:rPr>
        <w:t>、</w:t>
      </w:r>
      <w:r>
        <w:rPr>
          <w:rFonts w:ascii="Times New Roman" w:hAnsi="Times New Roman" w:cs="Times New Roman"/>
          <w:lang w:eastAsia="zh-CN"/>
        </w:rPr>
        <w:t>M6</w:t>
      </w:r>
      <w:r>
        <w:rPr>
          <w:rFonts w:ascii="Times New Roman" w:hAnsi="Times New Roman" w:cs="Times New Roman"/>
          <w:lang w:eastAsia="zh-CN"/>
        </w:rPr>
        <w:t>（队列</w:t>
      </w:r>
      <w:r>
        <w:rPr>
          <w:rFonts w:ascii="Times New Roman" w:hAnsi="Times New Roman" w:cs="Times New Roman"/>
          <w:lang w:eastAsia="zh-CN"/>
        </w:rPr>
        <w:t>B</w:t>
      </w:r>
      <w:r>
        <w:rPr>
          <w:rFonts w:ascii="Times New Roman" w:hAnsi="Times New Roman" w:cs="Times New Roman"/>
          <w:lang w:eastAsia="zh-CN"/>
        </w:rPr>
        <w:t>门槛评估与随机化窗口；亦为</w:t>
      </w:r>
      <w:r>
        <w:rPr>
          <w:rFonts w:ascii="Times New Roman" w:hAnsi="Times New Roman" w:cs="Times New Roman"/>
          <w:lang w:eastAsia="zh-CN"/>
        </w:rPr>
        <w:t>6</w:t>
      </w:r>
      <w:r>
        <w:rPr>
          <w:rFonts w:ascii="Times New Roman" w:hAnsi="Times New Roman" w:cs="Times New Roman"/>
          <w:lang w:eastAsia="zh-CN"/>
        </w:rPr>
        <w:t>个月疗程</w:t>
      </w:r>
      <w:ins w:id="8" w:author="jing zhang" w:date="2026-03-03T16:03:00Z" w16du:dateUtc="2026-03-03T08:03:00Z">
        <w:r w:rsidR="001B5051">
          <w:rPr>
            <w:rFonts w:ascii="Times New Roman" w:hAnsi="Times New Roman" w:cs="Times New Roman" w:hint="eastAsia"/>
            <w:lang w:eastAsia="zh-CN"/>
          </w:rPr>
          <w:t>治疗结束访视</w:t>
        </w:r>
        <w:r w:rsidR="001B5051">
          <w:rPr>
            <w:rFonts w:ascii="Times New Roman" w:hAnsi="Times New Roman" w:cs="Times New Roman"/>
            <w:lang w:eastAsia="zh-CN"/>
          </w:rPr>
          <w:t>窗口</w:t>
        </w:r>
      </w:ins>
      <w:r>
        <w:rPr>
          <w:rFonts w:ascii="Times New Roman" w:hAnsi="Times New Roman" w:cs="Times New Roman"/>
          <w:lang w:eastAsia="zh-CN"/>
        </w:rPr>
        <w:t>EOT</w:t>
      </w:r>
      <w:del w:id="9" w:author="jing zhang" w:date="2026-03-03T16:03:00Z" w16du:dateUtc="2026-03-03T08:03:00Z">
        <w:r w:rsidDel="001B5051">
          <w:rPr>
            <w:rFonts w:ascii="Times New Roman" w:hAnsi="Times New Roman" w:cs="Times New Roman"/>
            <w:lang w:eastAsia="zh-CN"/>
          </w:rPr>
          <w:delText>窗口</w:delText>
        </w:r>
      </w:del>
      <w:r>
        <w:rPr>
          <w:rFonts w:ascii="Times New Roman" w:hAnsi="Times New Roman" w:cs="Times New Roman"/>
          <w:lang w:eastAsia="zh-CN"/>
        </w:rPr>
        <w:t>）、</w:t>
      </w:r>
      <w:r>
        <w:rPr>
          <w:rFonts w:ascii="Times New Roman" w:hAnsi="Times New Roman" w:cs="Times New Roman"/>
          <w:lang w:eastAsia="zh-CN"/>
        </w:rPr>
        <w:t>M9</w:t>
      </w:r>
      <w:r>
        <w:rPr>
          <w:rFonts w:ascii="Times New Roman" w:hAnsi="Times New Roman" w:cs="Times New Roman"/>
          <w:lang w:eastAsia="zh-CN"/>
        </w:rPr>
        <w:t>（</w:t>
      </w:r>
      <w:r>
        <w:rPr>
          <w:rFonts w:ascii="Times New Roman" w:hAnsi="Times New Roman" w:cs="Times New Roman"/>
          <w:lang w:eastAsia="zh-CN"/>
        </w:rPr>
        <w:t>9</w:t>
      </w:r>
      <w:r>
        <w:rPr>
          <w:rFonts w:ascii="Times New Roman" w:hAnsi="Times New Roman" w:cs="Times New Roman"/>
          <w:lang w:eastAsia="zh-CN"/>
        </w:rPr>
        <w:t>个月疗程</w:t>
      </w:r>
      <w:r>
        <w:rPr>
          <w:rFonts w:ascii="Times New Roman" w:hAnsi="Times New Roman" w:cs="Times New Roman"/>
          <w:lang w:eastAsia="zh-CN"/>
        </w:rPr>
        <w:t>EOT</w:t>
      </w:r>
      <w:r>
        <w:rPr>
          <w:rFonts w:ascii="Times New Roman" w:hAnsi="Times New Roman" w:cs="Times New Roman"/>
          <w:lang w:eastAsia="zh-CN"/>
        </w:rPr>
        <w:t>窗口）、</w:t>
      </w:r>
      <w:r>
        <w:rPr>
          <w:rFonts w:ascii="Times New Roman" w:hAnsi="Times New Roman" w:cs="Times New Roman"/>
          <w:lang w:eastAsia="zh-CN"/>
        </w:rPr>
        <w:t>PT-M12</w:t>
      </w:r>
      <w:r>
        <w:rPr>
          <w:rFonts w:ascii="Times New Roman" w:hAnsi="Times New Roman" w:cs="Times New Roman"/>
          <w:lang w:eastAsia="zh-CN"/>
        </w:rPr>
        <w:t>与</w:t>
      </w:r>
      <w:r>
        <w:rPr>
          <w:rFonts w:ascii="Times New Roman" w:hAnsi="Times New Roman" w:cs="Times New Roman"/>
          <w:lang w:eastAsia="zh-CN"/>
        </w:rPr>
        <w:t>PT-M24</w:t>
      </w:r>
      <w:r>
        <w:rPr>
          <w:rFonts w:ascii="Times New Roman" w:hAnsi="Times New Roman" w:cs="Times New Roman"/>
          <w:lang w:eastAsia="zh-CN"/>
        </w:rPr>
        <w:t>。访视窗口原则：</w:t>
      </w:r>
      <w:r>
        <w:rPr>
          <w:rFonts w:ascii="Times New Roman" w:hAnsi="Times New Roman" w:cs="Times New Roman"/>
          <w:lang w:eastAsia="zh-CN"/>
        </w:rPr>
        <w:t>W2±3</w:t>
      </w:r>
      <w:r>
        <w:rPr>
          <w:rFonts w:ascii="Times New Roman" w:hAnsi="Times New Roman" w:cs="Times New Roman"/>
          <w:lang w:eastAsia="zh-CN"/>
        </w:rPr>
        <w:t>天；</w:t>
      </w:r>
      <w:r>
        <w:rPr>
          <w:rFonts w:ascii="Times New Roman" w:hAnsi="Times New Roman" w:cs="Times New Roman"/>
          <w:lang w:eastAsia="zh-CN"/>
        </w:rPr>
        <w:t>W8/W16±7</w:t>
      </w:r>
      <w:r>
        <w:rPr>
          <w:rFonts w:ascii="Times New Roman" w:hAnsi="Times New Roman" w:cs="Times New Roman"/>
          <w:lang w:eastAsia="zh-CN"/>
        </w:rPr>
        <w:t>天；</w:t>
      </w:r>
      <w:r>
        <w:rPr>
          <w:rFonts w:ascii="Times New Roman" w:hAnsi="Times New Roman" w:cs="Times New Roman"/>
          <w:lang w:eastAsia="zh-CN"/>
        </w:rPr>
        <w:t>M6/M9±14</w:t>
      </w:r>
      <w:r>
        <w:rPr>
          <w:rFonts w:ascii="Times New Roman" w:hAnsi="Times New Roman" w:cs="Times New Roman"/>
          <w:lang w:eastAsia="zh-CN"/>
        </w:rPr>
        <w:t>天；</w:t>
      </w:r>
      <w:r>
        <w:rPr>
          <w:rFonts w:ascii="Times New Roman" w:hAnsi="Times New Roman" w:cs="Times New Roman"/>
          <w:lang w:eastAsia="zh-CN"/>
        </w:rPr>
        <w:t>PT-M12/PT-M24±30</w:t>
      </w:r>
      <w:r>
        <w:rPr>
          <w:rFonts w:ascii="Times New Roman" w:hAnsi="Times New Roman" w:cs="Times New Roman"/>
          <w:lang w:eastAsia="zh-CN"/>
        </w:rPr>
        <w:t>天；疑似结局事件可触发非计划评估。</w:t>
      </w:r>
    </w:p>
    <w:p w14:paraId="612DC330" w14:textId="77777777" w:rsidR="00232530" w:rsidRDefault="00000000">
      <w:pPr>
        <w:pStyle w:val="1"/>
        <w:rPr>
          <w:rFonts w:ascii="Times New Roman" w:eastAsia="宋体" w:hAnsi="Times New Roman" w:cs="Times New Roman"/>
          <w:lang w:eastAsia="zh-CN"/>
        </w:rPr>
      </w:pPr>
      <w:r>
        <w:rPr>
          <w:rFonts w:ascii="Times New Roman" w:eastAsia="宋体" w:hAnsi="Times New Roman" w:cs="Times New Roman"/>
          <w:lang w:eastAsia="zh-CN"/>
        </w:rPr>
        <w:t xml:space="preserve">2 </w:t>
      </w:r>
      <w:r>
        <w:rPr>
          <w:rFonts w:ascii="Times New Roman" w:eastAsia="宋体" w:hAnsi="Times New Roman" w:cs="Times New Roman"/>
          <w:lang w:eastAsia="zh-CN"/>
        </w:rPr>
        <w:t>统计学原则</w:t>
      </w:r>
    </w:p>
    <w:p w14:paraId="33A60558"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2.1 </w:t>
      </w:r>
      <w:r>
        <w:rPr>
          <w:rFonts w:ascii="Times New Roman" w:eastAsia="宋体" w:hAnsi="Times New Roman" w:cs="Times New Roman"/>
          <w:lang w:eastAsia="zh-CN"/>
        </w:rPr>
        <w:t>总体原则</w:t>
      </w:r>
    </w:p>
    <w:p w14:paraId="0327D2F2"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统计分析遵循预设、可重复与可审计原则。主要疗效比较采用</w:t>
      </w:r>
      <w:proofErr w:type="gramStart"/>
      <w:r>
        <w:rPr>
          <w:rFonts w:ascii="Times New Roman" w:hAnsi="Times New Roman" w:cs="Times New Roman"/>
          <w:lang w:eastAsia="zh-CN"/>
        </w:rPr>
        <w:t>非劣效框架</w:t>
      </w:r>
      <w:proofErr w:type="gramEnd"/>
      <w:r>
        <w:rPr>
          <w:rFonts w:ascii="Times New Roman" w:hAnsi="Times New Roman" w:cs="Times New Roman"/>
          <w:lang w:eastAsia="zh-CN"/>
        </w:rPr>
        <w:t>，并以风险差（</w:t>
      </w:r>
      <w:r>
        <w:rPr>
          <w:rFonts w:ascii="Times New Roman" w:hAnsi="Times New Roman" w:cs="Times New Roman"/>
          <w:lang w:eastAsia="zh-CN"/>
        </w:rPr>
        <w:t>risk difference</w:t>
      </w:r>
      <w:r>
        <w:rPr>
          <w:rFonts w:ascii="Times New Roman" w:hAnsi="Times New Roman" w:cs="Times New Roman"/>
          <w:lang w:eastAsia="zh-CN"/>
        </w:rPr>
        <w:t>，</w:t>
      </w:r>
      <w:r>
        <w:rPr>
          <w:rFonts w:ascii="Times New Roman" w:hAnsi="Times New Roman" w:cs="Times New Roman"/>
          <w:lang w:eastAsia="zh-CN"/>
        </w:rPr>
        <w:t>RD</w:t>
      </w:r>
      <w:r>
        <w:rPr>
          <w:rFonts w:ascii="Times New Roman" w:hAnsi="Times New Roman" w:cs="Times New Roman"/>
          <w:lang w:eastAsia="zh-CN"/>
        </w:rPr>
        <w:t>）为主要效应量；主要安全性以发生比例与暴露调整发生率为主。所有统计检验均明确单侧</w:t>
      </w:r>
      <w:r>
        <w:rPr>
          <w:rFonts w:ascii="Times New Roman" w:hAnsi="Times New Roman" w:cs="Times New Roman"/>
          <w:lang w:eastAsia="zh-CN"/>
        </w:rPr>
        <w:t>/</w:t>
      </w:r>
      <w:r>
        <w:rPr>
          <w:rFonts w:ascii="Times New Roman" w:hAnsi="Times New Roman" w:cs="Times New Roman"/>
          <w:lang w:eastAsia="zh-CN"/>
        </w:rPr>
        <w:t>双侧显著性水平与相应置信区间（</w:t>
      </w:r>
      <w:r>
        <w:rPr>
          <w:rFonts w:ascii="Times New Roman" w:hAnsi="Times New Roman" w:cs="Times New Roman"/>
          <w:lang w:eastAsia="zh-CN"/>
        </w:rPr>
        <w:t>CI</w:t>
      </w:r>
      <w:r>
        <w:rPr>
          <w:rFonts w:ascii="Times New Roman" w:hAnsi="Times New Roman" w:cs="Times New Roman"/>
          <w:lang w:eastAsia="zh-CN"/>
        </w:rPr>
        <w:t>），并在队列</w:t>
      </w:r>
      <w:r>
        <w:rPr>
          <w:rFonts w:ascii="Times New Roman" w:hAnsi="Times New Roman" w:cs="Times New Roman"/>
          <w:lang w:eastAsia="zh-CN"/>
        </w:rPr>
        <w:t>A</w:t>
      </w:r>
      <w:r>
        <w:rPr>
          <w:rFonts w:ascii="Times New Roman" w:hAnsi="Times New Roman" w:cs="Times New Roman"/>
          <w:lang w:eastAsia="zh-CN"/>
        </w:rPr>
        <w:t>中实施多重性控制。</w:t>
      </w:r>
    </w:p>
    <w:p w14:paraId="29D43674"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2.2 </w:t>
      </w:r>
      <w:r>
        <w:rPr>
          <w:rFonts w:ascii="Times New Roman" w:eastAsia="宋体" w:hAnsi="Times New Roman" w:cs="Times New Roman"/>
          <w:lang w:eastAsia="zh-CN"/>
        </w:rPr>
        <w:t>显著性水平、置信区间与报告规则</w:t>
      </w:r>
    </w:p>
    <w:p w14:paraId="4D39BDE2" w14:textId="77777777" w:rsidR="00232530" w:rsidRDefault="00000000">
      <w:pPr>
        <w:spacing w:after="120" w:line="300" w:lineRule="auto"/>
        <w:rPr>
          <w:rFonts w:ascii="Times New Roman" w:hAnsi="Times New Roman" w:cs="Times New Roman"/>
        </w:rPr>
      </w:pPr>
      <w:r>
        <w:rPr>
          <w:rFonts w:ascii="Times New Roman" w:hAnsi="Times New Roman" w:cs="Times New Roman"/>
        </w:rPr>
        <w:t>队列</w:t>
      </w:r>
      <w:r>
        <w:rPr>
          <w:rFonts w:ascii="Times New Roman" w:hAnsi="Times New Roman" w:cs="Times New Roman"/>
        </w:rPr>
        <w:t>A</w:t>
      </w:r>
      <w:r>
        <w:rPr>
          <w:rFonts w:ascii="Times New Roman" w:hAnsi="Times New Roman" w:cs="Times New Roman"/>
        </w:rPr>
        <w:t>：两项主要比较（</w:t>
      </w:r>
      <w:r>
        <w:rPr>
          <w:rFonts w:ascii="Times New Roman" w:hAnsi="Times New Roman" w:cs="Times New Roman"/>
        </w:rPr>
        <w:t>A1 vs A3</w:t>
      </w:r>
      <w:r>
        <w:rPr>
          <w:rFonts w:ascii="Times New Roman" w:hAnsi="Times New Roman" w:cs="Times New Roman"/>
        </w:rPr>
        <w:t>，</w:t>
      </w:r>
      <w:r>
        <w:rPr>
          <w:rFonts w:ascii="Times New Roman" w:hAnsi="Times New Roman" w:cs="Times New Roman"/>
        </w:rPr>
        <w:t>A2 vs A3</w:t>
      </w:r>
      <w:r>
        <w:rPr>
          <w:rFonts w:ascii="Times New Roman" w:hAnsi="Times New Roman" w:cs="Times New Roman"/>
        </w:rPr>
        <w:t>）采用</w:t>
      </w:r>
      <w:r>
        <w:rPr>
          <w:rFonts w:ascii="Times New Roman" w:hAnsi="Times New Roman" w:cs="Times New Roman"/>
        </w:rPr>
        <w:t>Bonferroni</w:t>
      </w:r>
      <w:r>
        <w:rPr>
          <w:rFonts w:ascii="Times New Roman" w:hAnsi="Times New Roman" w:cs="Times New Roman"/>
        </w:rPr>
        <w:t>分配控制家族第一类错误率。每项比较使用单侧</w:t>
      </w:r>
      <w:r>
        <w:rPr>
          <w:rFonts w:ascii="Times New Roman" w:hAnsi="Times New Roman" w:cs="Times New Roman"/>
        </w:rPr>
        <w:t>α=0.0125</w:t>
      </w:r>
      <w:r>
        <w:rPr>
          <w:rFonts w:ascii="Times New Roman" w:hAnsi="Times New Roman" w:cs="Times New Roman"/>
        </w:rPr>
        <w:t>，对应双侧</w:t>
      </w:r>
      <w:r>
        <w:rPr>
          <w:rFonts w:ascii="Times New Roman" w:hAnsi="Times New Roman" w:cs="Times New Roman"/>
        </w:rPr>
        <w:t>97.5% CI</w:t>
      </w:r>
      <w:r>
        <w:rPr>
          <w:rFonts w:ascii="Times New Roman" w:hAnsi="Times New Roman" w:cs="Times New Roman"/>
        </w:rPr>
        <w:t>。</w:t>
      </w:r>
    </w:p>
    <w:p w14:paraId="3B366B5B"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队列</w:t>
      </w:r>
      <w:r>
        <w:rPr>
          <w:rFonts w:ascii="Times New Roman" w:hAnsi="Times New Roman" w:cs="Times New Roman"/>
          <w:lang w:eastAsia="zh-CN"/>
        </w:rPr>
        <w:t>B</w:t>
      </w:r>
      <w:r>
        <w:rPr>
          <w:rFonts w:ascii="Times New Roman" w:hAnsi="Times New Roman" w:cs="Times New Roman"/>
          <w:lang w:eastAsia="zh-CN"/>
        </w:rPr>
        <w:t>：单项主要比较使用单侧</w:t>
      </w:r>
      <w:r>
        <w:rPr>
          <w:rFonts w:ascii="Times New Roman" w:hAnsi="Times New Roman" w:cs="Times New Roman"/>
        </w:rPr>
        <w:t>α</w:t>
      </w:r>
      <w:r>
        <w:rPr>
          <w:rFonts w:ascii="Times New Roman" w:hAnsi="Times New Roman" w:cs="Times New Roman"/>
          <w:lang w:eastAsia="zh-CN"/>
        </w:rPr>
        <w:t>=0.025</w:t>
      </w:r>
      <w:r>
        <w:rPr>
          <w:rFonts w:ascii="Times New Roman" w:hAnsi="Times New Roman" w:cs="Times New Roman"/>
          <w:lang w:eastAsia="zh-CN"/>
        </w:rPr>
        <w:t>，对应双侧</w:t>
      </w:r>
      <w:r>
        <w:rPr>
          <w:rFonts w:ascii="Times New Roman" w:hAnsi="Times New Roman" w:cs="Times New Roman"/>
          <w:lang w:eastAsia="zh-CN"/>
        </w:rPr>
        <w:t>95% CI</w:t>
      </w:r>
      <w:r>
        <w:rPr>
          <w:rFonts w:ascii="Times New Roman" w:hAnsi="Times New Roman" w:cs="Times New Roman"/>
          <w:lang w:eastAsia="zh-CN"/>
        </w:rPr>
        <w:t>。</w:t>
      </w:r>
    </w:p>
    <w:p w14:paraId="31C15D3F"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lastRenderedPageBreak/>
        <w:t>除主要</w:t>
      </w:r>
      <w:proofErr w:type="gramStart"/>
      <w:r>
        <w:rPr>
          <w:rFonts w:ascii="Times New Roman" w:hAnsi="Times New Roman" w:cs="Times New Roman"/>
          <w:lang w:eastAsia="zh-CN"/>
        </w:rPr>
        <w:t>非劣效检验</w:t>
      </w:r>
      <w:proofErr w:type="gramEnd"/>
      <w:r>
        <w:rPr>
          <w:rFonts w:ascii="Times New Roman" w:hAnsi="Times New Roman" w:cs="Times New Roman"/>
          <w:lang w:eastAsia="zh-CN"/>
        </w:rPr>
        <w:t>外，次要终点一般以双侧</w:t>
      </w:r>
      <w:r>
        <w:rPr>
          <w:rFonts w:ascii="Times New Roman" w:hAnsi="Times New Roman" w:cs="Times New Roman"/>
          <w:lang w:eastAsia="zh-CN"/>
        </w:rPr>
        <w:t>95% CI</w:t>
      </w:r>
      <w:r>
        <w:rPr>
          <w:rFonts w:ascii="Times New Roman" w:hAnsi="Times New Roman" w:cs="Times New Roman"/>
          <w:lang w:eastAsia="zh-CN"/>
        </w:rPr>
        <w:t>及双侧</w:t>
      </w:r>
      <w:r>
        <w:rPr>
          <w:rFonts w:ascii="Times New Roman" w:hAnsi="Times New Roman" w:cs="Times New Roman"/>
          <w:lang w:eastAsia="zh-CN"/>
        </w:rPr>
        <w:t>P</w:t>
      </w:r>
      <w:r>
        <w:rPr>
          <w:rFonts w:ascii="Times New Roman" w:hAnsi="Times New Roman" w:cs="Times New Roman"/>
          <w:lang w:eastAsia="zh-CN"/>
        </w:rPr>
        <w:t>值描述性报告；除非</w:t>
      </w:r>
      <w:r>
        <w:rPr>
          <w:rFonts w:ascii="Times New Roman" w:hAnsi="Times New Roman" w:cs="Times New Roman"/>
          <w:lang w:eastAsia="zh-CN"/>
        </w:rPr>
        <w:t>SAP</w:t>
      </w:r>
      <w:r>
        <w:rPr>
          <w:rFonts w:ascii="Times New Roman" w:hAnsi="Times New Roman" w:cs="Times New Roman"/>
          <w:lang w:eastAsia="zh-CN"/>
        </w:rPr>
        <w:t>中另行规定层级检验顺序，不对次要终点进行强控制推断。</w:t>
      </w:r>
    </w:p>
    <w:p w14:paraId="622315E6"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2.3 </w:t>
      </w:r>
      <w:r>
        <w:rPr>
          <w:rFonts w:ascii="Times New Roman" w:eastAsia="宋体" w:hAnsi="Times New Roman" w:cs="Times New Roman"/>
          <w:lang w:eastAsia="zh-CN"/>
        </w:rPr>
        <w:t>多重性控制（队列</w:t>
      </w:r>
      <w:r>
        <w:rPr>
          <w:rFonts w:ascii="Times New Roman" w:eastAsia="宋体" w:hAnsi="Times New Roman" w:cs="Times New Roman"/>
          <w:lang w:eastAsia="zh-CN"/>
        </w:rPr>
        <w:t>A</w:t>
      </w:r>
      <w:r>
        <w:rPr>
          <w:rFonts w:ascii="Times New Roman" w:eastAsia="宋体" w:hAnsi="Times New Roman" w:cs="Times New Roman"/>
          <w:lang w:eastAsia="zh-CN"/>
        </w:rPr>
        <w:t>）</w:t>
      </w:r>
    </w:p>
    <w:p w14:paraId="770BF47D" w14:textId="77777777" w:rsidR="00232530" w:rsidRDefault="00000000">
      <w:pPr>
        <w:spacing w:after="120" w:line="300" w:lineRule="auto"/>
        <w:rPr>
          <w:rFonts w:ascii="Times New Roman" w:hAnsi="Times New Roman" w:cs="Times New Roman"/>
        </w:rPr>
      </w:pPr>
      <w:r>
        <w:rPr>
          <w:rFonts w:ascii="Times New Roman" w:hAnsi="Times New Roman" w:cs="Times New Roman"/>
          <w:lang w:eastAsia="zh-CN"/>
        </w:rPr>
        <w:t>主要推断家族仅包含两项主要</w:t>
      </w:r>
      <w:proofErr w:type="gramStart"/>
      <w:r>
        <w:rPr>
          <w:rFonts w:ascii="Times New Roman" w:hAnsi="Times New Roman" w:cs="Times New Roman"/>
          <w:lang w:eastAsia="zh-CN"/>
        </w:rPr>
        <w:t>非劣效比较</w:t>
      </w:r>
      <w:proofErr w:type="gramEnd"/>
      <w:r>
        <w:rPr>
          <w:rFonts w:ascii="Times New Roman" w:hAnsi="Times New Roman" w:cs="Times New Roman"/>
          <w:lang w:eastAsia="zh-CN"/>
        </w:rPr>
        <w:t>。</w:t>
      </w:r>
      <w:r>
        <w:rPr>
          <w:rFonts w:ascii="Times New Roman" w:hAnsi="Times New Roman" w:cs="Times New Roman"/>
        </w:rPr>
        <w:t>默认采用</w:t>
      </w:r>
      <w:r>
        <w:rPr>
          <w:rFonts w:ascii="Times New Roman" w:hAnsi="Times New Roman" w:cs="Times New Roman"/>
        </w:rPr>
        <w:t>Bonferroni</w:t>
      </w:r>
      <w:r>
        <w:rPr>
          <w:rFonts w:ascii="Times New Roman" w:hAnsi="Times New Roman" w:cs="Times New Roman"/>
        </w:rPr>
        <w:t>分配。若在数据库锁定前经项目治理批准采用门控（</w:t>
      </w:r>
      <w:r>
        <w:rPr>
          <w:rFonts w:ascii="Times New Roman" w:hAnsi="Times New Roman" w:cs="Times New Roman"/>
        </w:rPr>
        <w:t>gatekeeping</w:t>
      </w:r>
      <w:r>
        <w:rPr>
          <w:rFonts w:ascii="Times New Roman" w:hAnsi="Times New Roman" w:cs="Times New Roman"/>
        </w:rPr>
        <w:t>）或优先级策略，必须以</w:t>
      </w:r>
      <w:r>
        <w:rPr>
          <w:rFonts w:ascii="Times New Roman" w:hAnsi="Times New Roman" w:cs="Times New Roman"/>
        </w:rPr>
        <w:t>SAP</w:t>
      </w:r>
      <w:r>
        <w:rPr>
          <w:rFonts w:ascii="Times New Roman" w:hAnsi="Times New Roman" w:cs="Times New Roman"/>
        </w:rPr>
        <w:t>修订版本锁定，并在</w:t>
      </w:r>
      <w:r>
        <w:rPr>
          <w:rFonts w:ascii="Times New Roman" w:hAnsi="Times New Roman" w:cs="Times New Roman"/>
        </w:rPr>
        <w:t>CSR</w:t>
      </w:r>
      <w:r>
        <w:rPr>
          <w:rFonts w:ascii="Times New Roman" w:hAnsi="Times New Roman" w:cs="Times New Roman"/>
        </w:rPr>
        <w:t>中披露。</w:t>
      </w:r>
    </w:p>
    <w:p w14:paraId="20AF5ABF"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2.4 </w:t>
      </w:r>
      <w:r>
        <w:rPr>
          <w:rFonts w:ascii="Times New Roman" w:eastAsia="宋体" w:hAnsi="Times New Roman" w:cs="Times New Roman"/>
          <w:lang w:eastAsia="zh-CN"/>
        </w:rPr>
        <w:t>中期分析与</w:t>
      </w:r>
      <w:r>
        <w:rPr>
          <w:rFonts w:ascii="Times New Roman" w:eastAsia="宋体" w:hAnsi="Times New Roman" w:cs="Times New Roman"/>
        </w:rPr>
        <w:t>α</w:t>
      </w:r>
      <w:r>
        <w:rPr>
          <w:rFonts w:ascii="Times New Roman" w:eastAsia="宋体" w:hAnsi="Times New Roman" w:cs="Times New Roman"/>
          <w:lang w:eastAsia="zh-CN"/>
        </w:rPr>
        <w:t>消耗</w:t>
      </w:r>
    </w:p>
    <w:p w14:paraId="02390444"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本研究设置</w:t>
      </w:r>
      <w:r>
        <w:rPr>
          <w:rFonts w:ascii="Times New Roman" w:hAnsi="Times New Roman" w:cs="Times New Roman"/>
          <w:lang w:eastAsia="zh-CN"/>
        </w:rPr>
        <w:t>1</w:t>
      </w:r>
      <w:r>
        <w:rPr>
          <w:rFonts w:ascii="Times New Roman" w:hAnsi="Times New Roman" w:cs="Times New Roman"/>
          <w:lang w:eastAsia="zh-CN"/>
        </w:rPr>
        <w:t>次正式中期疗效分析：当约</w:t>
      </w:r>
      <w:r>
        <w:rPr>
          <w:rFonts w:ascii="Times New Roman" w:hAnsi="Times New Roman" w:cs="Times New Roman"/>
          <w:lang w:eastAsia="zh-CN"/>
        </w:rPr>
        <w:t>50%</w:t>
      </w:r>
      <w:r>
        <w:rPr>
          <w:rFonts w:ascii="Times New Roman" w:hAnsi="Times New Roman" w:cs="Times New Roman"/>
          <w:lang w:eastAsia="zh-CN"/>
        </w:rPr>
        <w:t>的随机化受试者完成主要终点评估后实施。采用</w:t>
      </w:r>
      <w:r>
        <w:rPr>
          <w:rFonts w:ascii="Times New Roman" w:hAnsi="Times New Roman" w:cs="Times New Roman"/>
          <w:lang w:eastAsia="zh-CN"/>
        </w:rPr>
        <w:t>O'Brien-Fleming</w:t>
      </w:r>
      <w:r>
        <w:rPr>
          <w:rFonts w:ascii="Times New Roman" w:hAnsi="Times New Roman" w:cs="Times New Roman"/>
          <w:lang w:eastAsia="zh-CN"/>
        </w:rPr>
        <w:t>型</w:t>
      </w:r>
      <w:r>
        <w:rPr>
          <w:rFonts w:ascii="Times New Roman" w:hAnsi="Times New Roman" w:cs="Times New Roman"/>
        </w:rPr>
        <w:t>α</w:t>
      </w:r>
      <w:r>
        <w:rPr>
          <w:rFonts w:ascii="Times New Roman" w:hAnsi="Times New Roman" w:cs="Times New Roman"/>
          <w:lang w:eastAsia="zh-CN"/>
        </w:rPr>
        <w:t>消耗函数进行组序贯监测。</w:t>
      </w:r>
    </w:p>
    <w:p w14:paraId="606564FD" w14:textId="3F930FDD"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队列</w:t>
      </w:r>
      <w:r>
        <w:rPr>
          <w:rFonts w:ascii="Times New Roman" w:hAnsi="Times New Roman" w:cs="Times New Roman"/>
          <w:lang w:eastAsia="zh-CN"/>
        </w:rPr>
        <w:t>A</w:t>
      </w:r>
      <w:r>
        <w:rPr>
          <w:rFonts w:ascii="Times New Roman" w:hAnsi="Times New Roman" w:cs="Times New Roman"/>
          <w:lang w:eastAsia="zh-CN"/>
        </w:rPr>
        <w:t>：每项主要比较在其对应的单侧</w:t>
      </w:r>
      <w:r>
        <w:rPr>
          <w:rFonts w:ascii="Times New Roman" w:hAnsi="Times New Roman" w:cs="Times New Roman"/>
        </w:rPr>
        <w:t>α</w:t>
      </w:r>
      <w:r>
        <w:rPr>
          <w:rFonts w:ascii="Times New Roman" w:hAnsi="Times New Roman" w:cs="Times New Roman"/>
          <w:lang w:eastAsia="zh-CN"/>
        </w:rPr>
        <w:t>=0.0125</w:t>
      </w:r>
      <w:r>
        <w:rPr>
          <w:rFonts w:ascii="Times New Roman" w:hAnsi="Times New Roman" w:cs="Times New Roman"/>
          <w:lang w:eastAsia="zh-CN"/>
        </w:rPr>
        <w:t>内独立进行</w:t>
      </w:r>
      <w:r>
        <w:rPr>
          <w:rFonts w:ascii="Times New Roman" w:hAnsi="Times New Roman" w:cs="Times New Roman"/>
        </w:rPr>
        <w:t>α</w:t>
      </w:r>
      <w:r>
        <w:rPr>
          <w:rFonts w:ascii="Times New Roman" w:hAnsi="Times New Roman" w:cs="Times New Roman"/>
          <w:lang w:eastAsia="zh-CN"/>
        </w:rPr>
        <w:t>消耗；队列</w:t>
      </w:r>
      <w:r>
        <w:rPr>
          <w:rFonts w:ascii="Times New Roman" w:hAnsi="Times New Roman" w:cs="Times New Roman"/>
          <w:lang w:eastAsia="zh-CN"/>
        </w:rPr>
        <w:t>B</w:t>
      </w:r>
      <w:r>
        <w:rPr>
          <w:rFonts w:ascii="Times New Roman" w:hAnsi="Times New Roman" w:cs="Times New Roman"/>
          <w:lang w:eastAsia="zh-CN"/>
        </w:rPr>
        <w:t>：在单侧</w:t>
      </w:r>
      <w:r>
        <w:rPr>
          <w:rFonts w:ascii="Times New Roman" w:hAnsi="Times New Roman" w:cs="Times New Roman"/>
        </w:rPr>
        <w:t>α</w:t>
      </w:r>
      <w:r>
        <w:rPr>
          <w:rFonts w:ascii="Times New Roman" w:hAnsi="Times New Roman" w:cs="Times New Roman"/>
          <w:lang w:eastAsia="zh-CN"/>
        </w:rPr>
        <w:t>=0.025</w:t>
      </w:r>
      <w:r>
        <w:rPr>
          <w:rFonts w:ascii="Times New Roman" w:hAnsi="Times New Roman" w:cs="Times New Roman"/>
          <w:lang w:eastAsia="zh-CN"/>
        </w:rPr>
        <w:t>内进行</w:t>
      </w:r>
      <w:r>
        <w:rPr>
          <w:rFonts w:ascii="Times New Roman" w:hAnsi="Times New Roman" w:cs="Times New Roman"/>
        </w:rPr>
        <w:t>α</w:t>
      </w:r>
      <w:r>
        <w:rPr>
          <w:rFonts w:ascii="Times New Roman" w:hAnsi="Times New Roman" w:cs="Times New Roman"/>
          <w:lang w:eastAsia="zh-CN"/>
        </w:rPr>
        <w:t>消耗。中期分析由独立统计人员执行并仅向</w:t>
      </w:r>
      <w:ins w:id="10" w:author="jing zhang" w:date="2026-03-03T16:16:00Z" w16du:dateUtc="2026-03-03T08:16:00Z">
        <w:r w:rsidR="0082282D" w:rsidRPr="0082282D">
          <w:rPr>
            <w:rFonts w:ascii="Times New Roman" w:hAnsi="Times New Roman" w:cs="Times New Roman" w:hint="eastAsia"/>
            <w:lang w:eastAsia="zh-CN"/>
          </w:rPr>
          <w:t>数据安全监查委员会</w:t>
        </w:r>
        <w:r w:rsidR="0082282D">
          <w:rPr>
            <w:rFonts w:ascii="Times New Roman" w:hAnsi="Times New Roman" w:cs="Times New Roman" w:hint="eastAsia"/>
            <w:lang w:eastAsia="zh-CN"/>
          </w:rPr>
          <w:t>（</w:t>
        </w:r>
      </w:ins>
      <w:r>
        <w:rPr>
          <w:rFonts w:ascii="Times New Roman" w:hAnsi="Times New Roman" w:cs="Times New Roman"/>
          <w:lang w:eastAsia="zh-CN"/>
        </w:rPr>
        <w:t>DSMB</w:t>
      </w:r>
      <w:ins w:id="11" w:author="jing zhang" w:date="2026-03-03T16:16:00Z" w16du:dateUtc="2026-03-03T08:16:00Z">
        <w:r w:rsidR="0082282D">
          <w:rPr>
            <w:rFonts w:ascii="Times New Roman" w:hAnsi="Times New Roman" w:cs="Times New Roman" w:hint="eastAsia"/>
            <w:lang w:eastAsia="zh-CN"/>
          </w:rPr>
          <w:t>）</w:t>
        </w:r>
      </w:ins>
      <w:r>
        <w:rPr>
          <w:rFonts w:ascii="Times New Roman" w:hAnsi="Times New Roman" w:cs="Times New Roman"/>
          <w:lang w:eastAsia="zh-CN"/>
        </w:rPr>
        <w:t>报告，研究团队与研究中心保持盲态。</w:t>
      </w:r>
    </w:p>
    <w:p w14:paraId="2CE03846" w14:textId="5C2AD33A" w:rsidR="00232530" w:rsidRDefault="00000000">
      <w:pPr>
        <w:pStyle w:val="1"/>
        <w:rPr>
          <w:rFonts w:ascii="Times New Roman" w:eastAsia="宋体" w:hAnsi="Times New Roman" w:cs="Times New Roman"/>
          <w:lang w:eastAsia="zh-CN"/>
        </w:rPr>
      </w:pPr>
      <w:r>
        <w:rPr>
          <w:rFonts w:ascii="Times New Roman" w:eastAsia="宋体" w:hAnsi="Times New Roman" w:cs="Times New Roman"/>
          <w:lang w:eastAsia="zh-CN"/>
        </w:rPr>
        <w:t xml:space="preserve">3 </w:t>
      </w:r>
      <w:r>
        <w:rPr>
          <w:rFonts w:ascii="Times New Roman" w:eastAsia="宋体" w:hAnsi="Times New Roman" w:cs="Times New Roman"/>
          <w:lang w:eastAsia="zh-CN"/>
        </w:rPr>
        <w:t>估算目标（</w:t>
      </w:r>
      <w:proofErr w:type="spellStart"/>
      <w:r>
        <w:rPr>
          <w:rFonts w:ascii="Times New Roman" w:eastAsia="宋体" w:hAnsi="Times New Roman" w:cs="Times New Roman"/>
          <w:lang w:eastAsia="zh-CN"/>
        </w:rPr>
        <w:t>Estimands</w:t>
      </w:r>
      <w:proofErr w:type="spellEnd"/>
      <w:r>
        <w:rPr>
          <w:rFonts w:ascii="Times New Roman" w:eastAsia="宋体" w:hAnsi="Times New Roman" w:cs="Times New Roman"/>
          <w:lang w:eastAsia="zh-CN"/>
        </w:rPr>
        <w:t>）</w:t>
      </w:r>
      <w:del w:id="12" w:author="jing zhang" w:date="2026-03-03T16:16:00Z" w16du:dateUtc="2026-03-03T08:16:00Z">
        <w:r w:rsidDel="0082282D">
          <w:rPr>
            <w:rFonts w:ascii="Times New Roman" w:eastAsia="宋体" w:hAnsi="Times New Roman" w:cs="Times New Roman"/>
            <w:lang w:eastAsia="zh-CN"/>
          </w:rPr>
          <w:delText>与间发事件处理</w:delText>
        </w:r>
      </w:del>
    </w:p>
    <w:p w14:paraId="30DB914C"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3.1 </w:t>
      </w:r>
      <w:r>
        <w:rPr>
          <w:rFonts w:ascii="Times New Roman" w:eastAsia="宋体" w:hAnsi="Times New Roman" w:cs="Times New Roman"/>
          <w:lang w:eastAsia="zh-CN"/>
        </w:rPr>
        <w:t>估算目标框架</w:t>
      </w:r>
    </w:p>
    <w:p w14:paraId="7261EF77"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SAP</w:t>
      </w:r>
      <w:r>
        <w:rPr>
          <w:rFonts w:ascii="Times New Roman" w:hAnsi="Times New Roman" w:cs="Times New Roman"/>
          <w:lang w:eastAsia="zh-CN"/>
        </w:rPr>
        <w:t>采用</w:t>
      </w:r>
      <w:r>
        <w:rPr>
          <w:rFonts w:ascii="Times New Roman" w:hAnsi="Times New Roman" w:cs="Times New Roman"/>
          <w:lang w:eastAsia="zh-CN"/>
        </w:rPr>
        <w:t>ICH E9(R1)</w:t>
      </w:r>
      <w:r>
        <w:rPr>
          <w:rFonts w:ascii="Times New Roman" w:hAnsi="Times New Roman" w:cs="Times New Roman"/>
          <w:lang w:eastAsia="zh-CN"/>
        </w:rPr>
        <w:t>估算目标框架，对主要与关键次要疗效终点明确：目标人群、比较的治疗策略、终点、间</w:t>
      </w:r>
      <w:proofErr w:type="gramStart"/>
      <w:r>
        <w:rPr>
          <w:rFonts w:ascii="Times New Roman" w:hAnsi="Times New Roman" w:cs="Times New Roman"/>
          <w:lang w:eastAsia="zh-CN"/>
        </w:rPr>
        <w:t>发事件</w:t>
      </w:r>
      <w:proofErr w:type="gramEnd"/>
      <w:r>
        <w:rPr>
          <w:rFonts w:ascii="Times New Roman" w:hAnsi="Times New Roman" w:cs="Times New Roman"/>
          <w:lang w:eastAsia="zh-CN"/>
        </w:rPr>
        <w:t>处理策略与汇总指标。总体上，</w:t>
      </w:r>
      <w:r>
        <w:rPr>
          <w:rFonts w:ascii="Times New Roman" w:hAnsi="Times New Roman" w:cs="Times New Roman"/>
          <w:lang w:eastAsia="zh-CN"/>
        </w:rPr>
        <w:t>TDSC</w:t>
      </w:r>
      <w:r>
        <w:rPr>
          <w:rFonts w:ascii="Times New Roman" w:hAnsi="Times New Roman" w:cs="Times New Roman"/>
          <w:lang w:eastAsia="zh-CN"/>
        </w:rPr>
        <w:t>主要疗效终点采用</w:t>
      </w:r>
      <w:r>
        <w:rPr>
          <w:rFonts w:ascii="Times New Roman" w:hAnsi="Times New Roman" w:cs="Times New Roman"/>
          <w:lang w:eastAsia="zh-CN"/>
        </w:rPr>
        <w:t>“</w:t>
      </w:r>
      <w:r>
        <w:rPr>
          <w:rFonts w:ascii="Times New Roman" w:hAnsi="Times New Roman" w:cs="Times New Roman"/>
          <w:lang w:eastAsia="zh-CN"/>
        </w:rPr>
        <w:t>复合估算目标（</w:t>
      </w:r>
      <w:r>
        <w:rPr>
          <w:rFonts w:ascii="Times New Roman" w:hAnsi="Times New Roman" w:cs="Times New Roman"/>
          <w:lang w:eastAsia="zh-CN"/>
        </w:rPr>
        <w:t xml:space="preserve">composite </w:t>
      </w:r>
      <w:proofErr w:type="spellStart"/>
      <w:r>
        <w:rPr>
          <w:rFonts w:ascii="Times New Roman" w:hAnsi="Times New Roman" w:cs="Times New Roman"/>
          <w:lang w:eastAsia="zh-CN"/>
        </w:rPr>
        <w:t>estimand</w:t>
      </w:r>
      <w:proofErr w:type="spellEnd"/>
      <w:r>
        <w:rPr>
          <w:rFonts w:ascii="Times New Roman" w:hAnsi="Times New Roman" w:cs="Times New Roman"/>
          <w:lang w:eastAsia="zh-CN"/>
        </w:rPr>
        <w:t>）</w:t>
      </w:r>
      <w:r>
        <w:rPr>
          <w:rFonts w:ascii="Times New Roman" w:hAnsi="Times New Roman" w:cs="Times New Roman"/>
          <w:lang w:eastAsia="zh-CN"/>
        </w:rPr>
        <w:t>”</w:t>
      </w:r>
      <w:r>
        <w:rPr>
          <w:rFonts w:ascii="Times New Roman" w:hAnsi="Times New Roman" w:cs="Times New Roman"/>
          <w:lang w:eastAsia="zh-CN"/>
        </w:rPr>
        <w:t>取向，以支持非</w:t>
      </w:r>
      <w:proofErr w:type="gramStart"/>
      <w:r>
        <w:rPr>
          <w:rFonts w:ascii="Times New Roman" w:hAnsi="Times New Roman" w:cs="Times New Roman"/>
          <w:lang w:eastAsia="zh-CN"/>
        </w:rPr>
        <w:t>劣效研究</w:t>
      </w:r>
      <w:proofErr w:type="gramEnd"/>
      <w:r>
        <w:rPr>
          <w:rFonts w:ascii="Times New Roman" w:hAnsi="Times New Roman" w:cs="Times New Roman"/>
          <w:lang w:eastAsia="zh-CN"/>
        </w:rPr>
        <w:t>的保守解释；同时预设</w:t>
      </w:r>
      <w:r>
        <w:rPr>
          <w:rFonts w:ascii="Times New Roman" w:hAnsi="Times New Roman" w:cs="Times New Roman"/>
          <w:lang w:eastAsia="zh-CN"/>
        </w:rPr>
        <w:t>TB</w:t>
      </w:r>
      <w:r>
        <w:rPr>
          <w:rFonts w:ascii="Times New Roman" w:hAnsi="Times New Roman" w:cs="Times New Roman"/>
          <w:lang w:eastAsia="zh-CN"/>
        </w:rPr>
        <w:t>特异性敏感性分析，以区分药物内在疗效与社会</w:t>
      </w:r>
      <w:r>
        <w:rPr>
          <w:rFonts w:ascii="Times New Roman" w:hAnsi="Times New Roman" w:cs="Times New Roman"/>
          <w:lang w:eastAsia="zh-CN"/>
        </w:rPr>
        <w:t>/</w:t>
      </w:r>
      <w:proofErr w:type="gramStart"/>
      <w:r>
        <w:rPr>
          <w:rFonts w:ascii="Times New Roman" w:hAnsi="Times New Roman" w:cs="Times New Roman"/>
          <w:lang w:eastAsia="zh-CN"/>
        </w:rPr>
        <w:t>共病因素</w:t>
      </w:r>
      <w:proofErr w:type="gramEnd"/>
      <w:r>
        <w:rPr>
          <w:rFonts w:ascii="Times New Roman" w:hAnsi="Times New Roman" w:cs="Times New Roman"/>
          <w:lang w:eastAsia="zh-CN"/>
        </w:rPr>
        <w:t>影响。</w:t>
      </w:r>
    </w:p>
    <w:p w14:paraId="322CA6C9"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3.2 </w:t>
      </w:r>
      <w:r>
        <w:rPr>
          <w:rFonts w:ascii="Times New Roman" w:eastAsia="宋体" w:hAnsi="Times New Roman" w:cs="Times New Roman"/>
          <w:lang w:eastAsia="zh-CN"/>
        </w:rPr>
        <w:t>主要估算目标定义</w:t>
      </w:r>
    </w:p>
    <w:p w14:paraId="76073EEA" w14:textId="28D5D3B1" w:rsidR="00232530" w:rsidRDefault="00000000">
      <w:pPr>
        <w:spacing w:after="120" w:line="300" w:lineRule="auto"/>
        <w:rPr>
          <w:rFonts w:ascii="Times New Roman" w:hAnsi="Times New Roman" w:cs="Times New Roman" w:hint="eastAsia"/>
          <w:lang w:eastAsia="zh-CN"/>
        </w:rPr>
      </w:pPr>
      <w:r>
        <w:rPr>
          <w:rFonts w:ascii="Times New Roman" w:hAnsi="Times New Roman" w:cs="Times New Roman"/>
          <w:lang w:eastAsia="zh-CN"/>
        </w:rPr>
        <w:t>队列</w:t>
      </w:r>
      <w:r>
        <w:rPr>
          <w:rFonts w:ascii="Times New Roman" w:hAnsi="Times New Roman" w:cs="Times New Roman"/>
          <w:lang w:eastAsia="zh-CN"/>
        </w:rPr>
        <w:t>A</w:t>
      </w:r>
      <w:r>
        <w:rPr>
          <w:rFonts w:ascii="Times New Roman" w:hAnsi="Times New Roman" w:cs="Times New Roman"/>
          <w:lang w:eastAsia="zh-CN"/>
        </w:rPr>
        <w:t>主要估算目标：在所有基线随机化（</w:t>
      </w:r>
      <w:r>
        <w:rPr>
          <w:rFonts w:ascii="Times New Roman" w:hAnsi="Times New Roman" w:cs="Times New Roman"/>
          <w:lang w:eastAsia="zh-CN"/>
        </w:rPr>
        <w:t>ITT</w:t>
      </w:r>
      <w:r>
        <w:rPr>
          <w:rFonts w:ascii="Times New Roman" w:hAnsi="Times New Roman" w:cs="Times New Roman"/>
          <w:lang w:eastAsia="zh-CN"/>
        </w:rPr>
        <w:t>）受试者中，比较</w:t>
      </w:r>
      <w:r>
        <w:rPr>
          <w:rFonts w:ascii="Times New Roman" w:hAnsi="Times New Roman" w:cs="Times New Roman"/>
          <w:lang w:eastAsia="zh-CN"/>
        </w:rPr>
        <w:t>A1</w:t>
      </w:r>
      <w:r>
        <w:rPr>
          <w:rFonts w:ascii="Times New Roman" w:hAnsi="Times New Roman" w:cs="Times New Roman"/>
          <w:lang w:eastAsia="zh-CN"/>
        </w:rPr>
        <w:t>或</w:t>
      </w:r>
      <w:r>
        <w:rPr>
          <w:rFonts w:ascii="Times New Roman" w:hAnsi="Times New Roman" w:cs="Times New Roman"/>
          <w:lang w:eastAsia="zh-CN"/>
        </w:rPr>
        <w:t>A2</w:t>
      </w:r>
      <w:r>
        <w:rPr>
          <w:rFonts w:ascii="Times New Roman" w:hAnsi="Times New Roman" w:cs="Times New Roman"/>
          <w:lang w:eastAsia="zh-CN"/>
        </w:rPr>
        <w:t>相对于</w:t>
      </w:r>
      <w:r>
        <w:rPr>
          <w:rFonts w:ascii="Times New Roman" w:hAnsi="Times New Roman" w:cs="Times New Roman"/>
          <w:lang w:eastAsia="zh-CN"/>
        </w:rPr>
        <w:t>A3</w:t>
      </w:r>
      <w:r>
        <w:rPr>
          <w:rFonts w:ascii="Times New Roman" w:hAnsi="Times New Roman" w:cs="Times New Roman"/>
          <w:lang w:eastAsia="zh-CN"/>
        </w:rPr>
        <w:t>在</w:t>
      </w:r>
      <w:r>
        <w:rPr>
          <w:rFonts w:ascii="Times New Roman" w:hAnsi="Times New Roman" w:cs="Times New Roman"/>
          <w:lang w:eastAsia="zh-CN"/>
        </w:rPr>
        <w:t>PT-M12</w:t>
      </w:r>
      <w:r>
        <w:rPr>
          <w:rFonts w:ascii="Times New Roman" w:hAnsi="Times New Roman" w:cs="Times New Roman"/>
          <w:lang w:eastAsia="zh-CN"/>
        </w:rPr>
        <w:t>的良好结局率差值（</w:t>
      </w:r>
      <w:r>
        <w:rPr>
          <w:rFonts w:ascii="Times New Roman" w:hAnsi="Times New Roman" w:cs="Times New Roman"/>
          <w:lang w:eastAsia="zh-CN"/>
        </w:rPr>
        <w:t>RD</w:t>
      </w:r>
      <w:r>
        <w:rPr>
          <w:rFonts w:ascii="Times New Roman" w:hAnsi="Times New Roman" w:cs="Times New Roman"/>
          <w:lang w:eastAsia="zh-CN"/>
        </w:rPr>
        <w:t>）。</w:t>
      </w:r>
      <w:ins w:id="13" w:author="jing zhang" w:date="2026-03-03T16:18:00Z" w16du:dateUtc="2026-03-03T08:18:00Z">
        <w:r w:rsidR="0082282D">
          <w:rPr>
            <w:rFonts w:ascii="Times New Roman" w:hAnsi="Times New Roman" w:cs="Times New Roman" w:hint="eastAsia"/>
            <w:lang w:eastAsia="zh-CN"/>
          </w:rPr>
          <w:t>辅以风险差（</w:t>
        </w:r>
        <w:r w:rsidR="0082282D">
          <w:rPr>
            <w:rFonts w:ascii="Times New Roman" w:hAnsi="Times New Roman" w:cs="Times New Roman" w:hint="eastAsia"/>
            <w:lang w:eastAsia="zh-CN"/>
          </w:rPr>
          <w:t>HR</w:t>
        </w:r>
        <w:r w:rsidR="0082282D">
          <w:rPr>
            <w:rFonts w:ascii="Times New Roman" w:hAnsi="Times New Roman" w:cs="Times New Roman" w:hint="eastAsia"/>
            <w:lang w:eastAsia="zh-CN"/>
          </w:rPr>
          <w:t>）及需治疗数（</w:t>
        </w:r>
        <w:r w:rsidR="0082282D">
          <w:rPr>
            <w:rFonts w:ascii="Times New Roman" w:hAnsi="Times New Roman" w:cs="Times New Roman" w:hint="eastAsia"/>
            <w:lang w:eastAsia="zh-CN"/>
          </w:rPr>
          <w:t>NNT</w:t>
        </w:r>
        <w:r w:rsidR="0082282D">
          <w:rPr>
            <w:rFonts w:ascii="Times New Roman" w:hAnsi="Times New Roman" w:cs="Times New Roman" w:hint="eastAsia"/>
            <w:lang w:eastAsia="zh-CN"/>
          </w:rPr>
          <w:t>）。</w:t>
        </w:r>
      </w:ins>
    </w:p>
    <w:p w14:paraId="0F05854E" w14:textId="37714D49"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队列</w:t>
      </w:r>
      <w:r>
        <w:rPr>
          <w:rFonts w:ascii="Times New Roman" w:hAnsi="Times New Roman" w:cs="Times New Roman"/>
          <w:lang w:eastAsia="zh-CN"/>
        </w:rPr>
        <w:t>B</w:t>
      </w:r>
      <w:r>
        <w:rPr>
          <w:rFonts w:ascii="Times New Roman" w:hAnsi="Times New Roman" w:cs="Times New Roman"/>
          <w:lang w:eastAsia="zh-CN"/>
        </w:rPr>
        <w:t>主要估算目标：在</w:t>
      </w:r>
      <w:r>
        <w:rPr>
          <w:rFonts w:ascii="Times New Roman" w:hAnsi="Times New Roman" w:cs="Times New Roman"/>
          <w:lang w:eastAsia="zh-CN"/>
        </w:rPr>
        <w:t>M6</w:t>
      </w:r>
      <w:r>
        <w:rPr>
          <w:rFonts w:ascii="Times New Roman" w:hAnsi="Times New Roman" w:cs="Times New Roman"/>
          <w:lang w:eastAsia="zh-CN"/>
        </w:rPr>
        <w:t>门槛达标并随机化（</w:t>
      </w:r>
      <w:r>
        <w:rPr>
          <w:rFonts w:ascii="Times New Roman" w:hAnsi="Times New Roman" w:cs="Times New Roman"/>
          <w:lang w:eastAsia="zh-CN"/>
        </w:rPr>
        <w:t>ITT</w:t>
      </w:r>
      <w:r>
        <w:rPr>
          <w:rFonts w:ascii="Times New Roman" w:hAnsi="Times New Roman" w:cs="Times New Roman"/>
          <w:lang w:eastAsia="zh-CN"/>
        </w:rPr>
        <w:t>）受试者中，比较</w:t>
      </w:r>
      <w:r>
        <w:rPr>
          <w:rFonts w:ascii="Times New Roman" w:hAnsi="Times New Roman" w:cs="Times New Roman"/>
          <w:lang w:eastAsia="zh-CN"/>
        </w:rPr>
        <w:t>“6</w:t>
      </w:r>
      <w:r>
        <w:rPr>
          <w:rFonts w:ascii="Times New Roman" w:hAnsi="Times New Roman" w:cs="Times New Roman"/>
          <w:lang w:eastAsia="zh-CN"/>
        </w:rPr>
        <w:t>个月停药策略</w:t>
      </w:r>
      <w:r>
        <w:rPr>
          <w:rFonts w:ascii="Times New Roman" w:hAnsi="Times New Roman" w:cs="Times New Roman"/>
          <w:lang w:eastAsia="zh-CN"/>
        </w:rPr>
        <w:t>”</w:t>
      </w:r>
      <w:r>
        <w:rPr>
          <w:rFonts w:ascii="Times New Roman" w:hAnsi="Times New Roman" w:cs="Times New Roman"/>
          <w:lang w:eastAsia="zh-CN"/>
        </w:rPr>
        <w:t>相对于</w:t>
      </w:r>
      <w:r>
        <w:rPr>
          <w:rFonts w:ascii="Times New Roman" w:hAnsi="Times New Roman" w:cs="Times New Roman"/>
          <w:lang w:eastAsia="zh-CN"/>
        </w:rPr>
        <w:t>“9</w:t>
      </w:r>
      <w:r>
        <w:rPr>
          <w:rFonts w:ascii="Times New Roman" w:hAnsi="Times New Roman" w:cs="Times New Roman"/>
          <w:lang w:eastAsia="zh-CN"/>
        </w:rPr>
        <w:t>个月继续治疗策略</w:t>
      </w:r>
      <w:r>
        <w:rPr>
          <w:rFonts w:ascii="Times New Roman" w:hAnsi="Times New Roman" w:cs="Times New Roman"/>
          <w:lang w:eastAsia="zh-CN"/>
        </w:rPr>
        <w:t>”</w:t>
      </w:r>
      <w:r>
        <w:rPr>
          <w:rFonts w:ascii="Times New Roman" w:hAnsi="Times New Roman" w:cs="Times New Roman"/>
          <w:lang w:eastAsia="zh-CN"/>
        </w:rPr>
        <w:t>在</w:t>
      </w:r>
      <w:r>
        <w:rPr>
          <w:rFonts w:ascii="Times New Roman" w:hAnsi="Times New Roman" w:cs="Times New Roman"/>
          <w:lang w:eastAsia="zh-CN"/>
        </w:rPr>
        <w:t>PT-M12</w:t>
      </w:r>
      <w:r>
        <w:rPr>
          <w:rFonts w:ascii="Times New Roman" w:hAnsi="Times New Roman" w:cs="Times New Roman"/>
          <w:lang w:eastAsia="zh-CN"/>
        </w:rPr>
        <w:t>的良好结局率差值（</w:t>
      </w:r>
      <w:r>
        <w:rPr>
          <w:rFonts w:ascii="Times New Roman" w:hAnsi="Times New Roman" w:cs="Times New Roman"/>
          <w:lang w:eastAsia="zh-CN"/>
        </w:rPr>
        <w:t>RD</w:t>
      </w:r>
      <w:r>
        <w:rPr>
          <w:rFonts w:ascii="Times New Roman" w:hAnsi="Times New Roman" w:cs="Times New Roman"/>
          <w:lang w:eastAsia="zh-CN"/>
        </w:rPr>
        <w:t>）。</w:t>
      </w:r>
      <w:ins w:id="14" w:author="jing zhang" w:date="2026-03-03T16:18:00Z" w16du:dateUtc="2026-03-03T08:18:00Z">
        <w:r w:rsidR="0082282D">
          <w:rPr>
            <w:rFonts w:ascii="Times New Roman" w:hAnsi="Times New Roman" w:cs="Times New Roman" w:hint="eastAsia"/>
            <w:lang w:eastAsia="zh-CN"/>
          </w:rPr>
          <w:t>辅以风险差（</w:t>
        </w:r>
        <w:r w:rsidR="0082282D">
          <w:rPr>
            <w:rFonts w:ascii="Times New Roman" w:hAnsi="Times New Roman" w:cs="Times New Roman" w:hint="eastAsia"/>
            <w:lang w:eastAsia="zh-CN"/>
          </w:rPr>
          <w:t>HR</w:t>
        </w:r>
        <w:r w:rsidR="0082282D">
          <w:rPr>
            <w:rFonts w:ascii="Times New Roman" w:hAnsi="Times New Roman" w:cs="Times New Roman" w:hint="eastAsia"/>
            <w:lang w:eastAsia="zh-CN"/>
          </w:rPr>
          <w:t>）及需治疗数（</w:t>
        </w:r>
        <w:r w:rsidR="0082282D">
          <w:rPr>
            <w:rFonts w:ascii="Times New Roman" w:hAnsi="Times New Roman" w:cs="Times New Roman" w:hint="eastAsia"/>
            <w:lang w:eastAsia="zh-CN"/>
          </w:rPr>
          <w:t>NNT</w:t>
        </w:r>
        <w:r w:rsidR="0082282D">
          <w:rPr>
            <w:rFonts w:ascii="Times New Roman" w:hAnsi="Times New Roman" w:cs="Times New Roman" w:hint="eastAsia"/>
            <w:lang w:eastAsia="zh-CN"/>
          </w:rPr>
          <w:t>）。</w:t>
        </w:r>
      </w:ins>
    </w:p>
    <w:p w14:paraId="61D7C332" w14:textId="4AC43242"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3.3 </w:t>
      </w:r>
      <w:del w:id="15" w:author="jing zhang" w:date="2026-03-03T16:16:00Z" w16du:dateUtc="2026-03-03T08:16:00Z">
        <w:r w:rsidDel="0082282D">
          <w:rPr>
            <w:rFonts w:ascii="Times New Roman" w:eastAsia="宋体" w:hAnsi="Times New Roman" w:cs="Times New Roman" w:hint="eastAsia"/>
            <w:lang w:eastAsia="zh-CN"/>
          </w:rPr>
          <w:delText>间发事件</w:delText>
        </w:r>
      </w:del>
      <w:ins w:id="16" w:author="jing zhang" w:date="2026-03-03T16:16:00Z" w16du:dateUtc="2026-03-03T08:16:00Z">
        <w:r w:rsidR="0082282D">
          <w:rPr>
            <w:rFonts w:ascii="Times New Roman" w:eastAsia="宋体" w:hAnsi="Times New Roman" w:cs="Times New Roman" w:hint="eastAsia"/>
            <w:lang w:eastAsia="zh-CN"/>
          </w:rPr>
          <w:t>终点事件</w:t>
        </w:r>
      </w:ins>
      <w:r>
        <w:rPr>
          <w:rFonts w:ascii="Times New Roman" w:eastAsia="宋体" w:hAnsi="Times New Roman" w:cs="Times New Roman"/>
          <w:lang w:eastAsia="zh-CN"/>
        </w:rPr>
        <w:t>与策略</w:t>
      </w:r>
    </w:p>
    <w:p w14:paraId="2D684868" w14:textId="5DEE985A" w:rsidR="00232530" w:rsidRDefault="00000000">
      <w:pPr>
        <w:spacing w:after="120" w:line="300" w:lineRule="auto"/>
        <w:rPr>
          <w:rFonts w:ascii="Times New Roman" w:hAnsi="Times New Roman" w:cs="Times New Roman"/>
          <w:lang w:eastAsia="zh-CN"/>
        </w:rPr>
      </w:pPr>
      <w:proofErr w:type="gramStart"/>
      <w:r>
        <w:rPr>
          <w:rFonts w:ascii="Times New Roman" w:hAnsi="Times New Roman" w:cs="Times New Roman"/>
          <w:lang w:eastAsia="zh-CN"/>
        </w:rPr>
        <w:t>主要间发事件</w:t>
      </w:r>
      <w:proofErr w:type="gramEnd"/>
      <w:r>
        <w:rPr>
          <w:rFonts w:ascii="Times New Roman" w:hAnsi="Times New Roman" w:cs="Times New Roman"/>
          <w:lang w:eastAsia="zh-CN"/>
        </w:rPr>
        <w:t>包括：永久更改抗结核治疗方案、启动救援治疗、提前停药、依从性不足、再感染、</w:t>
      </w:r>
      <w:ins w:id="17" w:author="jing zhang" w:date="2026-03-03T16:19:00Z" w16du:dateUtc="2026-03-03T08:19:00Z">
        <w:r w:rsidR="0082282D" w:rsidRPr="0082282D">
          <w:rPr>
            <w:rFonts w:ascii="Times New Roman" w:hAnsi="Times New Roman" w:cs="Times New Roman" w:hint="eastAsia"/>
            <w:lang w:eastAsia="zh-CN"/>
          </w:rPr>
          <w:t>非结核分枝杆菌</w:t>
        </w:r>
      </w:ins>
      <w:r>
        <w:rPr>
          <w:rFonts w:ascii="Times New Roman" w:hAnsi="Times New Roman" w:cs="Times New Roman"/>
          <w:lang w:eastAsia="zh-CN"/>
        </w:rPr>
        <w:t>NTM</w:t>
      </w:r>
      <w:r>
        <w:rPr>
          <w:rFonts w:ascii="Times New Roman" w:hAnsi="Times New Roman" w:cs="Times New Roman"/>
          <w:lang w:eastAsia="zh-CN"/>
        </w:rPr>
        <w:t>鉴定、任何原因死亡、撤回同意</w:t>
      </w:r>
      <w:r>
        <w:rPr>
          <w:rFonts w:ascii="Times New Roman" w:hAnsi="Times New Roman" w:cs="Times New Roman"/>
          <w:lang w:eastAsia="zh-CN"/>
        </w:rPr>
        <w:t>/</w:t>
      </w:r>
      <w:proofErr w:type="gramStart"/>
      <w:r>
        <w:rPr>
          <w:rFonts w:ascii="Times New Roman" w:hAnsi="Times New Roman" w:cs="Times New Roman"/>
          <w:lang w:eastAsia="zh-CN"/>
        </w:rPr>
        <w:t>失访导致</w:t>
      </w:r>
      <w:proofErr w:type="gramEnd"/>
      <w:r>
        <w:rPr>
          <w:rFonts w:ascii="Times New Roman" w:hAnsi="Times New Roman" w:cs="Times New Roman"/>
          <w:lang w:eastAsia="zh-CN"/>
        </w:rPr>
        <w:t>主要终点缺失等。</w:t>
      </w:r>
    </w:p>
    <w:p w14:paraId="14AE7F32"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主要分析采用如下策略：（</w:t>
      </w:r>
      <w:r>
        <w:rPr>
          <w:rFonts w:ascii="Times New Roman" w:hAnsi="Times New Roman" w:cs="Times New Roman"/>
          <w:lang w:eastAsia="zh-CN"/>
        </w:rPr>
        <w:t>1</w:t>
      </w:r>
      <w:r>
        <w:rPr>
          <w:rFonts w:ascii="Times New Roman" w:hAnsi="Times New Roman" w:cs="Times New Roman"/>
          <w:lang w:eastAsia="zh-CN"/>
        </w:rPr>
        <w:t>）</w:t>
      </w:r>
      <w:r>
        <w:rPr>
          <w:rFonts w:ascii="Times New Roman" w:hAnsi="Times New Roman" w:cs="Times New Roman"/>
          <w:lang w:eastAsia="zh-CN"/>
        </w:rPr>
        <w:t>“</w:t>
      </w:r>
      <w:r>
        <w:rPr>
          <w:rFonts w:ascii="Times New Roman" w:hAnsi="Times New Roman" w:cs="Times New Roman"/>
          <w:lang w:eastAsia="zh-CN"/>
        </w:rPr>
        <w:t>因疗效欠佳永久更改方案</w:t>
      </w:r>
      <w:r>
        <w:rPr>
          <w:rFonts w:ascii="Times New Roman" w:hAnsi="Times New Roman" w:cs="Times New Roman"/>
          <w:lang w:eastAsia="zh-CN"/>
        </w:rPr>
        <w:t>/</w:t>
      </w:r>
      <w:r>
        <w:rPr>
          <w:rFonts w:ascii="Times New Roman" w:hAnsi="Times New Roman" w:cs="Times New Roman"/>
          <w:lang w:eastAsia="zh-CN"/>
        </w:rPr>
        <w:t>救援治疗</w:t>
      </w:r>
      <w:r>
        <w:rPr>
          <w:rFonts w:ascii="Times New Roman" w:hAnsi="Times New Roman" w:cs="Times New Roman"/>
          <w:lang w:eastAsia="zh-CN"/>
        </w:rPr>
        <w:t>”</w:t>
      </w:r>
      <w:r>
        <w:rPr>
          <w:rFonts w:ascii="Times New Roman" w:hAnsi="Times New Roman" w:cs="Times New Roman"/>
          <w:lang w:eastAsia="zh-CN"/>
        </w:rPr>
        <w:t>按复合终点构成事件计为不良；（</w:t>
      </w:r>
      <w:r>
        <w:rPr>
          <w:rFonts w:ascii="Times New Roman" w:hAnsi="Times New Roman" w:cs="Times New Roman"/>
          <w:lang w:eastAsia="zh-CN"/>
        </w:rPr>
        <w:t>2</w:t>
      </w:r>
      <w:r>
        <w:rPr>
          <w:rFonts w:ascii="Times New Roman" w:hAnsi="Times New Roman" w:cs="Times New Roman"/>
          <w:lang w:eastAsia="zh-CN"/>
        </w:rPr>
        <w:t>）再感染：</w:t>
      </w:r>
      <w:proofErr w:type="gramStart"/>
      <w:r>
        <w:rPr>
          <w:rFonts w:ascii="Times New Roman" w:hAnsi="Times New Roman" w:cs="Times New Roman"/>
          <w:lang w:eastAsia="zh-CN"/>
        </w:rPr>
        <w:t>主分析按</w:t>
      </w:r>
      <w:proofErr w:type="gramEnd"/>
      <w:r>
        <w:rPr>
          <w:rFonts w:ascii="Times New Roman" w:hAnsi="Times New Roman" w:cs="Times New Roman"/>
          <w:lang w:eastAsia="zh-CN"/>
        </w:rPr>
        <w:t>不良（保守）；（</w:t>
      </w:r>
      <w:r>
        <w:rPr>
          <w:rFonts w:ascii="Times New Roman" w:hAnsi="Times New Roman" w:cs="Times New Roman"/>
          <w:lang w:eastAsia="zh-CN"/>
        </w:rPr>
        <w:t>3</w:t>
      </w:r>
      <w:r>
        <w:rPr>
          <w:rFonts w:ascii="Times New Roman" w:hAnsi="Times New Roman" w:cs="Times New Roman"/>
          <w:lang w:eastAsia="zh-CN"/>
        </w:rPr>
        <w:t>）</w:t>
      </w:r>
      <w:r>
        <w:rPr>
          <w:rFonts w:ascii="Times New Roman" w:hAnsi="Times New Roman" w:cs="Times New Roman"/>
          <w:lang w:eastAsia="zh-CN"/>
        </w:rPr>
        <w:t>NTM/</w:t>
      </w:r>
      <w:r>
        <w:rPr>
          <w:rFonts w:ascii="Times New Roman" w:hAnsi="Times New Roman" w:cs="Times New Roman"/>
          <w:lang w:eastAsia="zh-CN"/>
        </w:rPr>
        <w:t>污染：不计入复发</w:t>
      </w:r>
      <w:r>
        <w:rPr>
          <w:rFonts w:ascii="Times New Roman" w:hAnsi="Times New Roman" w:cs="Times New Roman"/>
          <w:lang w:eastAsia="zh-CN"/>
        </w:rPr>
        <w:t>/</w:t>
      </w:r>
      <w:r>
        <w:rPr>
          <w:rFonts w:ascii="Times New Roman" w:hAnsi="Times New Roman" w:cs="Times New Roman"/>
          <w:lang w:eastAsia="zh-CN"/>
        </w:rPr>
        <w:t>失败事件，按</w:t>
      </w:r>
      <w:r>
        <w:rPr>
          <w:rFonts w:ascii="Times New Roman" w:hAnsi="Times New Roman" w:cs="Times New Roman"/>
          <w:lang w:eastAsia="zh-CN"/>
        </w:rPr>
        <w:t>CEC</w:t>
      </w:r>
      <w:r>
        <w:rPr>
          <w:rFonts w:ascii="Times New Roman" w:hAnsi="Times New Roman" w:cs="Times New Roman"/>
          <w:lang w:eastAsia="zh-CN"/>
        </w:rPr>
        <w:t>裁决结果处理；（</w:t>
      </w:r>
      <w:r>
        <w:rPr>
          <w:rFonts w:ascii="Times New Roman" w:hAnsi="Times New Roman" w:cs="Times New Roman"/>
          <w:lang w:eastAsia="zh-CN"/>
        </w:rPr>
        <w:t>4</w:t>
      </w:r>
      <w:r>
        <w:rPr>
          <w:rFonts w:ascii="Times New Roman" w:hAnsi="Times New Roman" w:cs="Times New Roman"/>
          <w:lang w:eastAsia="zh-CN"/>
        </w:rPr>
        <w:t>）任何原因死亡：按主要终点失败处理，并在结果中区分</w:t>
      </w:r>
      <w:r>
        <w:rPr>
          <w:rFonts w:ascii="Times New Roman" w:hAnsi="Times New Roman" w:cs="Times New Roman"/>
          <w:lang w:eastAsia="zh-CN"/>
        </w:rPr>
        <w:t>TB</w:t>
      </w:r>
      <w:r>
        <w:rPr>
          <w:rFonts w:ascii="Times New Roman" w:hAnsi="Times New Roman" w:cs="Times New Roman"/>
          <w:lang w:eastAsia="zh-CN"/>
        </w:rPr>
        <w:t>相关</w:t>
      </w: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TB</w:t>
      </w:r>
      <w:r>
        <w:rPr>
          <w:rFonts w:ascii="Times New Roman" w:hAnsi="Times New Roman" w:cs="Times New Roman"/>
          <w:lang w:eastAsia="zh-CN"/>
        </w:rPr>
        <w:t>相关</w:t>
      </w:r>
      <w:r>
        <w:rPr>
          <w:rFonts w:ascii="Times New Roman" w:hAnsi="Times New Roman" w:cs="Times New Roman"/>
          <w:lang w:eastAsia="zh-CN"/>
        </w:rPr>
        <w:t>/</w:t>
      </w:r>
      <w:r>
        <w:rPr>
          <w:rFonts w:ascii="Times New Roman" w:hAnsi="Times New Roman" w:cs="Times New Roman"/>
          <w:lang w:eastAsia="zh-CN"/>
        </w:rPr>
        <w:t>无法判定；（</w:t>
      </w:r>
      <w:r>
        <w:rPr>
          <w:rFonts w:ascii="Times New Roman" w:hAnsi="Times New Roman" w:cs="Times New Roman"/>
          <w:lang w:eastAsia="zh-CN"/>
        </w:rPr>
        <w:t>5</w:t>
      </w:r>
      <w:r>
        <w:rPr>
          <w:rFonts w:ascii="Times New Roman" w:hAnsi="Times New Roman" w:cs="Times New Roman"/>
          <w:lang w:eastAsia="zh-CN"/>
        </w:rPr>
        <w:t>）撤回同意或</w:t>
      </w:r>
      <w:proofErr w:type="gramStart"/>
      <w:r>
        <w:rPr>
          <w:rFonts w:ascii="Times New Roman" w:hAnsi="Times New Roman" w:cs="Times New Roman"/>
          <w:lang w:eastAsia="zh-CN"/>
        </w:rPr>
        <w:t>失访导致</w:t>
      </w:r>
      <w:proofErr w:type="gramEnd"/>
      <w:r>
        <w:rPr>
          <w:rFonts w:ascii="Times New Roman" w:hAnsi="Times New Roman" w:cs="Times New Roman"/>
          <w:lang w:eastAsia="zh-CN"/>
        </w:rPr>
        <w:t>主要终点不可判定：</w:t>
      </w:r>
      <w:proofErr w:type="gramStart"/>
      <w:r>
        <w:rPr>
          <w:rFonts w:ascii="Times New Roman" w:hAnsi="Times New Roman" w:cs="Times New Roman"/>
          <w:lang w:eastAsia="zh-CN"/>
        </w:rPr>
        <w:t>主分析按</w:t>
      </w:r>
      <w:proofErr w:type="gramEnd"/>
      <w:r>
        <w:rPr>
          <w:rFonts w:ascii="Times New Roman" w:hAnsi="Times New Roman" w:cs="Times New Roman"/>
          <w:lang w:eastAsia="zh-CN"/>
        </w:rPr>
        <w:t>不良（</w:t>
      </w:r>
      <w:r>
        <w:rPr>
          <w:rFonts w:ascii="Times New Roman" w:hAnsi="Times New Roman" w:cs="Times New Roman"/>
          <w:lang w:eastAsia="zh-CN"/>
        </w:rPr>
        <w:t>Missing=Unfavorable</w:t>
      </w:r>
      <w:r>
        <w:rPr>
          <w:rFonts w:ascii="Times New Roman" w:hAnsi="Times New Roman" w:cs="Times New Roman"/>
          <w:lang w:eastAsia="zh-CN"/>
        </w:rPr>
        <w:t>）；（</w:t>
      </w:r>
      <w:r>
        <w:rPr>
          <w:rFonts w:ascii="Times New Roman" w:hAnsi="Times New Roman" w:cs="Times New Roman"/>
          <w:lang w:eastAsia="zh-CN"/>
        </w:rPr>
        <w:t>6</w:t>
      </w:r>
      <w:r>
        <w:rPr>
          <w:rFonts w:ascii="Times New Roman" w:hAnsi="Times New Roman" w:cs="Times New Roman"/>
          <w:lang w:eastAsia="zh-CN"/>
        </w:rPr>
        <w:t>）仅因毒性导致的剂量调整</w:t>
      </w:r>
      <w:r>
        <w:rPr>
          <w:rFonts w:ascii="Times New Roman" w:hAnsi="Times New Roman" w:cs="Times New Roman"/>
          <w:lang w:eastAsia="zh-CN"/>
        </w:rPr>
        <w:t>/</w:t>
      </w:r>
      <w:r>
        <w:rPr>
          <w:rFonts w:ascii="Times New Roman" w:hAnsi="Times New Roman" w:cs="Times New Roman"/>
          <w:lang w:eastAsia="zh-CN"/>
        </w:rPr>
        <w:t>药物替换：不直接构成不良结局，但其后续导致的疗效事件或缺失结局按上述规则归类。</w:t>
      </w:r>
    </w:p>
    <w:p w14:paraId="05526A99" w14:textId="77777777" w:rsidR="00232530" w:rsidRDefault="00000000">
      <w:pPr>
        <w:pStyle w:val="21"/>
        <w:rPr>
          <w:rFonts w:ascii="Times New Roman" w:eastAsia="宋体" w:hAnsi="Times New Roman" w:cs="Times New Roman"/>
        </w:rPr>
      </w:pPr>
      <w:r>
        <w:rPr>
          <w:rFonts w:ascii="Times New Roman" w:eastAsia="宋体" w:hAnsi="Times New Roman" w:cs="Times New Roman"/>
        </w:rPr>
        <w:lastRenderedPageBreak/>
        <w:t xml:space="preserve">3.4 </w:t>
      </w:r>
      <w:proofErr w:type="spellStart"/>
      <w:r>
        <w:rPr>
          <w:rFonts w:ascii="Times New Roman" w:eastAsia="宋体" w:hAnsi="Times New Roman" w:cs="Times New Roman"/>
        </w:rPr>
        <w:t>估算目标汇总表</w:t>
      </w:r>
      <w:proofErr w:type="spellEnd"/>
    </w:p>
    <w:tbl>
      <w:tblPr>
        <w:tblStyle w:val="af4"/>
        <w:tblW w:w="0" w:type="auto"/>
        <w:jc w:val="center"/>
        <w:tblLayout w:type="fixed"/>
        <w:tblLook w:val="04A0" w:firstRow="1" w:lastRow="0" w:firstColumn="1" w:lastColumn="0" w:noHBand="0" w:noVBand="1"/>
      </w:tblPr>
      <w:tblGrid>
        <w:gridCol w:w="1949"/>
        <w:gridCol w:w="1949"/>
        <w:gridCol w:w="1949"/>
        <w:gridCol w:w="4082"/>
        <w:gridCol w:w="1949"/>
      </w:tblGrid>
      <w:tr w:rsidR="00232530" w14:paraId="1D967998" w14:textId="77777777">
        <w:trPr>
          <w:jc w:val="center"/>
        </w:trPr>
        <w:tc>
          <w:tcPr>
            <w:tcW w:w="1701" w:type="dxa"/>
          </w:tcPr>
          <w:p w14:paraId="45D0235C" w14:textId="77777777" w:rsidR="00232530" w:rsidRDefault="00000000">
            <w:pPr>
              <w:spacing w:after="0" w:line="264" w:lineRule="auto"/>
              <w:rPr>
                <w:rFonts w:ascii="Times New Roman" w:hAnsi="Times New Roman" w:cs="Times New Roman"/>
              </w:rPr>
            </w:pPr>
            <w:proofErr w:type="spellStart"/>
            <w:r>
              <w:rPr>
                <w:rFonts w:ascii="Times New Roman" w:hAnsi="Times New Roman" w:cs="Times New Roman"/>
                <w:sz w:val="19"/>
              </w:rPr>
              <w:t>比较</w:t>
            </w:r>
            <w:proofErr w:type="spellEnd"/>
          </w:p>
        </w:tc>
        <w:tc>
          <w:tcPr>
            <w:tcW w:w="1814" w:type="dxa"/>
          </w:tcPr>
          <w:p w14:paraId="5CE9479A" w14:textId="77777777" w:rsidR="00232530" w:rsidRDefault="00000000">
            <w:pPr>
              <w:spacing w:after="0" w:line="264" w:lineRule="auto"/>
              <w:rPr>
                <w:rFonts w:ascii="Times New Roman" w:hAnsi="Times New Roman" w:cs="Times New Roman"/>
              </w:rPr>
            </w:pPr>
            <w:proofErr w:type="spellStart"/>
            <w:r>
              <w:rPr>
                <w:rFonts w:ascii="Times New Roman" w:hAnsi="Times New Roman" w:cs="Times New Roman"/>
                <w:sz w:val="19"/>
              </w:rPr>
              <w:t>目标人群</w:t>
            </w:r>
            <w:proofErr w:type="spellEnd"/>
          </w:p>
        </w:tc>
        <w:tc>
          <w:tcPr>
            <w:tcW w:w="1814" w:type="dxa"/>
          </w:tcPr>
          <w:p w14:paraId="7C6CCE36" w14:textId="77777777" w:rsidR="00232530" w:rsidRDefault="00000000">
            <w:pPr>
              <w:spacing w:after="0" w:line="264" w:lineRule="auto"/>
              <w:rPr>
                <w:rFonts w:ascii="Times New Roman" w:hAnsi="Times New Roman" w:cs="Times New Roman"/>
              </w:rPr>
            </w:pPr>
            <w:r>
              <w:rPr>
                <w:rFonts w:ascii="Times New Roman" w:hAnsi="Times New Roman" w:cs="Times New Roman"/>
                <w:sz w:val="19"/>
              </w:rPr>
              <w:t>终点（</w:t>
            </w:r>
            <w:r>
              <w:rPr>
                <w:rFonts w:ascii="Times New Roman" w:hAnsi="Times New Roman" w:cs="Times New Roman"/>
                <w:sz w:val="19"/>
              </w:rPr>
              <w:t>PT-M12</w:t>
            </w:r>
            <w:r>
              <w:rPr>
                <w:rFonts w:ascii="Times New Roman" w:hAnsi="Times New Roman" w:cs="Times New Roman"/>
                <w:sz w:val="19"/>
              </w:rPr>
              <w:t>）</w:t>
            </w:r>
          </w:p>
        </w:tc>
        <w:tc>
          <w:tcPr>
            <w:tcW w:w="4082" w:type="dxa"/>
          </w:tcPr>
          <w:p w14:paraId="752FE3B4" w14:textId="77777777" w:rsidR="00232530" w:rsidRDefault="00000000">
            <w:pPr>
              <w:spacing w:after="0" w:line="264" w:lineRule="auto"/>
              <w:rPr>
                <w:rFonts w:ascii="Times New Roman" w:hAnsi="Times New Roman" w:cs="Times New Roman"/>
              </w:rPr>
            </w:pPr>
            <w:proofErr w:type="spellStart"/>
            <w:r>
              <w:rPr>
                <w:rFonts w:ascii="Times New Roman" w:hAnsi="Times New Roman" w:cs="Times New Roman"/>
                <w:sz w:val="19"/>
              </w:rPr>
              <w:t>事件策略（摘要</w:t>
            </w:r>
            <w:proofErr w:type="spellEnd"/>
            <w:r>
              <w:rPr>
                <w:rFonts w:ascii="Times New Roman" w:hAnsi="Times New Roman" w:cs="Times New Roman"/>
                <w:sz w:val="19"/>
              </w:rPr>
              <w:t>）</w:t>
            </w:r>
          </w:p>
        </w:tc>
        <w:tc>
          <w:tcPr>
            <w:tcW w:w="1417" w:type="dxa"/>
          </w:tcPr>
          <w:p w14:paraId="493F546B" w14:textId="77777777" w:rsidR="00232530" w:rsidRDefault="00000000">
            <w:pPr>
              <w:spacing w:after="0" w:line="264" w:lineRule="auto"/>
              <w:rPr>
                <w:rFonts w:ascii="Times New Roman" w:hAnsi="Times New Roman" w:cs="Times New Roman"/>
              </w:rPr>
            </w:pPr>
            <w:proofErr w:type="spellStart"/>
            <w:r>
              <w:rPr>
                <w:rFonts w:ascii="Times New Roman" w:hAnsi="Times New Roman" w:cs="Times New Roman"/>
                <w:sz w:val="19"/>
              </w:rPr>
              <w:t>汇总指标</w:t>
            </w:r>
            <w:proofErr w:type="spellEnd"/>
          </w:p>
        </w:tc>
      </w:tr>
      <w:tr w:rsidR="00232530" w14:paraId="4FF216F1" w14:textId="77777777">
        <w:trPr>
          <w:jc w:val="center"/>
        </w:trPr>
        <w:tc>
          <w:tcPr>
            <w:tcW w:w="1949" w:type="dxa"/>
          </w:tcPr>
          <w:p w14:paraId="30C38533" w14:textId="77777777" w:rsidR="00232530" w:rsidRDefault="00000000">
            <w:pPr>
              <w:spacing w:after="0" w:line="264" w:lineRule="auto"/>
              <w:rPr>
                <w:rFonts w:ascii="Times New Roman" w:hAnsi="Times New Roman" w:cs="Times New Roman"/>
              </w:rPr>
            </w:pPr>
            <w:r>
              <w:rPr>
                <w:rFonts w:ascii="Times New Roman" w:hAnsi="Times New Roman" w:cs="Times New Roman"/>
                <w:sz w:val="19"/>
              </w:rPr>
              <w:t>队列</w:t>
            </w:r>
            <w:r>
              <w:rPr>
                <w:rFonts w:ascii="Times New Roman" w:hAnsi="Times New Roman" w:cs="Times New Roman"/>
                <w:sz w:val="19"/>
              </w:rPr>
              <w:t>A</w:t>
            </w:r>
            <w:r>
              <w:rPr>
                <w:rFonts w:ascii="Times New Roman" w:hAnsi="Times New Roman" w:cs="Times New Roman"/>
                <w:sz w:val="19"/>
              </w:rPr>
              <w:t>：</w:t>
            </w:r>
            <w:r>
              <w:rPr>
                <w:rFonts w:ascii="Times New Roman" w:hAnsi="Times New Roman" w:cs="Times New Roman"/>
                <w:sz w:val="19"/>
              </w:rPr>
              <w:t>A1 vs A3</w:t>
            </w:r>
          </w:p>
        </w:tc>
        <w:tc>
          <w:tcPr>
            <w:tcW w:w="1949" w:type="dxa"/>
          </w:tcPr>
          <w:p w14:paraId="57D9CC38" w14:textId="77777777" w:rsidR="00232530" w:rsidRDefault="00000000">
            <w:pPr>
              <w:spacing w:after="0" w:line="264" w:lineRule="auto"/>
              <w:rPr>
                <w:rFonts w:ascii="Times New Roman" w:hAnsi="Times New Roman" w:cs="Times New Roman"/>
              </w:rPr>
            </w:pPr>
            <w:proofErr w:type="spellStart"/>
            <w:r>
              <w:rPr>
                <w:rFonts w:ascii="Times New Roman" w:hAnsi="Times New Roman" w:cs="Times New Roman"/>
                <w:sz w:val="19"/>
              </w:rPr>
              <w:t>基线随机化</w:t>
            </w:r>
            <w:r>
              <w:rPr>
                <w:rFonts w:ascii="Times New Roman" w:hAnsi="Times New Roman" w:cs="Times New Roman"/>
                <w:sz w:val="19"/>
              </w:rPr>
              <w:t>ITT</w:t>
            </w:r>
            <w:proofErr w:type="spellEnd"/>
          </w:p>
        </w:tc>
        <w:tc>
          <w:tcPr>
            <w:tcW w:w="1949" w:type="dxa"/>
          </w:tcPr>
          <w:p w14:paraId="597C6040" w14:textId="77777777" w:rsidR="00232530" w:rsidRDefault="00000000">
            <w:pPr>
              <w:spacing w:after="0" w:line="264" w:lineRule="auto"/>
              <w:rPr>
                <w:rFonts w:ascii="Times New Roman" w:hAnsi="Times New Roman" w:cs="Times New Roman"/>
              </w:rPr>
            </w:pPr>
            <w:proofErr w:type="spellStart"/>
            <w:r>
              <w:rPr>
                <w:rFonts w:ascii="Times New Roman" w:hAnsi="Times New Roman" w:cs="Times New Roman"/>
                <w:sz w:val="19"/>
              </w:rPr>
              <w:t>良好结局（二分类</w:t>
            </w:r>
            <w:proofErr w:type="spellEnd"/>
            <w:r>
              <w:rPr>
                <w:rFonts w:ascii="Times New Roman" w:hAnsi="Times New Roman" w:cs="Times New Roman"/>
                <w:sz w:val="19"/>
              </w:rPr>
              <w:t>）</w:t>
            </w:r>
          </w:p>
        </w:tc>
        <w:tc>
          <w:tcPr>
            <w:tcW w:w="1949" w:type="dxa"/>
          </w:tcPr>
          <w:p w14:paraId="13856446" w14:textId="77777777" w:rsidR="00232530" w:rsidRDefault="00000000">
            <w:pPr>
              <w:spacing w:after="0" w:line="264" w:lineRule="auto"/>
              <w:rPr>
                <w:rFonts w:ascii="Times New Roman" w:hAnsi="Times New Roman" w:cs="Times New Roman"/>
                <w:lang w:eastAsia="zh-CN"/>
              </w:rPr>
            </w:pPr>
            <w:r>
              <w:rPr>
                <w:rFonts w:ascii="Times New Roman" w:hAnsi="Times New Roman" w:cs="Times New Roman"/>
                <w:sz w:val="19"/>
                <w:lang w:eastAsia="zh-CN"/>
              </w:rPr>
              <w:t>复合：失败</w:t>
            </w:r>
            <w:r>
              <w:rPr>
                <w:rFonts w:ascii="Times New Roman" w:hAnsi="Times New Roman" w:cs="Times New Roman"/>
                <w:sz w:val="19"/>
                <w:lang w:eastAsia="zh-CN"/>
              </w:rPr>
              <w:t>/</w:t>
            </w:r>
            <w:r>
              <w:rPr>
                <w:rFonts w:ascii="Times New Roman" w:hAnsi="Times New Roman" w:cs="Times New Roman"/>
                <w:sz w:val="19"/>
                <w:lang w:eastAsia="zh-CN"/>
              </w:rPr>
              <w:t>复发</w:t>
            </w:r>
            <w:r>
              <w:rPr>
                <w:rFonts w:ascii="Times New Roman" w:hAnsi="Times New Roman" w:cs="Times New Roman"/>
                <w:sz w:val="19"/>
                <w:lang w:eastAsia="zh-CN"/>
              </w:rPr>
              <w:t>/</w:t>
            </w:r>
            <w:r>
              <w:rPr>
                <w:rFonts w:ascii="Times New Roman" w:hAnsi="Times New Roman" w:cs="Times New Roman"/>
                <w:sz w:val="19"/>
                <w:lang w:eastAsia="zh-CN"/>
              </w:rPr>
              <w:t>死亡</w:t>
            </w:r>
            <w:r>
              <w:rPr>
                <w:rFonts w:ascii="Times New Roman" w:hAnsi="Times New Roman" w:cs="Times New Roman"/>
                <w:sz w:val="19"/>
                <w:lang w:eastAsia="zh-CN"/>
              </w:rPr>
              <w:t>/</w:t>
            </w:r>
            <w:r>
              <w:rPr>
                <w:rFonts w:ascii="Times New Roman" w:hAnsi="Times New Roman" w:cs="Times New Roman"/>
                <w:sz w:val="19"/>
                <w:lang w:eastAsia="zh-CN"/>
              </w:rPr>
              <w:t>疗效欠佳改方案</w:t>
            </w:r>
            <w:r>
              <w:rPr>
                <w:rFonts w:ascii="Times New Roman" w:hAnsi="Times New Roman" w:cs="Times New Roman"/>
                <w:sz w:val="19"/>
                <w:lang w:eastAsia="zh-CN"/>
              </w:rPr>
              <w:t>=</w:t>
            </w:r>
            <w:r>
              <w:rPr>
                <w:rFonts w:ascii="Times New Roman" w:hAnsi="Times New Roman" w:cs="Times New Roman"/>
                <w:sz w:val="19"/>
                <w:lang w:eastAsia="zh-CN"/>
              </w:rPr>
              <w:t>不良；再感染</w:t>
            </w:r>
            <w:r>
              <w:rPr>
                <w:rFonts w:ascii="Times New Roman" w:hAnsi="Times New Roman" w:cs="Times New Roman"/>
                <w:sz w:val="19"/>
                <w:lang w:eastAsia="zh-CN"/>
              </w:rPr>
              <w:t>=</w:t>
            </w:r>
            <w:r>
              <w:rPr>
                <w:rFonts w:ascii="Times New Roman" w:hAnsi="Times New Roman" w:cs="Times New Roman"/>
                <w:sz w:val="19"/>
                <w:lang w:eastAsia="zh-CN"/>
              </w:rPr>
              <w:t>不良；缺失</w:t>
            </w:r>
            <w:r>
              <w:rPr>
                <w:rFonts w:ascii="Times New Roman" w:hAnsi="Times New Roman" w:cs="Times New Roman"/>
                <w:sz w:val="19"/>
                <w:lang w:eastAsia="zh-CN"/>
              </w:rPr>
              <w:t>=</w:t>
            </w:r>
            <w:r>
              <w:rPr>
                <w:rFonts w:ascii="Times New Roman" w:hAnsi="Times New Roman" w:cs="Times New Roman"/>
                <w:sz w:val="19"/>
                <w:lang w:eastAsia="zh-CN"/>
              </w:rPr>
              <w:t>不良</w:t>
            </w:r>
          </w:p>
        </w:tc>
        <w:tc>
          <w:tcPr>
            <w:tcW w:w="1949" w:type="dxa"/>
          </w:tcPr>
          <w:p w14:paraId="7F648FEB" w14:textId="77777777" w:rsidR="00232530" w:rsidRDefault="00000000">
            <w:pPr>
              <w:spacing w:after="0" w:line="264" w:lineRule="auto"/>
              <w:rPr>
                <w:rFonts w:ascii="Times New Roman" w:hAnsi="Times New Roman" w:cs="Times New Roman"/>
              </w:rPr>
            </w:pPr>
            <w:proofErr w:type="spellStart"/>
            <w:r>
              <w:rPr>
                <w:rFonts w:ascii="Times New Roman" w:hAnsi="Times New Roman" w:cs="Times New Roman"/>
                <w:sz w:val="19"/>
              </w:rPr>
              <w:t>RD</w:t>
            </w:r>
            <w:r>
              <w:rPr>
                <w:rFonts w:ascii="Times New Roman" w:hAnsi="Times New Roman" w:cs="Times New Roman"/>
                <w:sz w:val="19"/>
              </w:rPr>
              <w:t>及</w:t>
            </w:r>
            <w:r>
              <w:rPr>
                <w:rFonts w:ascii="Times New Roman" w:hAnsi="Times New Roman" w:cs="Times New Roman"/>
                <w:sz w:val="19"/>
              </w:rPr>
              <w:t>CI</w:t>
            </w:r>
            <w:proofErr w:type="spellEnd"/>
          </w:p>
        </w:tc>
      </w:tr>
      <w:tr w:rsidR="00232530" w14:paraId="50993B1D" w14:textId="77777777">
        <w:trPr>
          <w:jc w:val="center"/>
        </w:trPr>
        <w:tc>
          <w:tcPr>
            <w:tcW w:w="1949" w:type="dxa"/>
          </w:tcPr>
          <w:p w14:paraId="1566FD09" w14:textId="77777777" w:rsidR="00232530" w:rsidRDefault="00000000">
            <w:pPr>
              <w:spacing w:after="0" w:line="264" w:lineRule="auto"/>
              <w:rPr>
                <w:rFonts w:ascii="Times New Roman" w:hAnsi="Times New Roman" w:cs="Times New Roman"/>
              </w:rPr>
            </w:pPr>
            <w:r>
              <w:rPr>
                <w:rFonts w:ascii="Times New Roman" w:hAnsi="Times New Roman" w:cs="Times New Roman"/>
                <w:sz w:val="19"/>
              </w:rPr>
              <w:t>队列</w:t>
            </w:r>
            <w:r>
              <w:rPr>
                <w:rFonts w:ascii="Times New Roman" w:hAnsi="Times New Roman" w:cs="Times New Roman"/>
                <w:sz w:val="19"/>
              </w:rPr>
              <w:t>A</w:t>
            </w:r>
            <w:r>
              <w:rPr>
                <w:rFonts w:ascii="Times New Roman" w:hAnsi="Times New Roman" w:cs="Times New Roman"/>
                <w:sz w:val="19"/>
              </w:rPr>
              <w:t>：</w:t>
            </w:r>
            <w:r>
              <w:rPr>
                <w:rFonts w:ascii="Times New Roman" w:hAnsi="Times New Roman" w:cs="Times New Roman"/>
                <w:sz w:val="19"/>
              </w:rPr>
              <w:t>A2 vs A3</w:t>
            </w:r>
          </w:p>
        </w:tc>
        <w:tc>
          <w:tcPr>
            <w:tcW w:w="1949" w:type="dxa"/>
          </w:tcPr>
          <w:p w14:paraId="2B0601CF" w14:textId="77777777" w:rsidR="00232530" w:rsidRDefault="00000000">
            <w:pPr>
              <w:spacing w:after="0" w:line="264" w:lineRule="auto"/>
              <w:rPr>
                <w:rFonts w:ascii="Times New Roman" w:hAnsi="Times New Roman" w:cs="Times New Roman"/>
              </w:rPr>
            </w:pPr>
            <w:proofErr w:type="spellStart"/>
            <w:r>
              <w:rPr>
                <w:rFonts w:ascii="Times New Roman" w:hAnsi="Times New Roman" w:cs="Times New Roman"/>
                <w:sz w:val="19"/>
              </w:rPr>
              <w:t>基线随机化</w:t>
            </w:r>
            <w:r>
              <w:rPr>
                <w:rFonts w:ascii="Times New Roman" w:hAnsi="Times New Roman" w:cs="Times New Roman"/>
                <w:sz w:val="19"/>
              </w:rPr>
              <w:t>ITT</w:t>
            </w:r>
            <w:proofErr w:type="spellEnd"/>
          </w:p>
        </w:tc>
        <w:tc>
          <w:tcPr>
            <w:tcW w:w="1949" w:type="dxa"/>
          </w:tcPr>
          <w:p w14:paraId="20803D3D" w14:textId="77777777" w:rsidR="00232530" w:rsidRDefault="00000000">
            <w:pPr>
              <w:spacing w:after="0" w:line="264" w:lineRule="auto"/>
              <w:rPr>
                <w:rFonts w:ascii="Times New Roman" w:hAnsi="Times New Roman" w:cs="Times New Roman"/>
              </w:rPr>
            </w:pPr>
            <w:proofErr w:type="spellStart"/>
            <w:r>
              <w:rPr>
                <w:rFonts w:ascii="Times New Roman" w:hAnsi="Times New Roman" w:cs="Times New Roman"/>
                <w:sz w:val="19"/>
              </w:rPr>
              <w:t>同上</w:t>
            </w:r>
            <w:proofErr w:type="spellEnd"/>
          </w:p>
        </w:tc>
        <w:tc>
          <w:tcPr>
            <w:tcW w:w="1949" w:type="dxa"/>
          </w:tcPr>
          <w:p w14:paraId="72BA1B3C" w14:textId="77777777" w:rsidR="00232530" w:rsidRDefault="00000000">
            <w:pPr>
              <w:spacing w:after="0" w:line="264" w:lineRule="auto"/>
              <w:rPr>
                <w:rFonts w:ascii="Times New Roman" w:hAnsi="Times New Roman" w:cs="Times New Roman"/>
              </w:rPr>
            </w:pPr>
            <w:proofErr w:type="spellStart"/>
            <w:r>
              <w:rPr>
                <w:rFonts w:ascii="Times New Roman" w:hAnsi="Times New Roman" w:cs="Times New Roman"/>
                <w:sz w:val="19"/>
              </w:rPr>
              <w:t>同上</w:t>
            </w:r>
            <w:proofErr w:type="spellEnd"/>
          </w:p>
        </w:tc>
        <w:tc>
          <w:tcPr>
            <w:tcW w:w="1949" w:type="dxa"/>
          </w:tcPr>
          <w:p w14:paraId="68B3B0F9" w14:textId="77777777" w:rsidR="00232530" w:rsidRDefault="00000000">
            <w:pPr>
              <w:spacing w:after="0" w:line="264" w:lineRule="auto"/>
              <w:rPr>
                <w:rFonts w:ascii="Times New Roman" w:hAnsi="Times New Roman" w:cs="Times New Roman"/>
              </w:rPr>
            </w:pPr>
            <w:proofErr w:type="spellStart"/>
            <w:r>
              <w:rPr>
                <w:rFonts w:ascii="Times New Roman" w:hAnsi="Times New Roman" w:cs="Times New Roman"/>
                <w:sz w:val="19"/>
              </w:rPr>
              <w:t>RD</w:t>
            </w:r>
            <w:r>
              <w:rPr>
                <w:rFonts w:ascii="Times New Roman" w:hAnsi="Times New Roman" w:cs="Times New Roman"/>
                <w:sz w:val="19"/>
              </w:rPr>
              <w:t>及</w:t>
            </w:r>
            <w:r>
              <w:rPr>
                <w:rFonts w:ascii="Times New Roman" w:hAnsi="Times New Roman" w:cs="Times New Roman"/>
                <w:sz w:val="19"/>
              </w:rPr>
              <w:t>CI</w:t>
            </w:r>
            <w:proofErr w:type="spellEnd"/>
          </w:p>
        </w:tc>
      </w:tr>
      <w:tr w:rsidR="00232530" w14:paraId="1BADF141" w14:textId="77777777">
        <w:trPr>
          <w:jc w:val="center"/>
        </w:trPr>
        <w:tc>
          <w:tcPr>
            <w:tcW w:w="1949" w:type="dxa"/>
          </w:tcPr>
          <w:p w14:paraId="217DAEA4" w14:textId="77777777" w:rsidR="00232530" w:rsidRDefault="00000000">
            <w:pPr>
              <w:spacing w:after="0" w:line="264" w:lineRule="auto"/>
              <w:rPr>
                <w:rFonts w:ascii="Times New Roman" w:hAnsi="Times New Roman" w:cs="Times New Roman"/>
                <w:lang w:eastAsia="zh-CN"/>
              </w:rPr>
            </w:pPr>
            <w:r>
              <w:rPr>
                <w:rFonts w:ascii="Times New Roman" w:hAnsi="Times New Roman" w:cs="Times New Roman"/>
                <w:sz w:val="19"/>
                <w:lang w:eastAsia="zh-CN"/>
              </w:rPr>
              <w:t>队列</w:t>
            </w:r>
            <w:r>
              <w:rPr>
                <w:rFonts w:ascii="Times New Roman" w:hAnsi="Times New Roman" w:cs="Times New Roman"/>
                <w:sz w:val="19"/>
                <w:lang w:eastAsia="zh-CN"/>
              </w:rPr>
              <w:t>B</w:t>
            </w:r>
            <w:r>
              <w:rPr>
                <w:rFonts w:ascii="Times New Roman" w:hAnsi="Times New Roman" w:cs="Times New Roman"/>
                <w:sz w:val="19"/>
                <w:lang w:eastAsia="zh-CN"/>
              </w:rPr>
              <w:t>：停药</w:t>
            </w:r>
            <w:r>
              <w:rPr>
                <w:rFonts w:ascii="Times New Roman" w:hAnsi="Times New Roman" w:cs="Times New Roman"/>
                <w:sz w:val="19"/>
                <w:lang w:eastAsia="zh-CN"/>
              </w:rPr>
              <w:t xml:space="preserve"> vs </w:t>
            </w:r>
            <w:r>
              <w:rPr>
                <w:rFonts w:ascii="Times New Roman" w:hAnsi="Times New Roman" w:cs="Times New Roman"/>
                <w:sz w:val="19"/>
                <w:lang w:eastAsia="zh-CN"/>
              </w:rPr>
              <w:t>继续</w:t>
            </w:r>
          </w:p>
        </w:tc>
        <w:tc>
          <w:tcPr>
            <w:tcW w:w="1949" w:type="dxa"/>
          </w:tcPr>
          <w:p w14:paraId="6DA17AA7" w14:textId="77777777" w:rsidR="00232530" w:rsidRDefault="00000000">
            <w:pPr>
              <w:spacing w:after="0" w:line="264" w:lineRule="auto"/>
              <w:rPr>
                <w:rFonts w:ascii="Times New Roman" w:hAnsi="Times New Roman" w:cs="Times New Roman"/>
                <w:lang w:eastAsia="zh-CN"/>
              </w:rPr>
            </w:pPr>
            <w:r>
              <w:rPr>
                <w:rFonts w:ascii="Times New Roman" w:hAnsi="Times New Roman" w:cs="Times New Roman"/>
                <w:sz w:val="19"/>
                <w:lang w:eastAsia="zh-CN"/>
              </w:rPr>
              <w:t>M6</w:t>
            </w:r>
            <w:r>
              <w:rPr>
                <w:rFonts w:ascii="Times New Roman" w:hAnsi="Times New Roman" w:cs="Times New Roman"/>
                <w:sz w:val="19"/>
                <w:lang w:eastAsia="zh-CN"/>
              </w:rPr>
              <w:t>达标后随机化</w:t>
            </w:r>
            <w:r>
              <w:rPr>
                <w:rFonts w:ascii="Times New Roman" w:hAnsi="Times New Roman" w:cs="Times New Roman"/>
                <w:sz w:val="19"/>
                <w:lang w:eastAsia="zh-CN"/>
              </w:rPr>
              <w:t>ITT</w:t>
            </w:r>
          </w:p>
        </w:tc>
        <w:tc>
          <w:tcPr>
            <w:tcW w:w="1949" w:type="dxa"/>
          </w:tcPr>
          <w:p w14:paraId="66EB57E5" w14:textId="77777777" w:rsidR="00232530" w:rsidRDefault="00000000">
            <w:pPr>
              <w:spacing w:after="0" w:line="264" w:lineRule="auto"/>
              <w:rPr>
                <w:rFonts w:ascii="Times New Roman" w:hAnsi="Times New Roman" w:cs="Times New Roman"/>
                <w:lang w:eastAsia="zh-CN"/>
              </w:rPr>
            </w:pPr>
            <w:r>
              <w:rPr>
                <w:rFonts w:ascii="Times New Roman" w:hAnsi="Times New Roman" w:cs="Times New Roman"/>
                <w:sz w:val="19"/>
                <w:lang w:eastAsia="zh-CN"/>
              </w:rPr>
              <w:t>同上（各组</w:t>
            </w:r>
            <w:r>
              <w:rPr>
                <w:rFonts w:ascii="Times New Roman" w:hAnsi="Times New Roman" w:cs="Times New Roman"/>
                <w:sz w:val="19"/>
                <w:lang w:eastAsia="zh-CN"/>
              </w:rPr>
              <w:t>EOT</w:t>
            </w:r>
            <w:r>
              <w:rPr>
                <w:rFonts w:ascii="Times New Roman" w:hAnsi="Times New Roman" w:cs="Times New Roman"/>
                <w:sz w:val="19"/>
                <w:lang w:eastAsia="zh-CN"/>
              </w:rPr>
              <w:t>不同）</w:t>
            </w:r>
          </w:p>
        </w:tc>
        <w:tc>
          <w:tcPr>
            <w:tcW w:w="1949" w:type="dxa"/>
          </w:tcPr>
          <w:p w14:paraId="6D97D683" w14:textId="77777777" w:rsidR="00232530" w:rsidRDefault="00000000">
            <w:pPr>
              <w:spacing w:after="0" w:line="264" w:lineRule="auto"/>
              <w:rPr>
                <w:rFonts w:ascii="Times New Roman" w:hAnsi="Times New Roman" w:cs="Times New Roman"/>
                <w:lang w:eastAsia="zh-CN"/>
              </w:rPr>
            </w:pPr>
            <w:r>
              <w:rPr>
                <w:rFonts w:ascii="Times New Roman" w:hAnsi="Times New Roman" w:cs="Times New Roman"/>
                <w:sz w:val="19"/>
                <w:lang w:eastAsia="zh-CN"/>
              </w:rPr>
              <w:t>同上；并描述门槛未达标人群运行指标</w:t>
            </w:r>
          </w:p>
        </w:tc>
        <w:tc>
          <w:tcPr>
            <w:tcW w:w="1949" w:type="dxa"/>
          </w:tcPr>
          <w:p w14:paraId="750D5620" w14:textId="77777777" w:rsidR="00232530" w:rsidRDefault="00000000">
            <w:pPr>
              <w:spacing w:after="0" w:line="264" w:lineRule="auto"/>
              <w:rPr>
                <w:rFonts w:ascii="Times New Roman" w:hAnsi="Times New Roman" w:cs="Times New Roman"/>
              </w:rPr>
            </w:pPr>
            <w:proofErr w:type="spellStart"/>
            <w:r>
              <w:rPr>
                <w:rFonts w:ascii="Times New Roman" w:hAnsi="Times New Roman" w:cs="Times New Roman"/>
                <w:sz w:val="19"/>
              </w:rPr>
              <w:t>RD</w:t>
            </w:r>
            <w:r>
              <w:rPr>
                <w:rFonts w:ascii="Times New Roman" w:hAnsi="Times New Roman" w:cs="Times New Roman"/>
                <w:sz w:val="19"/>
              </w:rPr>
              <w:t>及</w:t>
            </w:r>
            <w:r>
              <w:rPr>
                <w:rFonts w:ascii="Times New Roman" w:hAnsi="Times New Roman" w:cs="Times New Roman"/>
                <w:sz w:val="19"/>
              </w:rPr>
              <w:t>CI</w:t>
            </w:r>
            <w:proofErr w:type="spellEnd"/>
          </w:p>
        </w:tc>
      </w:tr>
    </w:tbl>
    <w:p w14:paraId="7B0D062E" w14:textId="77777777" w:rsidR="00232530" w:rsidRDefault="00000000">
      <w:pPr>
        <w:pStyle w:val="1"/>
        <w:rPr>
          <w:rFonts w:ascii="Times New Roman" w:eastAsia="宋体" w:hAnsi="Times New Roman" w:cs="Times New Roman"/>
        </w:rPr>
      </w:pPr>
      <w:r>
        <w:rPr>
          <w:rFonts w:ascii="Times New Roman" w:eastAsia="宋体" w:hAnsi="Times New Roman" w:cs="Times New Roman"/>
        </w:rPr>
        <w:t xml:space="preserve">4 </w:t>
      </w:r>
      <w:proofErr w:type="spellStart"/>
      <w:r>
        <w:rPr>
          <w:rFonts w:ascii="Times New Roman" w:eastAsia="宋体" w:hAnsi="Times New Roman" w:cs="Times New Roman"/>
        </w:rPr>
        <w:t>分析人群（</w:t>
      </w:r>
      <w:r>
        <w:rPr>
          <w:rFonts w:ascii="Times New Roman" w:eastAsia="宋体" w:hAnsi="Times New Roman" w:cs="Times New Roman"/>
        </w:rPr>
        <w:t>Analysis</w:t>
      </w:r>
      <w:proofErr w:type="spellEnd"/>
      <w:r>
        <w:rPr>
          <w:rFonts w:ascii="Times New Roman" w:eastAsia="宋体" w:hAnsi="Times New Roman" w:cs="Times New Roman"/>
        </w:rPr>
        <w:t xml:space="preserve"> Populations</w:t>
      </w:r>
      <w:r>
        <w:rPr>
          <w:rFonts w:ascii="Times New Roman" w:eastAsia="宋体" w:hAnsi="Times New Roman" w:cs="Times New Roman"/>
        </w:rPr>
        <w:t>）</w:t>
      </w:r>
    </w:p>
    <w:p w14:paraId="3DB2FC10" w14:textId="77777777" w:rsidR="00232530" w:rsidRDefault="00000000">
      <w:pPr>
        <w:pStyle w:val="21"/>
        <w:rPr>
          <w:rFonts w:ascii="Times New Roman" w:eastAsia="宋体" w:hAnsi="Times New Roman" w:cs="Times New Roman"/>
        </w:rPr>
      </w:pPr>
      <w:r>
        <w:rPr>
          <w:rFonts w:ascii="Times New Roman" w:eastAsia="宋体" w:hAnsi="Times New Roman" w:cs="Times New Roman"/>
        </w:rPr>
        <w:t xml:space="preserve">4.1 </w:t>
      </w:r>
      <w:proofErr w:type="spellStart"/>
      <w:r>
        <w:rPr>
          <w:rFonts w:ascii="Times New Roman" w:eastAsia="宋体" w:hAnsi="Times New Roman" w:cs="Times New Roman"/>
        </w:rPr>
        <w:t>定义</w:t>
      </w:r>
      <w:proofErr w:type="spellEnd"/>
    </w:p>
    <w:p w14:paraId="167CB447"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本研究预设以下分析人群：</w:t>
      </w:r>
    </w:p>
    <w:p w14:paraId="491CBFB0" w14:textId="77777777" w:rsidR="00232530" w:rsidRDefault="00000000">
      <w:pPr>
        <w:pStyle w:val="a0"/>
        <w:rPr>
          <w:rFonts w:ascii="Times New Roman" w:hAnsi="Times New Roman" w:cs="Times New Roman"/>
        </w:rPr>
      </w:pPr>
      <w:r>
        <w:rPr>
          <w:rFonts w:ascii="Times New Roman" w:hAnsi="Times New Roman" w:cs="Times New Roman"/>
        </w:rPr>
        <w:t>意向性分析集（</w:t>
      </w:r>
      <w:r>
        <w:rPr>
          <w:rFonts w:ascii="Times New Roman" w:hAnsi="Times New Roman" w:cs="Times New Roman"/>
        </w:rPr>
        <w:t>Intention-to-Treat</w:t>
      </w:r>
      <w:r>
        <w:rPr>
          <w:rFonts w:ascii="Times New Roman" w:hAnsi="Times New Roman" w:cs="Times New Roman"/>
        </w:rPr>
        <w:t>，</w:t>
      </w:r>
      <w:r>
        <w:rPr>
          <w:rFonts w:ascii="Times New Roman" w:hAnsi="Times New Roman" w:cs="Times New Roman"/>
        </w:rPr>
        <w:t>ITT</w:t>
      </w:r>
      <w:r>
        <w:rPr>
          <w:rFonts w:ascii="Times New Roman" w:hAnsi="Times New Roman" w:cs="Times New Roman"/>
        </w:rPr>
        <w:t>）：包含所有随机化后的受试者，按随机分配组别分析。队列</w:t>
      </w:r>
      <w:r>
        <w:rPr>
          <w:rFonts w:ascii="Times New Roman" w:hAnsi="Times New Roman" w:cs="Times New Roman"/>
        </w:rPr>
        <w:t>B</w:t>
      </w:r>
      <w:r>
        <w:rPr>
          <w:rFonts w:ascii="Times New Roman" w:hAnsi="Times New Roman" w:cs="Times New Roman"/>
        </w:rPr>
        <w:t>的</w:t>
      </w:r>
      <w:r>
        <w:rPr>
          <w:rFonts w:ascii="Times New Roman" w:hAnsi="Times New Roman" w:cs="Times New Roman"/>
        </w:rPr>
        <w:t>ITT</w:t>
      </w:r>
      <w:r>
        <w:rPr>
          <w:rFonts w:ascii="Times New Roman" w:hAnsi="Times New Roman" w:cs="Times New Roman"/>
        </w:rPr>
        <w:t>特指</w:t>
      </w:r>
      <w:r>
        <w:rPr>
          <w:rFonts w:ascii="Times New Roman" w:hAnsi="Times New Roman" w:cs="Times New Roman"/>
        </w:rPr>
        <w:t>M6</w:t>
      </w:r>
      <w:r>
        <w:rPr>
          <w:rFonts w:ascii="Times New Roman" w:hAnsi="Times New Roman" w:cs="Times New Roman"/>
        </w:rPr>
        <w:t>门槛达标后成功随机化的受试者。</w:t>
      </w:r>
    </w:p>
    <w:p w14:paraId="6EF2B01B" w14:textId="77777777" w:rsidR="00232530" w:rsidRDefault="00000000">
      <w:pPr>
        <w:pStyle w:val="a0"/>
        <w:rPr>
          <w:rFonts w:ascii="Times New Roman" w:hAnsi="Times New Roman" w:cs="Times New Roman"/>
        </w:rPr>
      </w:pPr>
      <w:proofErr w:type="spellStart"/>
      <w:r>
        <w:rPr>
          <w:rFonts w:ascii="Times New Roman" w:hAnsi="Times New Roman" w:cs="Times New Roman"/>
        </w:rPr>
        <w:t>修正意向性分析集（</w:t>
      </w:r>
      <w:r>
        <w:rPr>
          <w:rFonts w:ascii="Times New Roman" w:hAnsi="Times New Roman" w:cs="Times New Roman"/>
        </w:rPr>
        <w:t>modified</w:t>
      </w:r>
      <w:proofErr w:type="spellEnd"/>
      <w:r>
        <w:rPr>
          <w:rFonts w:ascii="Times New Roman" w:hAnsi="Times New Roman" w:cs="Times New Roman"/>
        </w:rPr>
        <w:t xml:space="preserve"> ITT</w:t>
      </w:r>
      <w:r>
        <w:rPr>
          <w:rFonts w:ascii="Times New Roman" w:hAnsi="Times New Roman" w:cs="Times New Roman"/>
        </w:rPr>
        <w:t>，</w:t>
      </w:r>
      <w:r>
        <w:rPr>
          <w:rFonts w:ascii="Times New Roman" w:hAnsi="Times New Roman" w:cs="Times New Roman"/>
        </w:rPr>
        <w:t>mITT</w:t>
      </w:r>
      <w:r>
        <w:rPr>
          <w:rFonts w:ascii="Times New Roman" w:hAnsi="Times New Roman" w:cs="Times New Roman"/>
        </w:rPr>
        <w:t>）：在</w:t>
      </w:r>
      <w:r>
        <w:rPr>
          <w:rFonts w:ascii="Times New Roman" w:hAnsi="Times New Roman" w:cs="Times New Roman"/>
        </w:rPr>
        <w:t>ITT</w:t>
      </w:r>
      <w:r>
        <w:rPr>
          <w:rFonts w:ascii="Times New Roman" w:hAnsi="Times New Roman" w:cs="Times New Roman"/>
        </w:rPr>
        <w:t>基础上，排除后验证不符合关键入组条件者（例如经复核证实非结核病等）。</w:t>
      </w:r>
      <w:r>
        <w:rPr>
          <w:rFonts w:ascii="Times New Roman" w:hAnsi="Times New Roman" w:cs="Times New Roman"/>
        </w:rPr>
        <w:t>mITT</w:t>
      </w:r>
      <w:r>
        <w:rPr>
          <w:rFonts w:ascii="Times New Roman" w:hAnsi="Times New Roman" w:cs="Times New Roman"/>
        </w:rPr>
        <w:t>用于主要分析的支持性比较。</w:t>
      </w:r>
    </w:p>
    <w:p w14:paraId="6F5AEE99"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符合方案集（</w:t>
      </w:r>
      <w:r>
        <w:rPr>
          <w:rFonts w:ascii="Times New Roman" w:hAnsi="Times New Roman" w:cs="Times New Roman"/>
          <w:lang w:eastAsia="zh-CN"/>
        </w:rPr>
        <w:t>Per-Protocol</w:t>
      </w:r>
      <w:r>
        <w:rPr>
          <w:rFonts w:ascii="Times New Roman" w:hAnsi="Times New Roman" w:cs="Times New Roman"/>
          <w:lang w:eastAsia="zh-CN"/>
        </w:rPr>
        <w:t>，</w:t>
      </w:r>
      <w:r>
        <w:rPr>
          <w:rFonts w:ascii="Times New Roman" w:hAnsi="Times New Roman" w:cs="Times New Roman"/>
          <w:lang w:eastAsia="zh-CN"/>
        </w:rPr>
        <w:t>PP</w:t>
      </w:r>
      <w:r>
        <w:rPr>
          <w:rFonts w:ascii="Times New Roman" w:hAnsi="Times New Roman" w:cs="Times New Roman"/>
          <w:lang w:eastAsia="zh-CN"/>
        </w:rPr>
        <w:t>）：在</w:t>
      </w:r>
      <w:r>
        <w:rPr>
          <w:rFonts w:ascii="Times New Roman" w:hAnsi="Times New Roman" w:cs="Times New Roman"/>
          <w:lang w:eastAsia="zh-CN"/>
        </w:rPr>
        <w:t>ITT</w:t>
      </w:r>
      <w:r>
        <w:rPr>
          <w:rFonts w:ascii="Times New Roman" w:hAnsi="Times New Roman" w:cs="Times New Roman"/>
          <w:lang w:eastAsia="zh-CN"/>
        </w:rPr>
        <w:t>基础上，满足关键方案依从性与暴露要求、无重大方案违背，且主要终点可评价的受试者。</w:t>
      </w:r>
      <w:r>
        <w:rPr>
          <w:rFonts w:ascii="Times New Roman" w:hAnsi="Times New Roman" w:cs="Times New Roman"/>
          <w:lang w:eastAsia="zh-CN"/>
        </w:rPr>
        <w:t>PP</w:t>
      </w:r>
      <w:r>
        <w:rPr>
          <w:rFonts w:ascii="Times New Roman" w:hAnsi="Times New Roman" w:cs="Times New Roman"/>
          <w:lang w:eastAsia="zh-CN"/>
        </w:rPr>
        <w:t>用于</w:t>
      </w:r>
      <w:proofErr w:type="gramStart"/>
      <w:r>
        <w:rPr>
          <w:rFonts w:ascii="Times New Roman" w:hAnsi="Times New Roman" w:cs="Times New Roman"/>
          <w:lang w:eastAsia="zh-CN"/>
        </w:rPr>
        <w:t>非劣效结论</w:t>
      </w:r>
      <w:proofErr w:type="gramEnd"/>
      <w:r>
        <w:rPr>
          <w:rFonts w:ascii="Times New Roman" w:hAnsi="Times New Roman" w:cs="Times New Roman"/>
          <w:lang w:eastAsia="zh-CN"/>
        </w:rPr>
        <w:t>的关键支持性</w:t>
      </w:r>
      <w:r>
        <w:rPr>
          <w:rFonts w:ascii="Times New Roman" w:hAnsi="Times New Roman" w:cs="Times New Roman"/>
          <w:lang w:eastAsia="zh-CN"/>
        </w:rPr>
        <w:t>/</w:t>
      </w:r>
      <w:r>
        <w:rPr>
          <w:rFonts w:ascii="Times New Roman" w:hAnsi="Times New Roman" w:cs="Times New Roman"/>
          <w:lang w:eastAsia="zh-CN"/>
        </w:rPr>
        <w:t>敏感性分析。</w:t>
      </w:r>
    </w:p>
    <w:p w14:paraId="0E8047EA"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安全性分析集（</w:t>
      </w:r>
      <w:r>
        <w:rPr>
          <w:rFonts w:ascii="Times New Roman" w:hAnsi="Times New Roman" w:cs="Times New Roman"/>
          <w:lang w:eastAsia="zh-CN"/>
        </w:rPr>
        <w:t>Safety Set</w:t>
      </w:r>
      <w:r>
        <w:rPr>
          <w:rFonts w:ascii="Times New Roman" w:hAnsi="Times New Roman" w:cs="Times New Roman"/>
          <w:lang w:eastAsia="zh-CN"/>
        </w:rPr>
        <w:t>，</w:t>
      </w:r>
      <w:r>
        <w:rPr>
          <w:rFonts w:ascii="Times New Roman" w:hAnsi="Times New Roman" w:cs="Times New Roman"/>
          <w:lang w:eastAsia="zh-CN"/>
        </w:rPr>
        <w:t>SS</w:t>
      </w:r>
      <w:r>
        <w:rPr>
          <w:rFonts w:ascii="Times New Roman" w:hAnsi="Times New Roman" w:cs="Times New Roman"/>
          <w:lang w:eastAsia="zh-CN"/>
        </w:rPr>
        <w:t>）：至少接受一次研究治疗的受试者，按实际用药暴露进行安全性汇总。</w:t>
      </w:r>
    </w:p>
    <w:p w14:paraId="6A5397E0"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入组集（</w:t>
      </w:r>
      <w:r>
        <w:rPr>
          <w:rFonts w:ascii="Times New Roman" w:hAnsi="Times New Roman" w:cs="Times New Roman"/>
          <w:lang w:eastAsia="zh-CN"/>
        </w:rPr>
        <w:t>Enrolled Set</w:t>
      </w:r>
      <w:r>
        <w:rPr>
          <w:rFonts w:ascii="Times New Roman" w:hAnsi="Times New Roman" w:cs="Times New Roman"/>
          <w:lang w:eastAsia="zh-CN"/>
        </w:rPr>
        <w:t>，队列</w:t>
      </w:r>
      <w:r>
        <w:rPr>
          <w:rFonts w:ascii="Times New Roman" w:hAnsi="Times New Roman" w:cs="Times New Roman"/>
          <w:lang w:eastAsia="zh-CN"/>
        </w:rPr>
        <w:t>B</w:t>
      </w:r>
      <w:r>
        <w:rPr>
          <w:rFonts w:ascii="Times New Roman" w:hAnsi="Times New Roman" w:cs="Times New Roman"/>
          <w:lang w:eastAsia="zh-CN"/>
        </w:rPr>
        <w:t>适用）：所有进入队列</w:t>
      </w:r>
      <w:r>
        <w:rPr>
          <w:rFonts w:ascii="Times New Roman" w:hAnsi="Times New Roman" w:cs="Times New Roman"/>
          <w:lang w:eastAsia="zh-CN"/>
        </w:rPr>
        <w:t>B</w:t>
      </w:r>
      <w:r>
        <w:rPr>
          <w:rFonts w:ascii="Times New Roman" w:hAnsi="Times New Roman" w:cs="Times New Roman"/>
          <w:lang w:eastAsia="zh-CN"/>
        </w:rPr>
        <w:t>并开始统一治疗的受试者，用于描述门槛达标率、未达标原因与治疗路径分布。</w:t>
      </w:r>
    </w:p>
    <w:p w14:paraId="23F64B3C"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4.2 PP</w:t>
      </w:r>
      <w:r>
        <w:rPr>
          <w:rFonts w:ascii="Times New Roman" w:eastAsia="宋体" w:hAnsi="Times New Roman" w:cs="Times New Roman"/>
          <w:lang w:eastAsia="zh-CN"/>
        </w:rPr>
        <w:t>集判定规则（建议阈值）</w:t>
      </w:r>
    </w:p>
    <w:p w14:paraId="3AB114FD"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PP</w:t>
      </w:r>
      <w:r>
        <w:rPr>
          <w:rFonts w:ascii="Times New Roman" w:hAnsi="Times New Roman" w:cs="Times New Roman"/>
          <w:lang w:eastAsia="zh-CN"/>
        </w:rPr>
        <w:t>集的最终判定规则须在数据库锁定前由统计团队与临床团队共同确认并冻结。建议阈值：（</w:t>
      </w:r>
      <w:r>
        <w:rPr>
          <w:rFonts w:ascii="Times New Roman" w:hAnsi="Times New Roman" w:cs="Times New Roman"/>
          <w:lang w:eastAsia="zh-CN"/>
        </w:rPr>
        <w:t>1</w:t>
      </w:r>
      <w:r>
        <w:rPr>
          <w:rFonts w:ascii="Times New Roman" w:hAnsi="Times New Roman" w:cs="Times New Roman"/>
          <w:lang w:eastAsia="zh-CN"/>
        </w:rPr>
        <w:t>）完成规定疗程；（</w:t>
      </w:r>
      <w:r>
        <w:rPr>
          <w:rFonts w:ascii="Times New Roman" w:hAnsi="Times New Roman" w:cs="Times New Roman"/>
          <w:lang w:eastAsia="zh-CN"/>
        </w:rPr>
        <w:t>2</w:t>
      </w:r>
      <w:r>
        <w:rPr>
          <w:rFonts w:ascii="Times New Roman" w:hAnsi="Times New Roman" w:cs="Times New Roman"/>
          <w:lang w:eastAsia="zh-CN"/>
        </w:rPr>
        <w:t>）总体服药依从性</w:t>
      </w:r>
      <w:r>
        <w:rPr>
          <w:rFonts w:ascii="Times New Roman" w:hAnsi="Times New Roman" w:cs="Times New Roman"/>
          <w:lang w:eastAsia="zh-CN"/>
        </w:rPr>
        <w:t>≥80%</w:t>
      </w:r>
      <w:r>
        <w:rPr>
          <w:rFonts w:ascii="Times New Roman" w:hAnsi="Times New Roman" w:cs="Times New Roman"/>
          <w:lang w:eastAsia="zh-CN"/>
        </w:rPr>
        <w:t>；（</w:t>
      </w:r>
      <w:r>
        <w:rPr>
          <w:rFonts w:ascii="Times New Roman" w:hAnsi="Times New Roman" w:cs="Times New Roman"/>
          <w:lang w:eastAsia="zh-CN"/>
        </w:rPr>
        <w:t>3</w:t>
      </w:r>
      <w:r>
        <w:rPr>
          <w:rFonts w:ascii="Times New Roman" w:hAnsi="Times New Roman" w:cs="Times New Roman"/>
          <w:lang w:eastAsia="zh-CN"/>
        </w:rPr>
        <w:t>）无重大方案偏差；（</w:t>
      </w:r>
      <w:r>
        <w:rPr>
          <w:rFonts w:ascii="Times New Roman" w:hAnsi="Times New Roman" w:cs="Times New Roman"/>
          <w:lang w:eastAsia="zh-CN"/>
        </w:rPr>
        <w:t>4</w:t>
      </w:r>
      <w:r>
        <w:rPr>
          <w:rFonts w:ascii="Times New Roman" w:hAnsi="Times New Roman" w:cs="Times New Roman"/>
          <w:lang w:eastAsia="zh-CN"/>
        </w:rPr>
        <w:t>）主要终点可评价（</w:t>
      </w:r>
      <w:r>
        <w:rPr>
          <w:rFonts w:ascii="Times New Roman" w:hAnsi="Times New Roman" w:cs="Times New Roman"/>
          <w:lang w:eastAsia="zh-CN"/>
        </w:rPr>
        <w:t>PT-M12</w:t>
      </w:r>
      <w:r>
        <w:rPr>
          <w:rFonts w:ascii="Times New Roman" w:hAnsi="Times New Roman" w:cs="Times New Roman"/>
          <w:lang w:eastAsia="zh-CN"/>
        </w:rPr>
        <w:t>窗口内关键证据齐全或可通过被动追溯判定）。</w:t>
      </w:r>
    </w:p>
    <w:p w14:paraId="367EFFBC" w14:textId="77777777" w:rsidR="00232530" w:rsidRDefault="00000000">
      <w:pPr>
        <w:pStyle w:val="1"/>
        <w:rPr>
          <w:rFonts w:ascii="Times New Roman" w:eastAsia="宋体" w:hAnsi="Times New Roman" w:cs="Times New Roman"/>
          <w:lang w:eastAsia="zh-CN"/>
        </w:rPr>
      </w:pPr>
      <w:r>
        <w:rPr>
          <w:rFonts w:ascii="Times New Roman" w:eastAsia="宋体" w:hAnsi="Times New Roman" w:cs="Times New Roman"/>
          <w:lang w:eastAsia="zh-CN"/>
        </w:rPr>
        <w:t xml:space="preserve">5 </w:t>
      </w:r>
      <w:r>
        <w:rPr>
          <w:rFonts w:ascii="Times New Roman" w:eastAsia="宋体" w:hAnsi="Times New Roman" w:cs="Times New Roman"/>
          <w:lang w:eastAsia="zh-CN"/>
        </w:rPr>
        <w:t>终点与变量定义</w:t>
      </w:r>
    </w:p>
    <w:p w14:paraId="41259043"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5.1 </w:t>
      </w:r>
      <w:r>
        <w:rPr>
          <w:rFonts w:ascii="Times New Roman" w:eastAsia="宋体" w:hAnsi="Times New Roman" w:cs="Times New Roman"/>
          <w:lang w:eastAsia="zh-CN"/>
        </w:rPr>
        <w:t>主要疗效终点</w:t>
      </w:r>
    </w:p>
    <w:p w14:paraId="591C2052" w14:textId="77777777" w:rsidR="00232530" w:rsidRDefault="00000000">
      <w:pPr>
        <w:spacing w:after="120" w:line="300" w:lineRule="auto"/>
        <w:rPr>
          <w:rFonts w:ascii="Times New Roman" w:hAnsi="Times New Roman" w:cs="Times New Roman"/>
        </w:rPr>
      </w:pPr>
      <w:r>
        <w:rPr>
          <w:rFonts w:ascii="Times New Roman" w:hAnsi="Times New Roman" w:cs="Times New Roman"/>
          <w:lang w:eastAsia="zh-CN"/>
        </w:rPr>
        <w:t>主要疗效终点：停药后</w:t>
      </w:r>
      <w:r>
        <w:rPr>
          <w:rFonts w:ascii="Times New Roman" w:hAnsi="Times New Roman" w:cs="Times New Roman"/>
          <w:lang w:eastAsia="zh-CN"/>
        </w:rPr>
        <w:t>12</w:t>
      </w:r>
      <w:r>
        <w:rPr>
          <w:rFonts w:ascii="Times New Roman" w:hAnsi="Times New Roman" w:cs="Times New Roman"/>
          <w:lang w:eastAsia="zh-CN"/>
        </w:rPr>
        <w:t>个月良好结局率（</w:t>
      </w:r>
      <w:r>
        <w:rPr>
          <w:rFonts w:ascii="Times New Roman" w:hAnsi="Times New Roman" w:cs="Times New Roman"/>
          <w:lang w:eastAsia="zh-CN"/>
        </w:rPr>
        <w:t>relapse-free cure at PT-M12</w:t>
      </w:r>
      <w:r>
        <w:rPr>
          <w:rFonts w:ascii="Times New Roman" w:hAnsi="Times New Roman" w:cs="Times New Roman"/>
          <w:lang w:eastAsia="zh-CN"/>
        </w:rPr>
        <w:t>）。定义为：受试者在完成规定疗程并停药（</w:t>
      </w:r>
      <w:r>
        <w:rPr>
          <w:rFonts w:ascii="Times New Roman" w:hAnsi="Times New Roman" w:cs="Times New Roman"/>
          <w:lang w:eastAsia="zh-CN"/>
        </w:rPr>
        <w:t>EOT</w:t>
      </w:r>
      <w:r>
        <w:rPr>
          <w:rFonts w:ascii="Times New Roman" w:hAnsi="Times New Roman" w:cs="Times New Roman"/>
          <w:lang w:eastAsia="zh-CN"/>
        </w:rPr>
        <w:t>）后，至停药后</w:t>
      </w:r>
      <w:r>
        <w:rPr>
          <w:rFonts w:ascii="Times New Roman" w:hAnsi="Times New Roman" w:cs="Times New Roman"/>
          <w:lang w:eastAsia="zh-CN"/>
        </w:rPr>
        <w:t>12</w:t>
      </w:r>
      <w:r>
        <w:rPr>
          <w:rFonts w:ascii="Times New Roman" w:hAnsi="Times New Roman" w:cs="Times New Roman"/>
          <w:lang w:eastAsia="zh-CN"/>
        </w:rPr>
        <w:t>个月（</w:t>
      </w:r>
      <w:r>
        <w:rPr>
          <w:rFonts w:ascii="Times New Roman" w:hAnsi="Times New Roman" w:cs="Times New Roman"/>
          <w:lang w:eastAsia="zh-CN"/>
        </w:rPr>
        <w:t>52</w:t>
      </w:r>
      <w:r>
        <w:rPr>
          <w:rFonts w:ascii="Times New Roman" w:hAnsi="Times New Roman" w:cs="Times New Roman"/>
          <w:lang w:eastAsia="zh-CN"/>
        </w:rPr>
        <w:t>周）评估窗口结束时，未发生复发或治疗失败，且未发生导致主要终点失败的死亡</w:t>
      </w:r>
      <w:r>
        <w:rPr>
          <w:rFonts w:ascii="Times New Roman" w:hAnsi="Times New Roman" w:cs="Times New Roman"/>
          <w:lang w:eastAsia="zh-CN"/>
        </w:rPr>
        <w:t>/</w:t>
      </w:r>
      <w:r>
        <w:rPr>
          <w:rFonts w:ascii="Times New Roman" w:hAnsi="Times New Roman" w:cs="Times New Roman"/>
          <w:lang w:eastAsia="zh-CN"/>
        </w:rPr>
        <w:t>方案更改等事件的比例。</w:t>
      </w:r>
      <w:proofErr w:type="spellStart"/>
      <w:r>
        <w:rPr>
          <w:rFonts w:ascii="Times New Roman" w:hAnsi="Times New Roman" w:cs="Times New Roman"/>
        </w:rPr>
        <w:t>结局事件由独立</w:t>
      </w:r>
      <w:r>
        <w:rPr>
          <w:rFonts w:ascii="Times New Roman" w:hAnsi="Times New Roman" w:cs="Times New Roman"/>
        </w:rPr>
        <w:t>CEC</w:t>
      </w:r>
      <w:r>
        <w:rPr>
          <w:rFonts w:ascii="Times New Roman" w:hAnsi="Times New Roman" w:cs="Times New Roman"/>
        </w:rPr>
        <w:t>盲态裁决</w:t>
      </w:r>
      <w:proofErr w:type="spellEnd"/>
      <w:r>
        <w:rPr>
          <w:rFonts w:ascii="Times New Roman" w:hAnsi="Times New Roman" w:cs="Times New Roman"/>
        </w:rPr>
        <w:t>。</w:t>
      </w:r>
    </w:p>
    <w:p w14:paraId="2710DCA8"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5.2 </w:t>
      </w:r>
      <w:r>
        <w:rPr>
          <w:rFonts w:ascii="Times New Roman" w:eastAsia="宋体" w:hAnsi="Times New Roman" w:cs="Times New Roman"/>
          <w:lang w:eastAsia="zh-CN"/>
        </w:rPr>
        <w:t>主要终点失败的构成事件（用于衍生规则）</w:t>
      </w:r>
    </w:p>
    <w:p w14:paraId="4CEDDDF7" w14:textId="77777777" w:rsidR="00232530" w:rsidRDefault="00000000">
      <w:pPr>
        <w:pStyle w:val="a0"/>
        <w:rPr>
          <w:rFonts w:ascii="Times New Roman" w:hAnsi="Times New Roman" w:cs="Times New Roman"/>
        </w:rPr>
      </w:pPr>
      <w:proofErr w:type="spellStart"/>
      <w:r>
        <w:rPr>
          <w:rFonts w:ascii="Times New Roman" w:hAnsi="Times New Roman" w:cs="Times New Roman"/>
        </w:rPr>
        <w:t>治疗失败（治疗期</w:t>
      </w:r>
      <w:proofErr w:type="spellEnd"/>
      <w:r>
        <w:rPr>
          <w:rFonts w:ascii="Times New Roman" w:hAnsi="Times New Roman" w:cs="Times New Roman"/>
        </w:rPr>
        <w:t>）。</w:t>
      </w:r>
    </w:p>
    <w:p w14:paraId="5C692AC4"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停药后复发（随访期）。</w:t>
      </w:r>
    </w:p>
    <w:p w14:paraId="499A7978"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lastRenderedPageBreak/>
        <w:t>死亡：</w:t>
      </w:r>
      <w:r>
        <w:rPr>
          <w:rFonts w:ascii="Times New Roman" w:hAnsi="Times New Roman" w:cs="Times New Roman"/>
          <w:lang w:eastAsia="zh-CN"/>
        </w:rPr>
        <w:t>EOT</w:t>
      </w:r>
      <w:r>
        <w:rPr>
          <w:rFonts w:ascii="Times New Roman" w:hAnsi="Times New Roman" w:cs="Times New Roman"/>
          <w:lang w:eastAsia="zh-CN"/>
        </w:rPr>
        <w:t>至</w:t>
      </w:r>
      <w:r>
        <w:rPr>
          <w:rFonts w:ascii="Times New Roman" w:hAnsi="Times New Roman" w:cs="Times New Roman"/>
          <w:lang w:eastAsia="zh-CN"/>
        </w:rPr>
        <w:t>PT-M12</w:t>
      </w:r>
      <w:r>
        <w:rPr>
          <w:rFonts w:ascii="Times New Roman" w:hAnsi="Times New Roman" w:cs="Times New Roman"/>
          <w:lang w:eastAsia="zh-CN"/>
        </w:rPr>
        <w:t>窗口结束前发生的任何原因死亡均计为主要终点失败；并分层报告</w:t>
      </w:r>
      <w:r>
        <w:rPr>
          <w:rFonts w:ascii="Times New Roman" w:hAnsi="Times New Roman" w:cs="Times New Roman"/>
          <w:lang w:eastAsia="zh-CN"/>
        </w:rPr>
        <w:t>TB</w:t>
      </w:r>
      <w:r>
        <w:rPr>
          <w:rFonts w:ascii="Times New Roman" w:hAnsi="Times New Roman" w:cs="Times New Roman"/>
          <w:lang w:eastAsia="zh-CN"/>
        </w:rPr>
        <w:t>相关死亡、非</w:t>
      </w:r>
      <w:r>
        <w:rPr>
          <w:rFonts w:ascii="Times New Roman" w:hAnsi="Times New Roman" w:cs="Times New Roman"/>
          <w:lang w:eastAsia="zh-CN"/>
        </w:rPr>
        <w:t>TB</w:t>
      </w:r>
      <w:r>
        <w:rPr>
          <w:rFonts w:ascii="Times New Roman" w:hAnsi="Times New Roman" w:cs="Times New Roman"/>
          <w:lang w:eastAsia="zh-CN"/>
        </w:rPr>
        <w:t>相关死亡与无法判定死亡。</w:t>
      </w:r>
    </w:p>
    <w:p w14:paraId="4632C962"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因疗效欠佳而永久更改抗结核治疗方案（包括耐药导致方案变更或启动救援治疗）。</w:t>
      </w:r>
    </w:p>
    <w:p w14:paraId="256497CF"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再感染：</w:t>
      </w:r>
      <w:proofErr w:type="gramStart"/>
      <w:r>
        <w:rPr>
          <w:rFonts w:ascii="Times New Roman" w:hAnsi="Times New Roman" w:cs="Times New Roman"/>
          <w:lang w:eastAsia="zh-CN"/>
        </w:rPr>
        <w:t>主分析按</w:t>
      </w:r>
      <w:proofErr w:type="gramEnd"/>
      <w:r>
        <w:rPr>
          <w:rFonts w:ascii="Times New Roman" w:hAnsi="Times New Roman" w:cs="Times New Roman"/>
          <w:lang w:eastAsia="zh-CN"/>
        </w:rPr>
        <w:t>主要终点失败处理；在敏感性分析中可探讨剔除再感染（需</w:t>
      </w:r>
      <w:r>
        <w:rPr>
          <w:rFonts w:ascii="Times New Roman" w:hAnsi="Times New Roman" w:cs="Times New Roman"/>
          <w:lang w:eastAsia="zh-CN"/>
        </w:rPr>
        <w:t>WGS/</w:t>
      </w:r>
      <w:r>
        <w:rPr>
          <w:rFonts w:ascii="Times New Roman" w:hAnsi="Times New Roman" w:cs="Times New Roman"/>
          <w:lang w:eastAsia="zh-CN"/>
        </w:rPr>
        <w:t>分型证据）。</w:t>
      </w:r>
    </w:p>
    <w:p w14:paraId="1F20A68F"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注：</w:t>
      </w:r>
      <w:r>
        <w:rPr>
          <w:rFonts w:ascii="Times New Roman" w:hAnsi="Times New Roman" w:cs="Times New Roman"/>
          <w:lang w:eastAsia="zh-CN"/>
        </w:rPr>
        <w:t>NTM/</w:t>
      </w:r>
      <w:r>
        <w:rPr>
          <w:rFonts w:ascii="Times New Roman" w:hAnsi="Times New Roman" w:cs="Times New Roman"/>
          <w:lang w:eastAsia="zh-CN"/>
        </w:rPr>
        <w:t>污染</w:t>
      </w:r>
      <w:r>
        <w:rPr>
          <w:rFonts w:ascii="Times New Roman" w:hAnsi="Times New Roman" w:cs="Times New Roman"/>
          <w:lang w:eastAsia="zh-CN"/>
        </w:rPr>
        <w:t>/</w:t>
      </w:r>
      <w:r>
        <w:rPr>
          <w:rFonts w:ascii="Times New Roman" w:hAnsi="Times New Roman" w:cs="Times New Roman"/>
          <w:lang w:eastAsia="zh-CN"/>
        </w:rPr>
        <w:t>无效标本不计入复发</w:t>
      </w:r>
      <w:r>
        <w:rPr>
          <w:rFonts w:ascii="Times New Roman" w:hAnsi="Times New Roman" w:cs="Times New Roman"/>
          <w:lang w:eastAsia="zh-CN"/>
        </w:rPr>
        <w:t>/</w:t>
      </w:r>
      <w:r>
        <w:rPr>
          <w:rFonts w:ascii="Times New Roman" w:hAnsi="Times New Roman" w:cs="Times New Roman"/>
          <w:lang w:eastAsia="zh-CN"/>
        </w:rPr>
        <w:t>失败事件，按微生物学</w:t>
      </w:r>
      <w:r>
        <w:rPr>
          <w:rFonts w:ascii="Times New Roman" w:hAnsi="Times New Roman" w:cs="Times New Roman"/>
          <w:lang w:eastAsia="zh-CN"/>
        </w:rPr>
        <w:t>SOP</w:t>
      </w:r>
      <w:proofErr w:type="gramStart"/>
      <w:r>
        <w:rPr>
          <w:rFonts w:ascii="Times New Roman" w:hAnsi="Times New Roman" w:cs="Times New Roman"/>
          <w:lang w:eastAsia="zh-CN"/>
        </w:rPr>
        <w:t>补采并</w:t>
      </w:r>
      <w:proofErr w:type="gramEnd"/>
      <w:r>
        <w:rPr>
          <w:rFonts w:ascii="Times New Roman" w:hAnsi="Times New Roman" w:cs="Times New Roman"/>
          <w:lang w:eastAsia="zh-CN"/>
        </w:rPr>
        <w:t>由</w:t>
      </w:r>
      <w:r>
        <w:rPr>
          <w:rFonts w:ascii="Times New Roman" w:hAnsi="Times New Roman" w:cs="Times New Roman"/>
          <w:lang w:eastAsia="zh-CN"/>
        </w:rPr>
        <w:t>CEC</w:t>
      </w:r>
      <w:r>
        <w:rPr>
          <w:rFonts w:ascii="Times New Roman" w:hAnsi="Times New Roman" w:cs="Times New Roman"/>
          <w:lang w:eastAsia="zh-CN"/>
        </w:rPr>
        <w:t>裁决其是否构成结局事件。</w:t>
      </w:r>
    </w:p>
    <w:p w14:paraId="42A284EE" w14:textId="77777777" w:rsidR="00232530" w:rsidRDefault="00000000">
      <w:pPr>
        <w:pStyle w:val="21"/>
        <w:rPr>
          <w:rFonts w:ascii="Times New Roman" w:eastAsia="宋体" w:hAnsi="Times New Roman" w:cs="Times New Roman"/>
        </w:rPr>
      </w:pPr>
      <w:r>
        <w:rPr>
          <w:rFonts w:ascii="Times New Roman" w:eastAsia="宋体" w:hAnsi="Times New Roman" w:cs="Times New Roman"/>
        </w:rPr>
        <w:t xml:space="preserve">5.3 </w:t>
      </w:r>
      <w:proofErr w:type="spellStart"/>
      <w:r>
        <w:rPr>
          <w:rFonts w:ascii="Times New Roman" w:eastAsia="宋体" w:hAnsi="Times New Roman" w:cs="Times New Roman"/>
        </w:rPr>
        <w:t>关键次要疗效终点</w:t>
      </w:r>
      <w:proofErr w:type="spellEnd"/>
    </w:p>
    <w:p w14:paraId="6FD27526"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停药后</w:t>
      </w:r>
      <w:r>
        <w:rPr>
          <w:rFonts w:ascii="Times New Roman" w:hAnsi="Times New Roman" w:cs="Times New Roman"/>
          <w:lang w:eastAsia="zh-CN"/>
        </w:rPr>
        <w:t>24</w:t>
      </w:r>
      <w:r>
        <w:rPr>
          <w:rFonts w:ascii="Times New Roman" w:hAnsi="Times New Roman" w:cs="Times New Roman"/>
          <w:lang w:eastAsia="zh-CN"/>
        </w:rPr>
        <w:t>个月良好结局率（</w:t>
      </w:r>
      <w:r>
        <w:rPr>
          <w:rFonts w:ascii="Times New Roman" w:hAnsi="Times New Roman" w:cs="Times New Roman"/>
          <w:lang w:eastAsia="zh-CN"/>
        </w:rPr>
        <w:t>PT-M24</w:t>
      </w:r>
      <w:r>
        <w:rPr>
          <w:rFonts w:ascii="Times New Roman" w:hAnsi="Times New Roman" w:cs="Times New Roman"/>
          <w:lang w:eastAsia="zh-CN"/>
        </w:rPr>
        <w:t>）。</w:t>
      </w:r>
    </w:p>
    <w:p w14:paraId="77E53913"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培养学终点：</w:t>
      </w:r>
      <w:r>
        <w:rPr>
          <w:rFonts w:ascii="Times New Roman" w:hAnsi="Times New Roman" w:cs="Times New Roman"/>
          <w:lang w:eastAsia="zh-CN"/>
        </w:rPr>
        <w:t>W8</w:t>
      </w:r>
      <w:r>
        <w:rPr>
          <w:rFonts w:ascii="Times New Roman" w:hAnsi="Times New Roman" w:cs="Times New Roman"/>
          <w:lang w:eastAsia="zh-CN"/>
        </w:rPr>
        <w:t>、</w:t>
      </w:r>
      <w:r>
        <w:rPr>
          <w:rFonts w:ascii="Times New Roman" w:hAnsi="Times New Roman" w:cs="Times New Roman"/>
          <w:lang w:eastAsia="zh-CN"/>
        </w:rPr>
        <w:t>W16</w:t>
      </w:r>
      <w:r>
        <w:rPr>
          <w:rFonts w:ascii="Times New Roman" w:hAnsi="Times New Roman" w:cs="Times New Roman"/>
          <w:lang w:eastAsia="zh-CN"/>
        </w:rPr>
        <w:t>、</w:t>
      </w:r>
      <w:r>
        <w:rPr>
          <w:rFonts w:ascii="Times New Roman" w:hAnsi="Times New Roman" w:cs="Times New Roman"/>
          <w:lang w:eastAsia="zh-CN"/>
        </w:rPr>
        <w:t>M6</w:t>
      </w:r>
      <w:r>
        <w:rPr>
          <w:rFonts w:ascii="Times New Roman" w:hAnsi="Times New Roman" w:cs="Times New Roman"/>
          <w:lang w:eastAsia="zh-CN"/>
        </w:rPr>
        <w:t>等关键节点培养转阴比例；培养转阴时间。</w:t>
      </w:r>
    </w:p>
    <w:p w14:paraId="2FCB7AED"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治疗失败发生比例与发生时间；复发</w:t>
      </w:r>
      <w:r>
        <w:rPr>
          <w:rFonts w:ascii="Times New Roman" w:hAnsi="Times New Roman" w:cs="Times New Roman"/>
          <w:lang w:eastAsia="zh-CN"/>
        </w:rPr>
        <w:t>/</w:t>
      </w:r>
      <w:r>
        <w:rPr>
          <w:rFonts w:ascii="Times New Roman" w:hAnsi="Times New Roman" w:cs="Times New Roman"/>
          <w:lang w:eastAsia="zh-CN"/>
        </w:rPr>
        <w:t>再感染发生比例与发生时间。</w:t>
      </w:r>
    </w:p>
    <w:p w14:paraId="2C3794AA"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结核病相关死亡与全因死亡（治疗期与随访期分别统计）。</w:t>
      </w:r>
    </w:p>
    <w:p w14:paraId="6B4F0AEE"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影像学改善：胸片评分变化、空洞闭合</w:t>
      </w:r>
      <w:r>
        <w:rPr>
          <w:rFonts w:ascii="Times New Roman" w:hAnsi="Times New Roman" w:cs="Times New Roman"/>
          <w:lang w:eastAsia="zh-CN"/>
        </w:rPr>
        <w:t>/</w:t>
      </w:r>
      <w:r>
        <w:rPr>
          <w:rFonts w:ascii="Times New Roman" w:hAnsi="Times New Roman" w:cs="Times New Roman"/>
          <w:lang w:eastAsia="zh-CN"/>
        </w:rPr>
        <w:t>缩小比例等。</w:t>
      </w:r>
    </w:p>
    <w:p w14:paraId="5263501C"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救援治疗</w:t>
      </w:r>
      <w:r>
        <w:rPr>
          <w:rFonts w:ascii="Times New Roman" w:hAnsi="Times New Roman" w:cs="Times New Roman"/>
          <w:lang w:eastAsia="zh-CN"/>
        </w:rPr>
        <w:t>/</w:t>
      </w:r>
      <w:r>
        <w:rPr>
          <w:rFonts w:ascii="Times New Roman" w:hAnsi="Times New Roman" w:cs="Times New Roman"/>
          <w:lang w:eastAsia="zh-CN"/>
        </w:rPr>
        <w:t>方案更改比例与原因构成。</w:t>
      </w:r>
    </w:p>
    <w:p w14:paraId="4705218E" w14:textId="77777777" w:rsidR="00232530" w:rsidRDefault="00000000">
      <w:pPr>
        <w:pStyle w:val="a0"/>
        <w:rPr>
          <w:rFonts w:ascii="Times New Roman" w:hAnsi="Times New Roman" w:cs="Times New Roman"/>
        </w:rPr>
      </w:pPr>
      <w:r>
        <w:rPr>
          <w:rFonts w:ascii="Times New Roman" w:hAnsi="Times New Roman" w:cs="Times New Roman"/>
        </w:rPr>
        <w:t>TB-</w:t>
      </w:r>
      <w:proofErr w:type="spellStart"/>
      <w:r>
        <w:rPr>
          <w:rFonts w:ascii="Times New Roman" w:hAnsi="Times New Roman" w:cs="Times New Roman"/>
        </w:rPr>
        <w:t>DM</w:t>
      </w:r>
      <w:r>
        <w:rPr>
          <w:rFonts w:ascii="Times New Roman" w:hAnsi="Times New Roman" w:cs="Times New Roman"/>
        </w:rPr>
        <w:t>支持性</w:t>
      </w:r>
      <w:proofErr w:type="spellEnd"/>
      <w:r>
        <w:rPr>
          <w:rFonts w:ascii="Times New Roman" w:hAnsi="Times New Roman" w:cs="Times New Roman"/>
        </w:rPr>
        <w:t>/</w:t>
      </w:r>
      <w:r>
        <w:rPr>
          <w:rFonts w:ascii="Times New Roman" w:hAnsi="Times New Roman" w:cs="Times New Roman"/>
        </w:rPr>
        <w:t>探索性：</w:t>
      </w:r>
      <w:r>
        <w:rPr>
          <w:rFonts w:ascii="Times New Roman" w:hAnsi="Times New Roman" w:cs="Times New Roman"/>
        </w:rPr>
        <w:t>HbA1c</w:t>
      </w:r>
      <w:r>
        <w:rPr>
          <w:rFonts w:ascii="Times New Roman" w:hAnsi="Times New Roman" w:cs="Times New Roman"/>
        </w:rPr>
        <w:t>变化、严重低血糖事件等。</w:t>
      </w:r>
    </w:p>
    <w:p w14:paraId="2AE52731" w14:textId="77777777" w:rsidR="00232530" w:rsidRDefault="00000000">
      <w:pPr>
        <w:pStyle w:val="21"/>
        <w:rPr>
          <w:rFonts w:ascii="Times New Roman" w:eastAsia="宋体" w:hAnsi="Times New Roman" w:cs="Times New Roman"/>
        </w:rPr>
      </w:pPr>
      <w:r>
        <w:rPr>
          <w:rFonts w:ascii="Times New Roman" w:eastAsia="宋体" w:hAnsi="Times New Roman" w:cs="Times New Roman"/>
        </w:rPr>
        <w:t xml:space="preserve">5.4 </w:t>
      </w:r>
      <w:proofErr w:type="spellStart"/>
      <w:r>
        <w:rPr>
          <w:rFonts w:ascii="Times New Roman" w:eastAsia="宋体" w:hAnsi="Times New Roman" w:cs="Times New Roman"/>
        </w:rPr>
        <w:t>安全性终点</w:t>
      </w:r>
      <w:proofErr w:type="spellEnd"/>
    </w:p>
    <w:p w14:paraId="341D5E24"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主要安全性终点（随机后</w:t>
      </w:r>
      <w:r>
        <w:rPr>
          <w:rFonts w:ascii="Times New Roman" w:hAnsi="Times New Roman" w:cs="Times New Roman"/>
          <w:lang w:eastAsia="zh-CN"/>
        </w:rPr>
        <w:t>52</w:t>
      </w:r>
      <w:r>
        <w:rPr>
          <w:rFonts w:ascii="Times New Roman" w:hAnsi="Times New Roman" w:cs="Times New Roman"/>
          <w:lang w:eastAsia="zh-CN"/>
        </w:rPr>
        <w:t>周）：</w:t>
      </w:r>
      <w:r>
        <w:rPr>
          <w:rFonts w:ascii="Times New Roman" w:hAnsi="Times New Roman" w:cs="Times New Roman"/>
          <w:lang w:eastAsia="zh-CN"/>
        </w:rPr>
        <w:t>SAE</w:t>
      </w:r>
      <w:r>
        <w:rPr>
          <w:rFonts w:ascii="Times New Roman" w:hAnsi="Times New Roman" w:cs="Times New Roman"/>
          <w:lang w:eastAsia="zh-CN"/>
        </w:rPr>
        <w:t>发生比例、</w:t>
      </w:r>
      <w:r>
        <w:rPr>
          <w:rFonts w:ascii="Times New Roman" w:hAnsi="Times New Roman" w:cs="Times New Roman"/>
          <w:lang w:eastAsia="zh-CN"/>
        </w:rPr>
        <w:t>DAIDS</w:t>
      </w:r>
      <w:r>
        <w:rPr>
          <w:rFonts w:ascii="Times New Roman" w:hAnsi="Times New Roman" w:cs="Times New Roman"/>
          <w:lang w:eastAsia="zh-CN"/>
        </w:rPr>
        <w:t>分级</w:t>
      </w:r>
      <w:r>
        <w:rPr>
          <w:rFonts w:ascii="Times New Roman" w:hAnsi="Times New Roman" w:cs="Times New Roman"/>
          <w:lang w:eastAsia="zh-CN"/>
        </w:rPr>
        <w:t>≥3</w:t>
      </w:r>
      <w:r>
        <w:rPr>
          <w:rFonts w:ascii="Times New Roman" w:hAnsi="Times New Roman" w:cs="Times New Roman"/>
          <w:lang w:eastAsia="zh-CN"/>
        </w:rPr>
        <w:t>级不良事件发生比例、</w:t>
      </w:r>
      <w:r>
        <w:rPr>
          <w:rFonts w:ascii="Times New Roman" w:hAnsi="Times New Roman" w:cs="Times New Roman"/>
          <w:lang w:eastAsia="zh-CN"/>
        </w:rPr>
        <w:t>AESI</w:t>
      </w:r>
      <w:r>
        <w:rPr>
          <w:rFonts w:ascii="Times New Roman" w:hAnsi="Times New Roman" w:cs="Times New Roman"/>
          <w:lang w:eastAsia="zh-CN"/>
        </w:rPr>
        <w:t>发生比例及构成。</w:t>
      </w:r>
      <w:r>
        <w:rPr>
          <w:rFonts w:ascii="Times New Roman" w:hAnsi="Times New Roman" w:cs="Times New Roman"/>
          <w:lang w:eastAsia="zh-CN"/>
        </w:rPr>
        <w:t>“</w:t>
      </w:r>
      <w:r>
        <w:rPr>
          <w:rFonts w:ascii="Times New Roman" w:hAnsi="Times New Roman" w:cs="Times New Roman"/>
          <w:lang w:eastAsia="zh-CN"/>
        </w:rPr>
        <w:t>随机后</w:t>
      </w:r>
      <w:r>
        <w:rPr>
          <w:rFonts w:ascii="Times New Roman" w:hAnsi="Times New Roman" w:cs="Times New Roman"/>
          <w:lang w:eastAsia="zh-CN"/>
        </w:rPr>
        <w:t>”</w:t>
      </w:r>
      <w:r>
        <w:rPr>
          <w:rFonts w:ascii="Times New Roman" w:hAnsi="Times New Roman" w:cs="Times New Roman"/>
          <w:lang w:eastAsia="zh-CN"/>
        </w:rPr>
        <w:t>的时间起点为各队列随机化日期（队列</w:t>
      </w:r>
      <w:r>
        <w:rPr>
          <w:rFonts w:ascii="Times New Roman" w:hAnsi="Times New Roman" w:cs="Times New Roman"/>
          <w:lang w:eastAsia="zh-CN"/>
        </w:rPr>
        <w:t>A</w:t>
      </w:r>
      <w:r>
        <w:rPr>
          <w:rFonts w:ascii="Times New Roman" w:hAnsi="Times New Roman" w:cs="Times New Roman"/>
          <w:lang w:eastAsia="zh-CN"/>
        </w:rPr>
        <w:t>：基线随机化；队列</w:t>
      </w:r>
      <w:r>
        <w:rPr>
          <w:rFonts w:ascii="Times New Roman" w:hAnsi="Times New Roman" w:cs="Times New Roman"/>
          <w:lang w:eastAsia="zh-CN"/>
        </w:rPr>
        <w:t>B</w:t>
      </w:r>
      <w:r>
        <w:rPr>
          <w:rFonts w:ascii="Times New Roman" w:hAnsi="Times New Roman" w:cs="Times New Roman"/>
          <w:lang w:eastAsia="zh-CN"/>
        </w:rPr>
        <w:t>：</w:t>
      </w:r>
      <w:r>
        <w:rPr>
          <w:rFonts w:ascii="Times New Roman" w:hAnsi="Times New Roman" w:cs="Times New Roman"/>
          <w:lang w:eastAsia="zh-CN"/>
        </w:rPr>
        <w:t>M6</w:t>
      </w:r>
      <w:r>
        <w:rPr>
          <w:rFonts w:ascii="Times New Roman" w:hAnsi="Times New Roman" w:cs="Times New Roman"/>
          <w:lang w:eastAsia="zh-CN"/>
        </w:rPr>
        <w:t>门槛达标后随机化）。</w:t>
      </w:r>
    </w:p>
    <w:p w14:paraId="65B14EA9"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次要安全性终点：随机后</w:t>
      </w:r>
      <w:r>
        <w:rPr>
          <w:rFonts w:ascii="Times New Roman" w:hAnsi="Times New Roman" w:cs="Times New Roman"/>
          <w:lang w:eastAsia="zh-CN"/>
        </w:rPr>
        <w:t>26</w:t>
      </w:r>
      <w:r>
        <w:rPr>
          <w:rFonts w:ascii="Times New Roman" w:hAnsi="Times New Roman" w:cs="Times New Roman"/>
          <w:lang w:eastAsia="zh-CN"/>
        </w:rPr>
        <w:t>周与</w:t>
      </w:r>
      <w:r>
        <w:rPr>
          <w:rFonts w:ascii="Times New Roman" w:hAnsi="Times New Roman" w:cs="Times New Roman"/>
          <w:lang w:eastAsia="zh-CN"/>
        </w:rPr>
        <w:t>78</w:t>
      </w:r>
      <w:r>
        <w:rPr>
          <w:rFonts w:ascii="Times New Roman" w:hAnsi="Times New Roman" w:cs="Times New Roman"/>
          <w:lang w:eastAsia="zh-CN"/>
        </w:rPr>
        <w:t>周内</w:t>
      </w:r>
      <w:r>
        <w:rPr>
          <w:rFonts w:ascii="Times New Roman" w:hAnsi="Times New Roman" w:cs="Times New Roman"/>
          <w:lang w:eastAsia="zh-CN"/>
        </w:rPr>
        <w:t>SAE</w:t>
      </w:r>
      <w:r>
        <w:rPr>
          <w:rFonts w:ascii="Times New Roman" w:hAnsi="Times New Roman" w:cs="Times New Roman"/>
          <w:lang w:eastAsia="zh-CN"/>
        </w:rPr>
        <w:t>、</w:t>
      </w:r>
      <w:r>
        <w:rPr>
          <w:rFonts w:ascii="Times New Roman" w:hAnsi="Times New Roman" w:cs="Times New Roman"/>
          <w:lang w:eastAsia="zh-CN"/>
        </w:rPr>
        <w:t>≥3</w:t>
      </w:r>
      <w:r>
        <w:rPr>
          <w:rFonts w:ascii="Times New Roman" w:hAnsi="Times New Roman" w:cs="Times New Roman"/>
          <w:lang w:eastAsia="zh-CN"/>
        </w:rPr>
        <w:t>级不良事件与</w:t>
      </w:r>
      <w:r>
        <w:rPr>
          <w:rFonts w:ascii="Times New Roman" w:hAnsi="Times New Roman" w:cs="Times New Roman"/>
          <w:lang w:eastAsia="zh-CN"/>
        </w:rPr>
        <w:t>AESI</w:t>
      </w:r>
      <w:r>
        <w:rPr>
          <w:rFonts w:ascii="Times New Roman" w:hAnsi="Times New Roman" w:cs="Times New Roman"/>
          <w:lang w:eastAsia="zh-CN"/>
        </w:rPr>
        <w:t>；重点毒性事件与实验室</w:t>
      </w:r>
      <w:r>
        <w:rPr>
          <w:rFonts w:ascii="Times New Roman" w:hAnsi="Times New Roman" w:cs="Times New Roman"/>
          <w:lang w:eastAsia="zh-CN"/>
        </w:rPr>
        <w:t>/</w:t>
      </w:r>
      <w:r>
        <w:rPr>
          <w:rFonts w:ascii="Times New Roman" w:hAnsi="Times New Roman" w:cs="Times New Roman"/>
          <w:lang w:eastAsia="zh-CN"/>
        </w:rPr>
        <w:t>心电分级变化。</w:t>
      </w:r>
    </w:p>
    <w:p w14:paraId="5E23A374"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5.5 </w:t>
      </w:r>
      <w:r>
        <w:rPr>
          <w:rFonts w:ascii="Times New Roman" w:eastAsia="宋体" w:hAnsi="Times New Roman" w:cs="Times New Roman"/>
          <w:lang w:eastAsia="zh-CN"/>
        </w:rPr>
        <w:t>访视窗口与事件日期规则</w:t>
      </w:r>
    </w:p>
    <w:p w14:paraId="18426EDD"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主要终点判定窗口：</w:t>
      </w:r>
      <w:r>
        <w:rPr>
          <w:rFonts w:ascii="Times New Roman" w:hAnsi="Times New Roman" w:cs="Times New Roman"/>
          <w:lang w:eastAsia="zh-CN"/>
        </w:rPr>
        <w:t>PT-M12</w:t>
      </w:r>
      <w:r>
        <w:rPr>
          <w:rFonts w:ascii="Times New Roman" w:hAnsi="Times New Roman" w:cs="Times New Roman"/>
          <w:lang w:eastAsia="zh-CN"/>
        </w:rPr>
        <w:t>（</w:t>
      </w:r>
      <w:r>
        <w:rPr>
          <w:rFonts w:ascii="Times New Roman" w:hAnsi="Times New Roman" w:cs="Times New Roman"/>
          <w:lang w:eastAsia="zh-CN"/>
        </w:rPr>
        <w:t>EOT</w:t>
      </w:r>
      <w:r>
        <w:rPr>
          <w:rFonts w:ascii="Times New Roman" w:hAnsi="Times New Roman" w:cs="Times New Roman"/>
          <w:lang w:eastAsia="zh-CN"/>
        </w:rPr>
        <w:t>后</w:t>
      </w:r>
      <w:r>
        <w:rPr>
          <w:rFonts w:ascii="Times New Roman" w:hAnsi="Times New Roman" w:cs="Times New Roman"/>
          <w:lang w:eastAsia="zh-CN"/>
        </w:rPr>
        <w:t>52</w:t>
      </w:r>
      <w:r>
        <w:rPr>
          <w:rFonts w:ascii="Times New Roman" w:hAnsi="Times New Roman" w:cs="Times New Roman"/>
          <w:lang w:eastAsia="zh-CN"/>
        </w:rPr>
        <w:t>周）</w:t>
      </w:r>
      <w:r>
        <w:rPr>
          <w:rFonts w:ascii="Times New Roman" w:hAnsi="Times New Roman" w:cs="Times New Roman"/>
          <w:lang w:eastAsia="zh-CN"/>
        </w:rPr>
        <w:t>±30</w:t>
      </w:r>
      <w:r>
        <w:rPr>
          <w:rFonts w:ascii="Times New Roman" w:hAnsi="Times New Roman" w:cs="Times New Roman"/>
          <w:lang w:eastAsia="zh-CN"/>
        </w:rPr>
        <w:t>天。窗口内发生任</w:t>
      </w:r>
      <w:proofErr w:type="gramStart"/>
      <w:r>
        <w:rPr>
          <w:rFonts w:ascii="Times New Roman" w:hAnsi="Times New Roman" w:cs="Times New Roman"/>
          <w:lang w:eastAsia="zh-CN"/>
        </w:rPr>
        <w:t>一</w:t>
      </w:r>
      <w:proofErr w:type="gramEnd"/>
      <w:r>
        <w:rPr>
          <w:rFonts w:ascii="Times New Roman" w:hAnsi="Times New Roman" w:cs="Times New Roman"/>
          <w:lang w:eastAsia="zh-CN"/>
        </w:rPr>
        <w:t>构成事件判定为失败。事件日期优先采用微生物学确证日期，其次为再治疗启动日期或</w:t>
      </w:r>
      <w:r>
        <w:rPr>
          <w:rFonts w:ascii="Times New Roman" w:hAnsi="Times New Roman" w:cs="Times New Roman"/>
          <w:lang w:eastAsia="zh-CN"/>
        </w:rPr>
        <w:t>CEC</w:t>
      </w:r>
      <w:r>
        <w:rPr>
          <w:rFonts w:ascii="Times New Roman" w:hAnsi="Times New Roman" w:cs="Times New Roman"/>
          <w:lang w:eastAsia="zh-CN"/>
        </w:rPr>
        <w:t>判定日期（以</w:t>
      </w:r>
      <w:r>
        <w:rPr>
          <w:rFonts w:ascii="Times New Roman" w:hAnsi="Times New Roman" w:cs="Times New Roman"/>
          <w:lang w:eastAsia="zh-CN"/>
        </w:rPr>
        <w:t>CEC</w:t>
      </w:r>
      <w:r>
        <w:rPr>
          <w:rFonts w:ascii="Times New Roman" w:hAnsi="Times New Roman" w:cs="Times New Roman"/>
          <w:lang w:eastAsia="zh-CN"/>
        </w:rPr>
        <w:t>裁决表为准）。</w:t>
      </w:r>
    </w:p>
    <w:p w14:paraId="47A3BFF8" w14:textId="77777777" w:rsidR="00232530" w:rsidRDefault="00000000">
      <w:pPr>
        <w:pStyle w:val="1"/>
        <w:rPr>
          <w:rFonts w:ascii="Times New Roman" w:eastAsia="宋体" w:hAnsi="Times New Roman" w:cs="Times New Roman"/>
          <w:lang w:eastAsia="zh-CN"/>
        </w:rPr>
      </w:pPr>
      <w:r>
        <w:rPr>
          <w:rFonts w:ascii="Times New Roman" w:eastAsia="宋体" w:hAnsi="Times New Roman" w:cs="Times New Roman"/>
          <w:lang w:eastAsia="zh-CN"/>
        </w:rPr>
        <w:t xml:space="preserve">6 </w:t>
      </w:r>
      <w:r>
        <w:rPr>
          <w:rFonts w:ascii="Times New Roman" w:eastAsia="宋体" w:hAnsi="Times New Roman" w:cs="Times New Roman"/>
          <w:lang w:eastAsia="zh-CN"/>
        </w:rPr>
        <w:t>样本量与把握度</w:t>
      </w:r>
    </w:p>
    <w:p w14:paraId="700862F5"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6.1 </w:t>
      </w:r>
      <w:r>
        <w:rPr>
          <w:rFonts w:ascii="Times New Roman" w:eastAsia="宋体" w:hAnsi="Times New Roman" w:cs="Times New Roman"/>
          <w:lang w:eastAsia="zh-CN"/>
        </w:rPr>
        <w:t>总体样本量</w:t>
      </w:r>
    </w:p>
    <w:p w14:paraId="0CC9575B"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研究计划招募总样本量</w:t>
      </w:r>
      <w:r>
        <w:rPr>
          <w:rFonts w:ascii="Times New Roman" w:hAnsi="Times New Roman" w:cs="Times New Roman"/>
          <w:lang w:eastAsia="zh-CN"/>
        </w:rPr>
        <w:t>1350</w:t>
      </w:r>
      <w:r>
        <w:rPr>
          <w:rFonts w:ascii="Times New Roman" w:hAnsi="Times New Roman" w:cs="Times New Roman"/>
          <w:lang w:eastAsia="zh-CN"/>
        </w:rPr>
        <w:t>例：队列</w:t>
      </w:r>
      <w:r>
        <w:rPr>
          <w:rFonts w:ascii="Times New Roman" w:hAnsi="Times New Roman" w:cs="Times New Roman"/>
          <w:lang w:eastAsia="zh-CN"/>
        </w:rPr>
        <w:t>A 850</w:t>
      </w:r>
      <w:r>
        <w:rPr>
          <w:rFonts w:ascii="Times New Roman" w:hAnsi="Times New Roman" w:cs="Times New Roman"/>
          <w:lang w:eastAsia="zh-CN"/>
        </w:rPr>
        <w:t>例（</w:t>
      </w:r>
      <w:r>
        <w:rPr>
          <w:rFonts w:ascii="Times New Roman" w:hAnsi="Times New Roman" w:cs="Times New Roman"/>
          <w:lang w:eastAsia="zh-CN"/>
        </w:rPr>
        <w:t>1:1:1</w:t>
      </w:r>
      <w:r>
        <w:rPr>
          <w:rFonts w:ascii="Times New Roman" w:hAnsi="Times New Roman" w:cs="Times New Roman"/>
          <w:lang w:eastAsia="zh-CN"/>
        </w:rPr>
        <w:t>），队列</w:t>
      </w:r>
      <w:r>
        <w:rPr>
          <w:rFonts w:ascii="Times New Roman" w:hAnsi="Times New Roman" w:cs="Times New Roman"/>
          <w:lang w:eastAsia="zh-CN"/>
        </w:rPr>
        <w:t>B 500</w:t>
      </w:r>
      <w:r>
        <w:rPr>
          <w:rFonts w:ascii="Times New Roman" w:hAnsi="Times New Roman" w:cs="Times New Roman"/>
          <w:lang w:eastAsia="zh-CN"/>
        </w:rPr>
        <w:t>例（富集设计，</w:t>
      </w:r>
      <w:r>
        <w:rPr>
          <w:rFonts w:ascii="Times New Roman" w:hAnsi="Times New Roman" w:cs="Times New Roman"/>
          <w:lang w:eastAsia="zh-CN"/>
        </w:rPr>
        <w:t>M6</w:t>
      </w:r>
      <w:r>
        <w:rPr>
          <w:rFonts w:ascii="Times New Roman" w:hAnsi="Times New Roman" w:cs="Times New Roman"/>
          <w:lang w:eastAsia="zh-CN"/>
        </w:rPr>
        <w:t>达标后随机化预计约</w:t>
      </w:r>
      <w:r>
        <w:rPr>
          <w:rFonts w:ascii="Times New Roman" w:hAnsi="Times New Roman" w:cs="Times New Roman"/>
          <w:lang w:eastAsia="zh-CN"/>
        </w:rPr>
        <w:t>250-300</w:t>
      </w:r>
      <w:r>
        <w:rPr>
          <w:rFonts w:ascii="Times New Roman" w:hAnsi="Times New Roman" w:cs="Times New Roman"/>
          <w:lang w:eastAsia="zh-CN"/>
        </w:rPr>
        <w:t>例）。样本量以主要疗效终点的</w:t>
      </w:r>
      <w:proofErr w:type="gramStart"/>
      <w:r>
        <w:rPr>
          <w:rFonts w:ascii="Times New Roman" w:hAnsi="Times New Roman" w:cs="Times New Roman"/>
          <w:lang w:eastAsia="zh-CN"/>
        </w:rPr>
        <w:t>非劣效检验</w:t>
      </w:r>
      <w:proofErr w:type="gramEnd"/>
      <w:r>
        <w:rPr>
          <w:rFonts w:ascii="Times New Roman" w:hAnsi="Times New Roman" w:cs="Times New Roman"/>
          <w:lang w:eastAsia="zh-CN"/>
        </w:rPr>
        <w:t>为依据，并预留</w:t>
      </w:r>
      <w:r>
        <w:rPr>
          <w:rFonts w:ascii="Times New Roman" w:hAnsi="Times New Roman" w:cs="Times New Roman"/>
          <w:lang w:eastAsia="zh-CN"/>
        </w:rPr>
        <w:t>15%</w:t>
      </w:r>
      <w:r>
        <w:rPr>
          <w:rFonts w:ascii="Times New Roman" w:hAnsi="Times New Roman" w:cs="Times New Roman"/>
          <w:lang w:eastAsia="zh-CN"/>
        </w:rPr>
        <w:t>脱落</w:t>
      </w:r>
      <w:r>
        <w:rPr>
          <w:rFonts w:ascii="Times New Roman" w:hAnsi="Times New Roman" w:cs="Times New Roman"/>
          <w:lang w:eastAsia="zh-CN"/>
        </w:rPr>
        <w:t>/</w:t>
      </w:r>
      <w:r>
        <w:rPr>
          <w:rFonts w:ascii="Times New Roman" w:hAnsi="Times New Roman" w:cs="Times New Roman"/>
          <w:lang w:eastAsia="zh-CN"/>
        </w:rPr>
        <w:t>终点缺失。</w:t>
      </w:r>
    </w:p>
    <w:p w14:paraId="2328E566"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6.2 </w:t>
      </w:r>
      <w:r>
        <w:rPr>
          <w:rFonts w:ascii="Times New Roman" w:eastAsia="宋体" w:hAnsi="Times New Roman" w:cs="Times New Roman"/>
          <w:lang w:eastAsia="zh-CN"/>
        </w:rPr>
        <w:t>队列</w:t>
      </w:r>
      <w:r>
        <w:rPr>
          <w:rFonts w:ascii="Times New Roman" w:eastAsia="宋体" w:hAnsi="Times New Roman" w:cs="Times New Roman"/>
          <w:lang w:eastAsia="zh-CN"/>
        </w:rPr>
        <w:t>A</w:t>
      </w:r>
      <w:r>
        <w:rPr>
          <w:rFonts w:ascii="Times New Roman" w:eastAsia="宋体" w:hAnsi="Times New Roman" w:cs="Times New Roman"/>
          <w:lang w:eastAsia="zh-CN"/>
        </w:rPr>
        <w:t>样本量依据</w:t>
      </w:r>
    </w:p>
    <w:p w14:paraId="72F53B64" w14:textId="284F1F2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假设对照组与试验组</w:t>
      </w:r>
      <w:r>
        <w:rPr>
          <w:rFonts w:ascii="Times New Roman" w:hAnsi="Times New Roman" w:cs="Times New Roman"/>
          <w:lang w:eastAsia="zh-CN"/>
        </w:rPr>
        <w:t>PT-M12</w:t>
      </w:r>
      <w:r>
        <w:rPr>
          <w:rFonts w:ascii="Times New Roman" w:hAnsi="Times New Roman" w:cs="Times New Roman"/>
          <w:lang w:eastAsia="zh-CN"/>
        </w:rPr>
        <w:t>良好结局率均为</w:t>
      </w:r>
      <w:r>
        <w:rPr>
          <w:rFonts w:ascii="Times New Roman" w:hAnsi="Times New Roman" w:cs="Times New Roman"/>
          <w:lang w:eastAsia="zh-CN"/>
        </w:rPr>
        <w:t>90%</w:t>
      </w:r>
      <w:r>
        <w:rPr>
          <w:rFonts w:ascii="Times New Roman" w:hAnsi="Times New Roman" w:cs="Times New Roman"/>
          <w:lang w:eastAsia="zh-CN"/>
        </w:rPr>
        <w:t>，非</w:t>
      </w:r>
      <w:proofErr w:type="gramStart"/>
      <w:r>
        <w:rPr>
          <w:rFonts w:ascii="Times New Roman" w:hAnsi="Times New Roman" w:cs="Times New Roman"/>
          <w:lang w:eastAsia="zh-CN"/>
        </w:rPr>
        <w:t>劣效界</w:t>
      </w:r>
      <w:proofErr w:type="gramEnd"/>
      <w:r>
        <w:rPr>
          <w:rFonts w:ascii="Times New Roman" w:hAnsi="Times New Roman" w:cs="Times New Roman"/>
          <w:lang w:eastAsia="zh-CN"/>
        </w:rPr>
        <w:t>值</w:t>
      </w:r>
      <w:proofErr w:type="spellStart"/>
      <w:r>
        <w:rPr>
          <w:rFonts w:ascii="Times New Roman" w:hAnsi="Times New Roman" w:cs="Times New Roman"/>
        </w:rPr>
        <w:t>δ</w:t>
      </w:r>
      <w:r>
        <w:rPr>
          <w:rFonts w:ascii="Times New Roman" w:hAnsi="Times New Roman" w:cs="Times New Roman"/>
          <w:lang w:eastAsia="zh-CN"/>
        </w:rPr>
        <w:t>A</w:t>
      </w:r>
      <w:proofErr w:type="spellEnd"/>
      <w:r>
        <w:rPr>
          <w:rFonts w:ascii="Times New Roman" w:hAnsi="Times New Roman" w:cs="Times New Roman"/>
          <w:lang w:eastAsia="zh-CN"/>
        </w:rPr>
        <w:t>=</w:t>
      </w:r>
      <w:ins w:id="18" w:author="jing zhang" w:date="2026-03-03T16:54:00Z" w16du:dateUtc="2026-03-03T08:54:00Z">
        <w:r w:rsidR="00F213E0">
          <w:rPr>
            <w:rFonts w:ascii="Times New Roman" w:hAnsi="Times New Roman" w:cs="Times New Roman" w:hint="eastAsia"/>
            <w:lang w:eastAsia="zh-CN"/>
          </w:rPr>
          <w:t>10</w:t>
        </w:r>
      </w:ins>
      <w:del w:id="19" w:author="jing zhang" w:date="2026-03-03T16:54:00Z" w16du:dateUtc="2026-03-03T08:54:00Z">
        <w:r w:rsidDel="00F213E0">
          <w:rPr>
            <w:rFonts w:ascii="Times New Roman" w:hAnsi="Times New Roman" w:cs="Times New Roman"/>
            <w:lang w:eastAsia="zh-CN"/>
          </w:rPr>
          <w:delText>8</w:delText>
        </w:r>
      </w:del>
      <w:r>
        <w:rPr>
          <w:rFonts w:ascii="Times New Roman" w:hAnsi="Times New Roman" w:cs="Times New Roman"/>
          <w:lang w:eastAsia="zh-CN"/>
        </w:rPr>
        <w:t>%</w:t>
      </w:r>
      <w:r>
        <w:rPr>
          <w:rFonts w:ascii="Times New Roman" w:hAnsi="Times New Roman" w:cs="Times New Roman"/>
          <w:lang w:eastAsia="zh-CN"/>
        </w:rPr>
        <w:t>，功效</w:t>
      </w:r>
      <w:r>
        <w:rPr>
          <w:rFonts w:ascii="Times New Roman" w:hAnsi="Times New Roman" w:cs="Times New Roman"/>
          <w:lang w:eastAsia="zh-CN"/>
        </w:rPr>
        <w:t>80%</w:t>
      </w:r>
      <w:r>
        <w:rPr>
          <w:rFonts w:ascii="Times New Roman" w:hAnsi="Times New Roman" w:cs="Times New Roman"/>
          <w:lang w:eastAsia="zh-CN"/>
        </w:rPr>
        <w:t>。队列</w:t>
      </w:r>
      <w:r>
        <w:rPr>
          <w:rFonts w:ascii="Times New Roman" w:hAnsi="Times New Roman" w:cs="Times New Roman"/>
          <w:lang w:eastAsia="zh-CN"/>
        </w:rPr>
        <w:t>A</w:t>
      </w:r>
      <w:r>
        <w:rPr>
          <w:rFonts w:ascii="Times New Roman" w:hAnsi="Times New Roman" w:cs="Times New Roman"/>
          <w:lang w:eastAsia="zh-CN"/>
        </w:rPr>
        <w:t>两项主要</w:t>
      </w:r>
      <w:proofErr w:type="gramStart"/>
      <w:r>
        <w:rPr>
          <w:rFonts w:ascii="Times New Roman" w:hAnsi="Times New Roman" w:cs="Times New Roman"/>
          <w:lang w:eastAsia="zh-CN"/>
        </w:rPr>
        <w:t>比较按</w:t>
      </w:r>
      <w:proofErr w:type="gramEnd"/>
      <w:r>
        <w:rPr>
          <w:rFonts w:ascii="Times New Roman" w:hAnsi="Times New Roman" w:cs="Times New Roman"/>
          <w:lang w:eastAsia="zh-CN"/>
        </w:rPr>
        <w:t>Bonferroni</w:t>
      </w:r>
      <w:r>
        <w:rPr>
          <w:rFonts w:ascii="Times New Roman" w:hAnsi="Times New Roman" w:cs="Times New Roman"/>
          <w:lang w:eastAsia="zh-CN"/>
        </w:rPr>
        <w:t>后每项比较</w:t>
      </w:r>
      <w:del w:id="20" w:author="jing zhang" w:date="2026-03-03T17:13:00Z" w16du:dateUtc="2026-03-03T09:13:00Z">
        <w:r w:rsidDel="0011329F">
          <w:rPr>
            <w:rFonts w:ascii="Times New Roman" w:hAnsi="Times New Roman" w:cs="Times New Roman"/>
            <w:lang w:eastAsia="zh-CN"/>
          </w:rPr>
          <w:delText>单</w:delText>
        </w:r>
      </w:del>
      <w:ins w:id="21" w:author="jing zhang" w:date="2026-03-03T17:13:00Z" w16du:dateUtc="2026-03-03T09:13:00Z">
        <w:r w:rsidR="0011329F">
          <w:rPr>
            <w:rFonts w:ascii="Times New Roman" w:hAnsi="Times New Roman" w:cs="Times New Roman" w:hint="eastAsia"/>
            <w:lang w:eastAsia="zh-CN"/>
          </w:rPr>
          <w:t>双</w:t>
        </w:r>
      </w:ins>
      <w:r>
        <w:rPr>
          <w:rFonts w:ascii="Times New Roman" w:hAnsi="Times New Roman" w:cs="Times New Roman"/>
          <w:lang w:eastAsia="zh-CN"/>
        </w:rPr>
        <w:t>侧</w:t>
      </w:r>
      <w:r>
        <w:rPr>
          <w:rFonts w:ascii="Times New Roman" w:hAnsi="Times New Roman" w:cs="Times New Roman"/>
        </w:rPr>
        <w:t>α</w:t>
      </w:r>
      <w:r>
        <w:rPr>
          <w:rFonts w:ascii="Times New Roman" w:hAnsi="Times New Roman" w:cs="Times New Roman"/>
          <w:lang w:eastAsia="zh-CN"/>
        </w:rPr>
        <w:t>=0.</w:t>
      </w:r>
      <w:del w:id="22" w:author="jing zhang" w:date="2026-03-03T16:50:00Z" w16du:dateUtc="2026-03-03T08:50:00Z">
        <w:r w:rsidDel="00F213E0">
          <w:rPr>
            <w:rFonts w:ascii="Times New Roman" w:hAnsi="Times New Roman" w:cs="Times New Roman"/>
            <w:lang w:eastAsia="zh-CN"/>
          </w:rPr>
          <w:delText>0125</w:delText>
        </w:r>
      </w:del>
      <w:ins w:id="23" w:author="jing zhang" w:date="2026-03-03T16:50:00Z" w16du:dateUtc="2026-03-03T08:50:00Z">
        <w:r w:rsidR="00F213E0">
          <w:rPr>
            <w:rFonts w:ascii="Times New Roman" w:hAnsi="Times New Roman" w:cs="Times New Roman"/>
            <w:lang w:eastAsia="zh-CN"/>
          </w:rPr>
          <w:t>0</w:t>
        </w:r>
        <w:r w:rsidR="00F213E0">
          <w:rPr>
            <w:rFonts w:ascii="Times New Roman" w:hAnsi="Times New Roman" w:cs="Times New Roman" w:hint="eastAsia"/>
            <w:lang w:eastAsia="zh-CN"/>
          </w:rPr>
          <w:t>25</w:t>
        </w:r>
      </w:ins>
      <w:r>
        <w:rPr>
          <w:rFonts w:ascii="Times New Roman" w:hAnsi="Times New Roman" w:cs="Times New Roman"/>
          <w:lang w:eastAsia="zh-CN"/>
        </w:rPr>
        <w:t>。每组</w:t>
      </w:r>
      <w:proofErr w:type="gramStart"/>
      <w:r>
        <w:rPr>
          <w:rFonts w:ascii="Times New Roman" w:hAnsi="Times New Roman" w:cs="Times New Roman"/>
          <w:lang w:eastAsia="zh-CN"/>
        </w:rPr>
        <w:t>需有效</w:t>
      </w:r>
      <w:proofErr w:type="gramEnd"/>
      <w:r>
        <w:rPr>
          <w:rFonts w:ascii="Times New Roman" w:hAnsi="Times New Roman" w:cs="Times New Roman"/>
          <w:lang w:eastAsia="zh-CN"/>
        </w:rPr>
        <w:t>样本约</w:t>
      </w:r>
      <w:r>
        <w:rPr>
          <w:rFonts w:ascii="Times New Roman" w:hAnsi="Times New Roman" w:cs="Times New Roman"/>
          <w:lang w:eastAsia="zh-CN"/>
        </w:rPr>
        <w:t>240</w:t>
      </w:r>
      <w:r>
        <w:rPr>
          <w:rFonts w:ascii="Times New Roman" w:hAnsi="Times New Roman" w:cs="Times New Roman"/>
          <w:lang w:eastAsia="zh-CN"/>
        </w:rPr>
        <w:t>例；考虑</w:t>
      </w:r>
      <w:del w:id="24" w:author="jing zhang" w:date="2026-03-03T16:55:00Z" w16du:dateUtc="2026-03-03T08:55:00Z">
        <w:r w:rsidDel="00F213E0">
          <w:rPr>
            <w:rFonts w:ascii="Times New Roman" w:hAnsi="Times New Roman" w:cs="Times New Roman"/>
            <w:lang w:eastAsia="zh-CN"/>
          </w:rPr>
          <w:delText>15%</w:delText>
        </w:r>
      </w:del>
      <w:ins w:id="25" w:author="jing zhang" w:date="2026-03-03T16:55:00Z" w16du:dateUtc="2026-03-03T08:55:00Z">
        <w:r w:rsidR="00F213E0">
          <w:rPr>
            <w:rFonts w:ascii="Times New Roman" w:hAnsi="Times New Roman" w:cs="Times New Roman" w:hint="eastAsia"/>
            <w:lang w:eastAsia="zh-CN"/>
          </w:rPr>
          <w:t>15%</w:t>
        </w:r>
      </w:ins>
      <w:proofErr w:type="gramStart"/>
      <w:ins w:id="26" w:author="jing zhang" w:date="2026-03-03T16:56:00Z" w16du:dateUtc="2026-03-03T08:56:00Z">
        <w:r w:rsidR="00F213E0">
          <w:rPr>
            <w:rFonts w:ascii="Times New Roman" w:hAnsi="Times New Roman" w:cs="Times New Roman" w:hint="eastAsia"/>
            <w:lang w:eastAsia="zh-CN"/>
          </w:rPr>
          <w:t>失访率</w:t>
        </w:r>
      </w:ins>
      <w:proofErr w:type="gramEnd"/>
      <w:del w:id="27" w:author="jing zhang" w:date="2026-03-03T16:56:00Z" w16du:dateUtc="2026-03-03T08:56:00Z">
        <w:r w:rsidDel="00F213E0">
          <w:rPr>
            <w:rFonts w:ascii="Times New Roman" w:hAnsi="Times New Roman" w:cs="Times New Roman"/>
            <w:lang w:eastAsia="zh-CN"/>
          </w:rPr>
          <w:delText>脱落</w:delText>
        </w:r>
      </w:del>
      <w:r>
        <w:rPr>
          <w:rFonts w:ascii="Times New Roman" w:hAnsi="Times New Roman" w:cs="Times New Roman"/>
          <w:lang w:eastAsia="zh-CN"/>
        </w:rPr>
        <w:t>后每组约</w:t>
      </w:r>
      <w:r>
        <w:rPr>
          <w:rFonts w:ascii="Times New Roman" w:hAnsi="Times New Roman" w:cs="Times New Roman"/>
          <w:lang w:eastAsia="zh-CN"/>
        </w:rPr>
        <w:t>283</w:t>
      </w:r>
      <w:r>
        <w:rPr>
          <w:rFonts w:ascii="Times New Roman" w:hAnsi="Times New Roman" w:cs="Times New Roman"/>
          <w:lang w:eastAsia="zh-CN"/>
        </w:rPr>
        <w:t>例，总计约</w:t>
      </w:r>
      <w:r>
        <w:rPr>
          <w:rFonts w:ascii="Times New Roman" w:hAnsi="Times New Roman" w:cs="Times New Roman"/>
          <w:lang w:eastAsia="zh-CN"/>
        </w:rPr>
        <w:t>850</w:t>
      </w:r>
      <w:r>
        <w:rPr>
          <w:rFonts w:ascii="Times New Roman" w:hAnsi="Times New Roman" w:cs="Times New Roman"/>
          <w:lang w:eastAsia="zh-CN"/>
        </w:rPr>
        <w:t>例。</w:t>
      </w:r>
    </w:p>
    <w:p w14:paraId="44F45427"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lastRenderedPageBreak/>
        <w:t xml:space="preserve">6.3 </w:t>
      </w:r>
      <w:r>
        <w:rPr>
          <w:rFonts w:ascii="Times New Roman" w:eastAsia="宋体" w:hAnsi="Times New Roman" w:cs="Times New Roman"/>
          <w:lang w:eastAsia="zh-CN"/>
        </w:rPr>
        <w:t>队列</w:t>
      </w:r>
      <w:r>
        <w:rPr>
          <w:rFonts w:ascii="Times New Roman" w:eastAsia="宋体" w:hAnsi="Times New Roman" w:cs="Times New Roman"/>
          <w:lang w:eastAsia="zh-CN"/>
        </w:rPr>
        <w:t>B</w:t>
      </w:r>
      <w:r>
        <w:rPr>
          <w:rFonts w:ascii="Times New Roman" w:eastAsia="宋体" w:hAnsi="Times New Roman" w:cs="Times New Roman"/>
          <w:lang w:eastAsia="zh-CN"/>
        </w:rPr>
        <w:t>样本量依据</w:t>
      </w:r>
    </w:p>
    <w:p w14:paraId="6C4D3A80"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假设继续治疗至</w:t>
      </w:r>
      <w:r>
        <w:rPr>
          <w:rFonts w:ascii="Times New Roman" w:hAnsi="Times New Roman" w:cs="Times New Roman"/>
          <w:lang w:eastAsia="zh-CN"/>
        </w:rPr>
        <w:t>9</w:t>
      </w:r>
      <w:r>
        <w:rPr>
          <w:rFonts w:ascii="Times New Roman" w:hAnsi="Times New Roman" w:cs="Times New Roman"/>
          <w:lang w:eastAsia="zh-CN"/>
        </w:rPr>
        <w:t>个月策略与停药策略的</w:t>
      </w:r>
      <w:r>
        <w:rPr>
          <w:rFonts w:ascii="Times New Roman" w:hAnsi="Times New Roman" w:cs="Times New Roman"/>
          <w:lang w:eastAsia="zh-CN"/>
        </w:rPr>
        <w:t>PT-M12</w:t>
      </w:r>
      <w:r>
        <w:rPr>
          <w:rFonts w:ascii="Times New Roman" w:hAnsi="Times New Roman" w:cs="Times New Roman"/>
          <w:lang w:eastAsia="zh-CN"/>
        </w:rPr>
        <w:t>良好结局率均为</w:t>
      </w:r>
      <w:r>
        <w:rPr>
          <w:rFonts w:ascii="Times New Roman" w:hAnsi="Times New Roman" w:cs="Times New Roman"/>
          <w:lang w:eastAsia="zh-CN"/>
        </w:rPr>
        <w:t>85%</w:t>
      </w:r>
      <w:r>
        <w:rPr>
          <w:rFonts w:ascii="Times New Roman" w:hAnsi="Times New Roman" w:cs="Times New Roman"/>
          <w:lang w:eastAsia="zh-CN"/>
        </w:rPr>
        <w:t>，非</w:t>
      </w:r>
      <w:proofErr w:type="gramStart"/>
      <w:r>
        <w:rPr>
          <w:rFonts w:ascii="Times New Roman" w:hAnsi="Times New Roman" w:cs="Times New Roman"/>
          <w:lang w:eastAsia="zh-CN"/>
        </w:rPr>
        <w:t>劣效界</w:t>
      </w:r>
      <w:proofErr w:type="gramEnd"/>
      <w:r>
        <w:rPr>
          <w:rFonts w:ascii="Times New Roman" w:hAnsi="Times New Roman" w:cs="Times New Roman"/>
          <w:lang w:eastAsia="zh-CN"/>
        </w:rPr>
        <w:t>值</w:t>
      </w:r>
      <w:proofErr w:type="spellStart"/>
      <w:r>
        <w:rPr>
          <w:rFonts w:ascii="Times New Roman" w:hAnsi="Times New Roman" w:cs="Times New Roman"/>
        </w:rPr>
        <w:t>δ</w:t>
      </w:r>
      <w:r>
        <w:rPr>
          <w:rFonts w:ascii="Times New Roman" w:hAnsi="Times New Roman" w:cs="Times New Roman"/>
          <w:lang w:eastAsia="zh-CN"/>
        </w:rPr>
        <w:t>B</w:t>
      </w:r>
      <w:proofErr w:type="spellEnd"/>
      <w:r>
        <w:rPr>
          <w:rFonts w:ascii="Times New Roman" w:hAnsi="Times New Roman" w:cs="Times New Roman"/>
          <w:lang w:eastAsia="zh-CN"/>
        </w:rPr>
        <w:t>=10%</w:t>
      </w:r>
      <w:r>
        <w:rPr>
          <w:rFonts w:ascii="Times New Roman" w:hAnsi="Times New Roman" w:cs="Times New Roman"/>
          <w:lang w:eastAsia="zh-CN"/>
        </w:rPr>
        <w:t>，单侧</w:t>
      </w:r>
      <w:r>
        <w:rPr>
          <w:rFonts w:ascii="Times New Roman" w:hAnsi="Times New Roman" w:cs="Times New Roman"/>
        </w:rPr>
        <w:t>α</w:t>
      </w:r>
      <w:r>
        <w:rPr>
          <w:rFonts w:ascii="Times New Roman" w:hAnsi="Times New Roman" w:cs="Times New Roman"/>
          <w:lang w:eastAsia="zh-CN"/>
        </w:rPr>
        <w:t>=0.025</w:t>
      </w:r>
      <w:r>
        <w:rPr>
          <w:rFonts w:ascii="Times New Roman" w:hAnsi="Times New Roman" w:cs="Times New Roman"/>
          <w:lang w:eastAsia="zh-CN"/>
        </w:rPr>
        <w:t>，功效</w:t>
      </w:r>
      <w:r>
        <w:rPr>
          <w:rFonts w:ascii="Times New Roman" w:hAnsi="Times New Roman" w:cs="Times New Roman"/>
          <w:lang w:eastAsia="zh-CN"/>
        </w:rPr>
        <w:t>80%</w:t>
      </w:r>
      <w:r>
        <w:rPr>
          <w:rFonts w:ascii="Times New Roman" w:hAnsi="Times New Roman" w:cs="Times New Roman"/>
          <w:lang w:eastAsia="zh-CN"/>
        </w:rPr>
        <w:t>。考虑门槛达标率约</w:t>
      </w:r>
      <w:r>
        <w:rPr>
          <w:rFonts w:ascii="Times New Roman" w:hAnsi="Times New Roman" w:cs="Times New Roman"/>
          <w:lang w:eastAsia="zh-CN"/>
        </w:rPr>
        <w:t>50%-60%</w:t>
      </w:r>
      <w:r>
        <w:rPr>
          <w:rFonts w:ascii="Times New Roman" w:hAnsi="Times New Roman" w:cs="Times New Roman"/>
          <w:lang w:eastAsia="zh-CN"/>
        </w:rPr>
        <w:t>，队列</w:t>
      </w:r>
      <w:r>
        <w:rPr>
          <w:rFonts w:ascii="Times New Roman" w:hAnsi="Times New Roman" w:cs="Times New Roman"/>
          <w:lang w:eastAsia="zh-CN"/>
        </w:rPr>
        <w:t>B</w:t>
      </w:r>
      <w:r>
        <w:rPr>
          <w:rFonts w:ascii="Times New Roman" w:hAnsi="Times New Roman" w:cs="Times New Roman"/>
          <w:lang w:eastAsia="zh-CN"/>
        </w:rPr>
        <w:t>计划初始入组</w:t>
      </w:r>
      <w:r>
        <w:rPr>
          <w:rFonts w:ascii="Times New Roman" w:hAnsi="Times New Roman" w:cs="Times New Roman"/>
          <w:lang w:eastAsia="zh-CN"/>
        </w:rPr>
        <w:t>500</w:t>
      </w:r>
      <w:r>
        <w:rPr>
          <w:rFonts w:ascii="Times New Roman" w:hAnsi="Times New Roman" w:cs="Times New Roman"/>
          <w:lang w:eastAsia="zh-CN"/>
        </w:rPr>
        <w:t>例以保证随机化阶段获得约</w:t>
      </w:r>
      <w:r>
        <w:rPr>
          <w:rFonts w:ascii="Times New Roman" w:hAnsi="Times New Roman" w:cs="Times New Roman"/>
          <w:lang w:eastAsia="zh-CN"/>
        </w:rPr>
        <w:t>250</w:t>
      </w:r>
      <w:r>
        <w:rPr>
          <w:rFonts w:ascii="Times New Roman" w:hAnsi="Times New Roman" w:cs="Times New Roman"/>
          <w:lang w:eastAsia="zh-CN"/>
        </w:rPr>
        <w:t>例可用于主要疗效分析的数据。</w:t>
      </w:r>
    </w:p>
    <w:p w14:paraId="69CA34A3" w14:textId="77777777" w:rsidR="00232530" w:rsidRDefault="00000000">
      <w:pPr>
        <w:pStyle w:val="1"/>
        <w:rPr>
          <w:rFonts w:ascii="Times New Roman" w:eastAsia="宋体" w:hAnsi="Times New Roman" w:cs="Times New Roman"/>
          <w:lang w:eastAsia="zh-CN"/>
        </w:rPr>
      </w:pPr>
      <w:r>
        <w:rPr>
          <w:rFonts w:ascii="Times New Roman" w:eastAsia="宋体" w:hAnsi="Times New Roman" w:cs="Times New Roman"/>
          <w:lang w:eastAsia="zh-CN"/>
        </w:rPr>
        <w:t xml:space="preserve">7 </w:t>
      </w:r>
      <w:r>
        <w:rPr>
          <w:rFonts w:ascii="Times New Roman" w:eastAsia="宋体" w:hAnsi="Times New Roman" w:cs="Times New Roman"/>
          <w:lang w:eastAsia="zh-CN"/>
        </w:rPr>
        <w:t>主要疗效分析</w:t>
      </w:r>
    </w:p>
    <w:p w14:paraId="0D52400A"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7.1 </w:t>
      </w:r>
      <w:r>
        <w:rPr>
          <w:rFonts w:ascii="Times New Roman" w:eastAsia="宋体" w:hAnsi="Times New Roman" w:cs="Times New Roman"/>
          <w:lang w:eastAsia="zh-CN"/>
        </w:rPr>
        <w:t>总体策略</w:t>
      </w:r>
    </w:p>
    <w:p w14:paraId="276F658C" w14:textId="77777777" w:rsidR="00232530" w:rsidRDefault="00000000">
      <w:pPr>
        <w:spacing w:after="120" w:line="300" w:lineRule="auto"/>
        <w:rPr>
          <w:rFonts w:ascii="Times New Roman" w:hAnsi="Times New Roman" w:cs="Times New Roman"/>
        </w:rPr>
      </w:pPr>
      <w:r>
        <w:rPr>
          <w:rFonts w:ascii="Times New Roman" w:hAnsi="Times New Roman" w:cs="Times New Roman"/>
          <w:lang w:eastAsia="zh-CN"/>
        </w:rPr>
        <w:t>主要疗效分析在</w:t>
      </w:r>
      <w:r>
        <w:rPr>
          <w:rFonts w:ascii="Times New Roman" w:hAnsi="Times New Roman" w:cs="Times New Roman"/>
          <w:lang w:eastAsia="zh-CN"/>
        </w:rPr>
        <w:t>ITT</w:t>
      </w:r>
      <w:r>
        <w:rPr>
          <w:rFonts w:ascii="Times New Roman" w:hAnsi="Times New Roman" w:cs="Times New Roman"/>
          <w:lang w:eastAsia="zh-CN"/>
        </w:rPr>
        <w:t>集上进行，采用风险差（</w:t>
      </w:r>
      <w:r>
        <w:rPr>
          <w:rFonts w:ascii="Times New Roman" w:hAnsi="Times New Roman" w:cs="Times New Roman"/>
          <w:lang w:eastAsia="zh-CN"/>
        </w:rPr>
        <w:t>RD=</w:t>
      </w:r>
      <w:proofErr w:type="spellStart"/>
      <w:r>
        <w:rPr>
          <w:rFonts w:ascii="Times New Roman" w:hAnsi="Times New Roman" w:cs="Times New Roman"/>
          <w:lang w:eastAsia="zh-CN"/>
        </w:rPr>
        <w:t>pE-pC</w:t>
      </w:r>
      <w:proofErr w:type="spellEnd"/>
      <w:r>
        <w:rPr>
          <w:rFonts w:ascii="Times New Roman" w:hAnsi="Times New Roman" w:cs="Times New Roman"/>
          <w:lang w:eastAsia="zh-CN"/>
        </w:rPr>
        <w:t>）作为主要效应量，并调整随机化分层因素。</w:t>
      </w:r>
      <w:proofErr w:type="spellStart"/>
      <w:r>
        <w:rPr>
          <w:rFonts w:ascii="Times New Roman" w:hAnsi="Times New Roman" w:cs="Times New Roman"/>
        </w:rPr>
        <w:t>主要终点缺失按不良处理（</w:t>
      </w:r>
      <w:r>
        <w:rPr>
          <w:rFonts w:ascii="Times New Roman" w:hAnsi="Times New Roman" w:cs="Times New Roman"/>
        </w:rPr>
        <w:t>Missing</w:t>
      </w:r>
      <w:proofErr w:type="spellEnd"/>
      <w:r>
        <w:rPr>
          <w:rFonts w:ascii="Times New Roman" w:hAnsi="Times New Roman" w:cs="Times New Roman"/>
        </w:rPr>
        <w:t>=Unfavorable</w:t>
      </w:r>
      <w:r>
        <w:rPr>
          <w:rFonts w:ascii="Times New Roman" w:hAnsi="Times New Roman" w:cs="Times New Roman"/>
        </w:rPr>
        <w:t>）。</w:t>
      </w:r>
      <w:proofErr w:type="spellStart"/>
      <w:r>
        <w:rPr>
          <w:rFonts w:ascii="Times New Roman" w:hAnsi="Times New Roman" w:cs="Times New Roman"/>
        </w:rPr>
        <w:t>非劣效判定基于</w:t>
      </w:r>
      <w:r>
        <w:rPr>
          <w:rFonts w:ascii="Times New Roman" w:hAnsi="Times New Roman" w:cs="Times New Roman"/>
        </w:rPr>
        <w:t>RD</w:t>
      </w:r>
      <w:r>
        <w:rPr>
          <w:rFonts w:ascii="Times New Roman" w:hAnsi="Times New Roman" w:cs="Times New Roman"/>
        </w:rPr>
        <w:t>的</w:t>
      </w:r>
      <w:r>
        <w:rPr>
          <w:rFonts w:ascii="Times New Roman" w:hAnsi="Times New Roman" w:cs="Times New Roman"/>
        </w:rPr>
        <w:t>CI</w:t>
      </w:r>
      <w:r>
        <w:rPr>
          <w:rFonts w:ascii="Times New Roman" w:hAnsi="Times New Roman" w:cs="Times New Roman"/>
        </w:rPr>
        <w:t>下限与预设非劣效界值比较</w:t>
      </w:r>
      <w:proofErr w:type="spellEnd"/>
      <w:r>
        <w:rPr>
          <w:rFonts w:ascii="Times New Roman" w:hAnsi="Times New Roman" w:cs="Times New Roman"/>
        </w:rPr>
        <w:t>。</w:t>
      </w:r>
    </w:p>
    <w:p w14:paraId="77978240"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7.2 </w:t>
      </w:r>
      <w:r>
        <w:rPr>
          <w:rFonts w:ascii="Times New Roman" w:eastAsia="宋体" w:hAnsi="Times New Roman" w:cs="Times New Roman"/>
          <w:lang w:eastAsia="zh-CN"/>
        </w:rPr>
        <w:t>模型与协变量</w:t>
      </w:r>
    </w:p>
    <w:p w14:paraId="0A6CBBA7"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首选模型为</w:t>
      </w:r>
      <w:r>
        <w:rPr>
          <w:rFonts w:ascii="Times New Roman" w:hAnsi="Times New Roman" w:cs="Times New Roman"/>
          <w:lang w:eastAsia="zh-CN"/>
        </w:rPr>
        <w:t>GLM</w:t>
      </w:r>
      <w:r>
        <w:rPr>
          <w:rFonts w:ascii="Times New Roman" w:hAnsi="Times New Roman" w:cs="Times New Roman"/>
          <w:lang w:eastAsia="zh-CN"/>
        </w:rPr>
        <w:t>（二项分布，恒等链接），纳入随机化分层因素：基线</w:t>
      </w:r>
      <w:proofErr w:type="gramStart"/>
      <w:r>
        <w:rPr>
          <w:rFonts w:ascii="Times New Roman" w:hAnsi="Times New Roman" w:cs="Times New Roman"/>
          <w:lang w:eastAsia="zh-CN"/>
        </w:rPr>
        <w:t>菌</w:t>
      </w:r>
      <w:proofErr w:type="gramEnd"/>
      <w:r>
        <w:rPr>
          <w:rFonts w:ascii="Times New Roman" w:hAnsi="Times New Roman" w:cs="Times New Roman"/>
          <w:lang w:eastAsia="zh-CN"/>
        </w:rPr>
        <w:t>负荷分层、基线影像范围分层、基线</w:t>
      </w:r>
      <w:r>
        <w:rPr>
          <w:rFonts w:ascii="Times New Roman" w:hAnsi="Times New Roman" w:cs="Times New Roman"/>
          <w:lang w:eastAsia="zh-CN"/>
        </w:rPr>
        <w:t>HbA1c</w:t>
      </w:r>
      <w:r>
        <w:rPr>
          <w:rFonts w:ascii="Times New Roman" w:hAnsi="Times New Roman" w:cs="Times New Roman"/>
          <w:lang w:eastAsia="zh-CN"/>
        </w:rPr>
        <w:t>分层；中心效应在可行时纳入固定效应，否则采用中心聚类稳健方差。</w:t>
      </w:r>
    </w:p>
    <w:p w14:paraId="0867A673"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若首选模型不收敛，将启用备选方法：</w:t>
      </w:r>
      <w:r>
        <w:rPr>
          <w:rFonts w:ascii="Times New Roman" w:hAnsi="Times New Roman" w:cs="Times New Roman"/>
          <w:lang w:eastAsia="zh-CN"/>
        </w:rPr>
        <w:t>Poisson</w:t>
      </w:r>
      <w:r>
        <w:rPr>
          <w:rFonts w:ascii="Times New Roman" w:hAnsi="Times New Roman" w:cs="Times New Roman"/>
          <w:lang w:eastAsia="zh-CN"/>
        </w:rPr>
        <w:t>稳健回归（</w:t>
      </w:r>
      <w:r>
        <w:rPr>
          <w:rFonts w:ascii="Times New Roman" w:hAnsi="Times New Roman" w:cs="Times New Roman"/>
          <w:lang w:eastAsia="zh-CN"/>
        </w:rPr>
        <w:t>log link</w:t>
      </w:r>
      <w:r>
        <w:rPr>
          <w:rFonts w:ascii="Times New Roman" w:hAnsi="Times New Roman" w:cs="Times New Roman"/>
          <w:lang w:eastAsia="zh-CN"/>
        </w:rPr>
        <w:t>）并边际标准化推导</w:t>
      </w:r>
      <w:r>
        <w:rPr>
          <w:rFonts w:ascii="Times New Roman" w:hAnsi="Times New Roman" w:cs="Times New Roman"/>
          <w:lang w:eastAsia="zh-CN"/>
        </w:rPr>
        <w:t>RD</w:t>
      </w:r>
      <w:r>
        <w:rPr>
          <w:rFonts w:ascii="Times New Roman" w:hAnsi="Times New Roman" w:cs="Times New Roman"/>
          <w:lang w:eastAsia="zh-CN"/>
        </w:rPr>
        <w:t>；或未调整差值</w:t>
      </w:r>
      <w:r>
        <w:rPr>
          <w:rFonts w:ascii="Times New Roman" w:hAnsi="Times New Roman" w:cs="Times New Roman"/>
          <w:lang w:eastAsia="zh-CN"/>
        </w:rPr>
        <w:t>CI</w:t>
      </w:r>
      <w:r>
        <w:rPr>
          <w:rFonts w:ascii="Times New Roman" w:hAnsi="Times New Roman" w:cs="Times New Roman"/>
          <w:lang w:eastAsia="zh-CN"/>
        </w:rPr>
        <w:t>作为补充。触发原因与备选方法将在</w:t>
      </w:r>
      <w:r>
        <w:rPr>
          <w:rFonts w:ascii="Times New Roman" w:hAnsi="Times New Roman" w:cs="Times New Roman"/>
          <w:lang w:eastAsia="zh-CN"/>
        </w:rPr>
        <w:t>CSR</w:t>
      </w:r>
      <w:r>
        <w:rPr>
          <w:rFonts w:ascii="Times New Roman" w:hAnsi="Times New Roman" w:cs="Times New Roman"/>
          <w:lang w:eastAsia="zh-CN"/>
        </w:rPr>
        <w:t>中说明。</w:t>
      </w:r>
    </w:p>
    <w:p w14:paraId="0B6946C6" w14:textId="77777777" w:rsidR="00232530" w:rsidRDefault="00000000">
      <w:pPr>
        <w:pStyle w:val="21"/>
        <w:rPr>
          <w:rFonts w:ascii="Times New Roman" w:eastAsia="宋体" w:hAnsi="Times New Roman" w:cs="Times New Roman"/>
        </w:rPr>
      </w:pPr>
      <w:r>
        <w:rPr>
          <w:rFonts w:ascii="Times New Roman" w:eastAsia="宋体" w:hAnsi="Times New Roman" w:cs="Times New Roman"/>
        </w:rPr>
        <w:t xml:space="preserve">7.3 </w:t>
      </w:r>
      <w:proofErr w:type="spellStart"/>
      <w:r>
        <w:rPr>
          <w:rFonts w:ascii="Times New Roman" w:eastAsia="宋体" w:hAnsi="Times New Roman" w:cs="Times New Roman"/>
        </w:rPr>
        <w:t>队列</w:t>
      </w:r>
      <w:r>
        <w:rPr>
          <w:rFonts w:ascii="Times New Roman" w:eastAsia="宋体" w:hAnsi="Times New Roman" w:cs="Times New Roman"/>
        </w:rPr>
        <w:t>A</w:t>
      </w:r>
      <w:r>
        <w:rPr>
          <w:rFonts w:ascii="Times New Roman" w:eastAsia="宋体" w:hAnsi="Times New Roman" w:cs="Times New Roman"/>
        </w:rPr>
        <w:t>非劣效检验</w:t>
      </w:r>
      <w:proofErr w:type="spellEnd"/>
    </w:p>
    <w:p w14:paraId="60CCC7DC" w14:textId="74C78119" w:rsidR="00232530" w:rsidRDefault="00000000">
      <w:pPr>
        <w:spacing w:after="120" w:line="300" w:lineRule="auto"/>
        <w:rPr>
          <w:rFonts w:ascii="Times New Roman" w:hAnsi="Times New Roman" w:cs="Times New Roman"/>
          <w:lang w:eastAsia="zh-CN"/>
        </w:rPr>
      </w:pPr>
      <w:r>
        <w:rPr>
          <w:rFonts w:ascii="Times New Roman" w:hAnsi="Times New Roman" w:cs="Times New Roman"/>
        </w:rPr>
        <w:t>A1 vs A3</w:t>
      </w:r>
      <w:r>
        <w:rPr>
          <w:rFonts w:ascii="Times New Roman" w:hAnsi="Times New Roman" w:cs="Times New Roman"/>
        </w:rPr>
        <w:t>与</w:t>
      </w:r>
      <w:r>
        <w:rPr>
          <w:rFonts w:ascii="Times New Roman" w:hAnsi="Times New Roman" w:cs="Times New Roman"/>
        </w:rPr>
        <w:t>A2 vs A3</w:t>
      </w:r>
      <w:r>
        <w:rPr>
          <w:rFonts w:ascii="Times New Roman" w:hAnsi="Times New Roman" w:cs="Times New Roman"/>
        </w:rPr>
        <w:t>分别判定；非劣效界值</w:t>
      </w:r>
      <w:r>
        <w:rPr>
          <w:rFonts w:ascii="Times New Roman" w:hAnsi="Times New Roman" w:cs="Times New Roman"/>
        </w:rPr>
        <w:t>δA=</w:t>
      </w:r>
      <w:ins w:id="28" w:author="jing zhang" w:date="2026-03-03T17:20:00Z" w16du:dateUtc="2026-03-03T09:20:00Z">
        <w:r w:rsidR="0011329F">
          <w:rPr>
            <w:rFonts w:ascii="Times New Roman" w:hAnsi="Times New Roman" w:cs="Times New Roman" w:hint="eastAsia"/>
            <w:lang w:eastAsia="zh-CN"/>
          </w:rPr>
          <w:t>10</w:t>
        </w:r>
      </w:ins>
      <w:del w:id="29" w:author="jing zhang" w:date="2026-03-03T17:20:00Z" w16du:dateUtc="2026-03-03T09:20:00Z">
        <w:r w:rsidDel="0011329F">
          <w:rPr>
            <w:rFonts w:ascii="Times New Roman" w:hAnsi="Times New Roman" w:cs="Times New Roman"/>
          </w:rPr>
          <w:delText>8</w:delText>
        </w:r>
      </w:del>
      <w:r>
        <w:rPr>
          <w:rFonts w:ascii="Times New Roman" w:hAnsi="Times New Roman" w:cs="Times New Roman"/>
        </w:rPr>
        <w:t>%</w:t>
      </w:r>
      <w:r>
        <w:rPr>
          <w:rFonts w:ascii="Times New Roman" w:hAnsi="Times New Roman" w:cs="Times New Roman"/>
        </w:rPr>
        <w:t>。每项比较使用双侧</w:t>
      </w:r>
      <w:r>
        <w:rPr>
          <w:rFonts w:ascii="Times New Roman" w:hAnsi="Times New Roman" w:cs="Times New Roman"/>
        </w:rPr>
        <w:t>97.5% CI</w:t>
      </w:r>
      <w:del w:id="30" w:author="jing zhang" w:date="2026-03-03T17:21:00Z" w16du:dateUtc="2026-03-03T09:21:00Z">
        <w:r w:rsidDel="0011329F">
          <w:rPr>
            <w:rFonts w:ascii="Times New Roman" w:hAnsi="Times New Roman" w:cs="Times New Roman"/>
          </w:rPr>
          <w:delText>（对应单侧</w:delText>
        </w:r>
        <w:r w:rsidDel="0011329F">
          <w:rPr>
            <w:rFonts w:ascii="Times New Roman" w:hAnsi="Times New Roman" w:cs="Times New Roman"/>
          </w:rPr>
          <w:delText>α=0.0125</w:delText>
        </w:r>
        <w:r w:rsidDel="0011329F">
          <w:rPr>
            <w:rFonts w:ascii="Times New Roman" w:hAnsi="Times New Roman" w:cs="Times New Roman"/>
          </w:rPr>
          <w:delText>）</w:delText>
        </w:r>
      </w:del>
      <w:r>
        <w:rPr>
          <w:rFonts w:ascii="Times New Roman" w:hAnsi="Times New Roman" w:cs="Times New Roman"/>
        </w:rPr>
        <w:t>。</w:t>
      </w:r>
      <w:r>
        <w:rPr>
          <w:rFonts w:ascii="Times New Roman" w:hAnsi="Times New Roman" w:cs="Times New Roman"/>
          <w:lang w:eastAsia="zh-CN"/>
        </w:rPr>
        <w:t>若</w:t>
      </w:r>
      <w:r>
        <w:rPr>
          <w:rFonts w:ascii="Times New Roman" w:hAnsi="Times New Roman" w:cs="Times New Roman"/>
          <w:lang w:eastAsia="zh-CN"/>
        </w:rPr>
        <w:t>CI</w:t>
      </w:r>
      <w:r>
        <w:rPr>
          <w:rFonts w:ascii="Times New Roman" w:hAnsi="Times New Roman" w:cs="Times New Roman"/>
          <w:lang w:eastAsia="zh-CN"/>
        </w:rPr>
        <w:t>下限</w:t>
      </w:r>
      <w:r>
        <w:rPr>
          <w:rFonts w:ascii="Times New Roman" w:hAnsi="Times New Roman" w:cs="Times New Roman"/>
          <w:lang w:eastAsia="zh-CN"/>
        </w:rPr>
        <w:t>&gt;-0.</w:t>
      </w:r>
      <w:del w:id="31" w:author="jing zhang" w:date="2026-03-03T17:21:00Z" w16du:dateUtc="2026-03-03T09:21:00Z">
        <w:r w:rsidDel="0011329F">
          <w:rPr>
            <w:rFonts w:ascii="Times New Roman" w:hAnsi="Times New Roman" w:cs="Times New Roman"/>
            <w:lang w:eastAsia="zh-CN"/>
          </w:rPr>
          <w:delText>08</w:delText>
        </w:r>
      </w:del>
      <w:ins w:id="32" w:author="jing zhang" w:date="2026-03-03T17:21:00Z" w16du:dateUtc="2026-03-03T09:21:00Z">
        <w:r w:rsidR="0011329F">
          <w:rPr>
            <w:rFonts w:ascii="Times New Roman" w:hAnsi="Times New Roman" w:cs="Times New Roman" w:hint="eastAsia"/>
            <w:lang w:eastAsia="zh-CN"/>
          </w:rPr>
          <w:t>10</w:t>
        </w:r>
      </w:ins>
      <w:r>
        <w:rPr>
          <w:rFonts w:ascii="Times New Roman" w:hAnsi="Times New Roman" w:cs="Times New Roman"/>
          <w:lang w:eastAsia="zh-CN"/>
        </w:rPr>
        <w:t>则判定非劣效。</w:t>
      </w:r>
    </w:p>
    <w:p w14:paraId="2B1C2A06"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7.4 </w:t>
      </w:r>
      <w:r>
        <w:rPr>
          <w:rFonts w:ascii="Times New Roman" w:eastAsia="宋体" w:hAnsi="Times New Roman" w:cs="Times New Roman"/>
          <w:lang w:eastAsia="zh-CN"/>
        </w:rPr>
        <w:t>队列</w:t>
      </w:r>
      <w:r>
        <w:rPr>
          <w:rFonts w:ascii="Times New Roman" w:eastAsia="宋体" w:hAnsi="Times New Roman" w:cs="Times New Roman"/>
          <w:lang w:eastAsia="zh-CN"/>
        </w:rPr>
        <w:t>B</w:t>
      </w:r>
      <w:proofErr w:type="gramStart"/>
      <w:r>
        <w:rPr>
          <w:rFonts w:ascii="Times New Roman" w:eastAsia="宋体" w:hAnsi="Times New Roman" w:cs="Times New Roman"/>
          <w:lang w:eastAsia="zh-CN"/>
        </w:rPr>
        <w:t>非劣效检验</w:t>
      </w:r>
      <w:proofErr w:type="gramEnd"/>
    </w:p>
    <w:p w14:paraId="7284FF9E"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停药策略</w:t>
      </w:r>
      <w:r>
        <w:rPr>
          <w:rFonts w:ascii="Times New Roman" w:hAnsi="Times New Roman" w:cs="Times New Roman"/>
          <w:lang w:eastAsia="zh-CN"/>
        </w:rPr>
        <w:t xml:space="preserve"> vs </w:t>
      </w:r>
      <w:r>
        <w:rPr>
          <w:rFonts w:ascii="Times New Roman" w:hAnsi="Times New Roman" w:cs="Times New Roman"/>
          <w:lang w:eastAsia="zh-CN"/>
        </w:rPr>
        <w:t>继续治疗策略；非</w:t>
      </w:r>
      <w:proofErr w:type="gramStart"/>
      <w:r>
        <w:rPr>
          <w:rFonts w:ascii="Times New Roman" w:hAnsi="Times New Roman" w:cs="Times New Roman"/>
          <w:lang w:eastAsia="zh-CN"/>
        </w:rPr>
        <w:t>劣效界</w:t>
      </w:r>
      <w:proofErr w:type="gramEnd"/>
      <w:r>
        <w:rPr>
          <w:rFonts w:ascii="Times New Roman" w:hAnsi="Times New Roman" w:cs="Times New Roman"/>
          <w:lang w:eastAsia="zh-CN"/>
        </w:rPr>
        <w:t>值</w:t>
      </w:r>
      <w:proofErr w:type="spellStart"/>
      <w:r>
        <w:rPr>
          <w:rFonts w:ascii="Times New Roman" w:hAnsi="Times New Roman" w:cs="Times New Roman"/>
        </w:rPr>
        <w:t>δ</w:t>
      </w:r>
      <w:r>
        <w:rPr>
          <w:rFonts w:ascii="Times New Roman" w:hAnsi="Times New Roman" w:cs="Times New Roman"/>
          <w:lang w:eastAsia="zh-CN"/>
        </w:rPr>
        <w:t>B</w:t>
      </w:r>
      <w:proofErr w:type="spellEnd"/>
      <w:r>
        <w:rPr>
          <w:rFonts w:ascii="Times New Roman" w:hAnsi="Times New Roman" w:cs="Times New Roman"/>
          <w:lang w:eastAsia="zh-CN"/>
        </w:rPr>
        <w:t>=10%</w:t>
      </w:r>
      <w:r>
        <w:rPr>
          <w:rFonts w:ascii="Times New Roman" w:hAnsi="Times New Roman" w:cs="Times New Roman"/>
          <w:lang w:eastAsia="zh-CN"/>
        </w:rPr>
        <w:t>。使用双侧</w:t>
      </w:r>
      <w:r>
        <w:rPr>
          <w:rFonts w:ascii="Times New Roman" w:hAnsi="Times New Roman" w:cs="Times New Roman"/>
          <w:lang w:eastAsia="zh-CN"/>
        </w:rPr>
        <w:t>95% CI</w:t>
      </w:r>
      <w:r>
        <w:rPr>
          <w:rFonts w:ascii="Times New Roman" w:hAnsi="Times New Roman" w:cs="Times New Roman"/>
          <w:lang w:eastAsia="zh-CN"/>
        </w:rPr>
        <w:t>（对应单侧</w:t>
      </w:r>
      <w:r>
        <w:rPr>
          <w:rFonts w:ascii="Times New Roman" w:hAnsi="Times New Roman" w:cs="Times New Roman"/>
        </w:rPr>
        <w:t>α</w:t>
      </w:r>
      <w:r>
        <w:rPr>
          <w:rFonts w:ascii="Times New Roman" w:hAnsi="Times New Roman" w:cs="Times New Roman"/>
          <w:lang w:eastAsia="zh-CN"/>
        </w:rPr>
        <w:t>=0.025</w:t>
      </w:r>
      <w:r>
        <w:rPr>
          <w:rFonts w:ascii="Times New Roman" w:hAnsi="Times New Roman" w:cs="Times New Roman"/>
          <w:lang w:eastAsia="zh-CN"/>
        </w:rPr>
        <w:t>）。若</w:t>
      </w:r>
      <w:r>
        <w:rPr>
          <w:rFonts w:ascii="Times New Roman" w:hAnsi="Times New Roman" w:cs="Times New Roman"/>
          <w:lang w:eastAsia="zh-CN"/>
        </w:rPr>
        <w:t>CI</w:t>
      </w:r>
      <w:r>
        <w:rPr>
          <w:rFonts w:ascii="Times New Roman" w:hAnsi="Times New Roman" w:cs="Times New Roman"/>
          <w:lang w:eastAsia="zh-CN"/>
        </w:rPr>
        <w:t>下限</w:t>
      </w:r>
      <w:r>
        <w:rPr>
          <w:rFonts w:ascii="Times New Roman" w:hAnsi="Times New Roman" w:cs="Times New Roman"/>
          <w:lang w:eastAsia="zh-CN"/>
        </w:rPr>
        <w:t>&gt;-0.10</w:t>
      </w:r>
      <w:r>
        <w:rPr>
          <w:rFonts w:ascii="Times New Roman" w:hAnsi="Times New Roman" w:cs="Times New Roman"/>
          <w:lang w:eastAsia="zh-CN"/>
        </w:rPr>
        <w:t>则</w:t>
      </w:r>
      <w:proofErr w:type="gramStart"/>
      <w:r>
        <w:rPr>
          <w:rFonts w:ascii="Times New Roman" w:hAnsi="Times New Roman" w:cs="Times New Roman"/>
          <w:lang w:eastAsia="zh-CN"/>
        </w:rPr>
        <w:t>判定非</w:t>
      </w:r>
      <w:proofErr w:type="gramEnd"/>
      <w:r>
        <w:rPr>
          <w:rFonts w:ascii="Times New Roman" w:hAnsi="Times New Roman" w:cs="Times New Roman"/>
          <w:lang w:eastAsia="zh-CN"/>
        </w:rPr>
        <w:t>劣效。</w:t>
      </w:r>
    </w:p>
    <w:p w14:paraId="734F4FA0"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7.5 </w:t>
      </w:r>
      <w:r>
        <w:rPr>
          <w:rFonts w:ascii="Times New Roman" w:eastAsia="宋体" w:hAnsi="Times New Roman" w:cs="Times New Roman"/>
          <w:lang w:eastAsia="zh-CN"/>
        </w:rPr>
        <w:t>支持性分析</w:t>
      </w:r>
    </w:p>
    <w:p w14:paraId="44AE9773"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支持性分析包括：</w:t>
      </w:r>
      <w:proofErr w:type="spellStart"/>
      <w:r>
        <w:rPr>
          <w:rFonts w:ascii="Times New Roman" w:hAnsi="Times New Roman" w:cs="Times New Roman"/>
          <w:lang w:eastAsia="zh-CN"/>
        </w:rPr>
        <w:t>mITT</w:t>
      </w:r>
      <w:proofErr w:type="spellEnd"/>
      <w:r>
        <w:rPr>
          <w:rFonts w:ascii="Times New Roman" w:hAnsi="Times New Roman" w:cs="Times New Roman"/>
          <w:lang w:eastAsia="zh-CN"/>
        </w:rPr>
        <w:t>与</w:t>
      </w:r>
      <w:r>
        <w:rPr>
          <w:rFonts w:ascii="Times New Roman" w:hAnsi="Times New Roman" w:cs="Times New Roman"/>
          <w:lang w:eastAsia="zh-CN"/>
        </w:rPr>
        <w:t>PP</w:t>
      </w:r>
      <w:r>
        <w:rPr>
          <w:rFonts w:ascii="Times New Roman" w:hAnsi="Times New Roman" w:cs="Times New Roman"/>
          <w:lang w:eastAsia="zh-CN"/>
        </w:rPr>
        <w:t>重复分析；替代模型与缺失处理假设的敏感性分析（第</w:t>
      </w:r>
      <w:r>
        <w:rPr>
          <w:rFonts w:ascii="Times New Roman" w:hAnsi="Times New Roman" w:cs="Times New Roman"/>
          <w:lang w:eastAsia="zh-CN"/>
        </w:rPr>
        <w:t>11</w:t>
      </w:r>
      <w:r>
        <w:rPr>
          <w:rFonts w:ascii="Times New Roman" w:hAnsi="Times New Roman" w:cs="Times New Roman"/>
          <w:lang w:eastAsia="zh-CN"/>
        </w:rPr>
        <w:t>章）。</w:t>
      </w:r>
      <w:proofErr w:type="gramStart"/>
      <w:r>
        <w:rPr>
          <w:rFonts w:ascii="Times New Roman" w:hAnsi="Times New Roman" w:cs="Times New Roman"/>
          <w:lang w:eastAsia="zh-CN"/>
        </w:rPr>
        <w:t>非劣效结论</w:t>
      </w:r>
      <w:proofErr w:type="gramEnd"/>
      <w:r>
        <w:rPr>
          <w:rFonts w:ascii="Times New Roman" w:hAnsi="Times New Roman" w:cs="Times New Roman"/>
          <w:lang w:eastAsia="zh-CN"/>
        </w:rPr>
        <w:t>需</w:t>
      </w:r>
      <w:r>
        <w:rPr>
          <w:rFonts w:ascii="Times New Roman" w:hAnsi="Times New Roman" w:cs="Times New Roman"/>
          <w:lang w:eastAsia="zh-CN"/>
        </w:rPr>
        <w:t>ITT</w:t>
      </w:r>
      <w:r>
        <w:rPr>
          <w:rFonts w:ascii="Times New Roman" w:hAnsi="Times New Roman" w:cs="Times New Roman"/>
          <w:lang w:eastAsia="zh-CN"/>
        </w:rPr>
        <w:t>与</w:t>
      </w:r>
      <w:r>
        <w:rPr>
          <w:rFonts w:ascii="Times New Roman" w:hAnsi="Times New Roman" w:cs="Times New Roman"/>
          <w:lang w:eastAsia="zh-CN"/>
        </w:rPr>
        <w:t>PP</w:t>
      </w:r>
      <w:r>
        <w:rPr>
          <w:rFonts w:ascii="Times New Roman" w:hAnsi="Times New Roman" w:cs="Times New Roman"/>
          <w:lang w:eastAsia="zh-CN"/>
        </w:rPr>
        <w:t>方向一致或结论一致作为关键支撑。</w:t>
      </w:r>
    </w:p>
    <w:p w14:paraId="78F4E706" w14:textId="77777777" w:rsidR="00232530" w:rsidRDefault="00000000">
      <w:pPr>
        <w:pStyle w:val="1"/>
        <w:rPr>
          <w:rFonts w:ascii="Times New Roman" w:eastAsia="宋体" w:hAnsi="Times New Roman" w:cs="Times New Roman"/>
          <w:lang w:eastAsia="zh-CN"/>
        </w:rPr>
      </w:pPr>
      <w:r>
        <w:rPr>
          <w:rFonts w:ascii="Times New Roman" w:eastAsia="宋体" w:hAnsi="Times New Roman" w:cs="Times New Roman"/>
          <w:lang w:eastAsia="zh-CN"/>
        </w:rPr>
        <w:t xml:space="preserve">8 </w:t>
      </w:r>
      <w:r>
        <w:rPr>
          <w:rFonts w:ascii="Times New Roman" w:eastAsia="宋体" w:hAnsi="Times New Roman" w:cs="Times New Roman"/>
          <w:lang w:eastAsia="zh-CN"/>
        </w:rPr>
        <w:t>次要疗效与探索性分析</w:t>
      </w:r>
    </w:p>
    <w:p w14:paraId="664FBF9F"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8.1 PT-M24</w:t>
      </w:r>
      <w:r>
        <w:rPr>
          <w:rFonts w:ascii="Times New Roman" w:eastAsia="宋体" w:hAnsi="Times New Roman" w:cs="Times New Roman"/>
          <w:lang w:eastAsia="zh-CN"/>
        </w:rPr>
        <w:t>长期疗效</w:t>
      </w:r>
    </w:p>
    <w:p w14:paraId="1C772D13"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PT-M24</w:t>
      </w:r>
      <w:r>
        <w:rPr>
          <w:rFonts w:ascii="Times New Roman" w:hAnsi="Times New Roman" w:cs="Times New Roman"/>
          <w:lang w:eastAsia="zh-CN"/>
        </w:rPr>
        <w:t>良好结局率以</w:t>
      </w:r>
      <w:r>
        <w:rPr>
          <w:rFonts w:ascii="Times New Roman" w:hAnsi="Times New Roman" w:cs="Times New Roman"/>
          <w:lang w:eastAsia="zh-CN"/>
        </w:rPr>
        <w:t>RD</w:t>
      </w:r>
      <w:r>
        <w:rPr>
          <w:rFonts w:ascii="Times New Roman" w:hAnsi="Times New Roman" w:cs="Times New Roman"/>
          <w:lang w:eastAsia="zh-CN"/>
        </w:rPr>
        <w:t>及</w:t>
      </w:r>
      <w:r>
        <w:rPr>
          <w:rFonts w:ascii="Times New Roman" w:hAnsi="Times New Roman" w:cs="Times New Roman"/>
          <w:lang w:eastAsia="zh-CN"/>
        </w:rPr>
        <w:t>CI</w:t>
      </w:r>
      <w:r>
        <w:rPr>
          <w:rFonts w:ascii="Times New Roman" w:hAnsi="Times New Roman" w:cs="Times New Roman"/>
          <w:lang w:eastAsia="zh-CN"/>
        </w:rPr>
        <w:t>描述性报告（</w:t>
      </w:r>
      <w:r>
        <w:rPr>
          <w:rFonts w:ascii="Times New Roman" w:hAnsi="Times New Roman" w:cs="Times New Roman"/>
          <w:lang w:eastAsia="zh-CN"/>
        </w:rPr>
        <w:t>ITT/</w:t>
      </w:r>
      <w:proofErr w:type="spellStart"/>
      <w:r>
        <w:rPr>
          <w:rFonts w:ascii="Times New Roman" w:hAnsi="Times New Roman" w:cs="Times New Roman"/>
          <w:lang w:eastAsia="zh-CN"/>
        </w:rPr>
        <w:t>mITT</w:t>
      </w:r>
      <w:proofErr w:type="spellEnd"/>
      <w:r>
        <w:rPr>
          <w:rFonts w:ascii="Times New Roman" w:hAnsi="Times New Roman" w:cs="Times New Roman"/>
          <w:lang w:eastAsia="zh-CN"/>
        </w:rPr>
        <w:t>/PP</w:t>
      </w:r>
      <w:r>
        <w:rPr>
          <w:rFonts w:ascii="Times New Roman" w:hAnsi="Times New Roman" w:cs="Times New Roman"/>
          <w:lang w:eastAsia="zh-CN"/>
        </w:rPr>
        <w:t>）。</w:t>
      </w:r>
    </w:p>
    <w:p w14:paraId="2309047A"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8.2 </w:t>
      </w:r>
      <w:r>
        <w:rPr>
          <w:rFonts w:ascii="Times New Roman" w:eastAsia="宋体" w:hAnsi="Times New Roman" w:cs="Times New Roman"/>
          <w:lang w:eastAsia="zh-CN"/>
        </w:rPr>
        <w:t>培养学终点</w:t>
      </w:r>
    </w:p>
    <w:p w14:paraId="2BFD763E"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培养转阴比例：关键节点比较阴性比例，报告差值</w:t>
      </w:r>
      <w:r>
        <w:rPr>
          <w:rFonts w:ascii="Times New Roman" w:hAnsi="Times New Roman" w:cs="Times New Roman"/>
          <w:lang w:eastAsia="zh-CN"/>
        </w:rPr>
        <w:t>/</w:t>
      </w:r>
      <w:r>
        <w:rPr>
          <w:rFonts w:ascii="Times New Roman" w:hAnsi="Times New Roman" w:cs="Times New Roman"/>
          <w:lang w:eastAsia="zh-CN"/>
        </w:rPr>
        <w:t>比值及</w:t>
      </w:r>
      <w:r>
        <w:rPr>
          <w:rFonts w:ascii="Times New Roman" w:hAnsi="Times New Roman" w:cs="Times New Roman"/>
          <w:lang w:eastAsia="zh-CN"/>
        </w:rPr>
        <w:t>CI</w:t>
      </w:r>
      <w:r>
        <w:rPr>
          <w:rFonts w:ascii="Times New Roman" w:hAnsi="Times New Roman" w:cs="Times New Roman"/>
          <w:lang w:eastAsia="zh-CN"/>
        </w:rPr>
        <w:t>。</w:t>
      </w:r>
    </w:p>
    <w:p w14:paraId="35ADEBA9"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lastRenderedPageBreak/>
        <w:t>培养转阴时间：定义为基线后首次满足</w:t>
      </w:r>
      <w:r>
        <w:rPr>
          <w:rFonts w:ascii="Times New Roman" w:hAnsi="Times New Roman" w:cs="Times New Roman"/>
          <w:lang w:eastAsia="zh-CN"/>
        </w:rPr>
        <w:t>“</w:t>
      </w:r>
      <w:r>
        <w:rPr>
          <w:rFonts w:ascii="Times New Roman" w:hAnsi="Times New Roman" w:cs="Times New Roman"/>
          <w:lang w:eastAsia="zh-CN"/>
        </w:rPr>
        <w:t>连续两次培养阴性且间隔</w:t>
      </w:r>
      <w:r>
        <w:rPr>
          <w:rFonts w:ascii="Times New Roman" w:hAnsi="Times New Roman" w:cs="Times New Roman"/>
          <w:lang w:eastAsia="zh-CN"/>
        </w:rPr>
        <w:t>≥7</w:t>
      </w:r>
      <w:r>
        <w:rPr>
          <w:rFonts w:ascii="Times New Roman" w:hAnsi="Times New Roman" w:cs="Times New Roman"/>
          <w:lang w:eastAsia="zh-CN"/>
        </w:rPr>
        <w:t>天</w:t>
      </w:r>
      <w:r>
        <w:rPr>
          <w:rFonts w:ascii="Times New Roman" w:hAnsi="Times New Roman" w:cs="Times New Roman"/>
          <w:lang w:eastAsia="zh-CN"/>
        </w:rPr>
        <w:t>”</w:t>
      </w:r>
      <w:r>
        <w:rPr>
          <w:rFonts w:ascii="Times New Roman" w:hAnsi="Times New Roman" w:cs="Times New Roman"/>
          <w:lang w:eastAsia="zh-CN"/>
        </w:rPr>
        <w:t>的第一天（以首次阴性样本日期计）。采用</w:t>
      </w:r>
      <w:r>
        <w:rPr>
          <w:rFonts w:ascii="Times New Roman" w:hAnsi="Times New Roman" w:cs="Times New Roman"/>
          <w:lang w:eastAsia="zh-CN"/>
        </w:rPr>
        <w:t>Kaplan-Meier</w:t>
      </w:r>
      <w:r>
        <w:rPr>
          <w:rFonts w:ascii="Times New Roman" w:hAnsi="Times New Roman" w:cs="Times New Roman"/>
          <w:lang w:eastAsia="zh-CN"/>
        </w:rPr>
        <w:t>与</w:t>
      </w:r>
      <w:r>
        <w:rPr>
          <w:rFonts w:ascii="Times New Roman" w:hAnsi="Times New Roman" w:cs="Times New Roman"/>
          <w:lang w:eastAsia="zh-CN"/>
        </w:rPr>
        <w:t>Cox</w:t>
      </w:r>
      <w:r>
        <w:rPr>
          <w:rFonts w:ascii="Times New Roman" w:hAnsi="Times New Roman" w:cs="Times New Roman"/>
          <w:lang w:eastAsia="zh-CN"/>
        </w:rPr>
        <w:t>模型；竞争风险采用</w:t>
      </w:r>
      <w:r>
        <w:rPr>
          <w:rFonts w:ascii="Times New Roman" w:hAnsi="Times New Roman" w:cs="Times New Roman"/>
          <w:lang w:eastAsia="zh-CN"/>
        </w:rPr>
        <w:t>cause-specific Cox</w:t>
      </w:r>
      <w:r>
        <w:rPr>
          <w:rFonts w:ascii="Times New Roman" w:hAnsi="Times New Roman" w:cs="Times New Roman"/>
          <w:lang w:eastAsia="zh-CN"/>
        </w:rPr>
        <w:t>，敏感性可用</w:t>
      </w:r>
      <w:r>
        <w:rPr>
          <w:rFonts w:ascii="Times New Roman" w:hAnsi="Times New Roman" w:cs="Times New Roman"/>
          <w:lang w:eastAsia="zh-CN"/>
        </w:rPr>
        <w:t>Fine-Gray</w:t>
      </w:r>
      <w:r>
        <w:rPr>
          <w:rFonts w:ascii="Times New Roman" w:hAnsi="Times New Roman" w:cs="Times New Roman"/>
          <w:lang w:eastAsia="zh-CN"/>
        </w:rPr>
        <w:t>。</w:t>
      </w:r>
    </w:p>
    <w:p w14:paraId="6C3682A4"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8.3 </w:t>
      </w:r>
      <w:r>
        <w:rPr>
          <w:rFonts w:ascii="Times New Roman" w:eastAsia="宋体" w:hAnsi="Times New Roman" w:cs="Times New Roman"/>
          <w:lang w:eastAsia="zh-CN"/>
        </w:rPr>
        <w:t>复发</w:t>
      </w:r>
      <w:r>
        <w:rPr>
          <w:rFonts w:ascii="Times New Roman" w:eastAsia="宋体" w:hAnsi="Times New Roman" w:cs="Times New Roman"/>
          <w:lang w:eastAsia="zh-CN"/>
        </w:rPr>
        <w:t>/</w:t>
      </w:r>
      <w:r>
        <w:rPr>
          <w:rFonts w:ascii="Times New Roman" w:eastAsia="宋体" w:hAnsi="Times New Roman" w:cs="Times New Roman"/>
          <w:lang w:eastAsia="zh-CN"/>
        </w:rPr>
        <w:t>再感染时间</w:t>
      </w:r>
      <w:r>
        <w:rPr>
          <w:rFonts w:ascii="Times New Roman" w:eastAsia="宋体" w:hAnsi="Times New Roman" w:cs="Times New Roman"/>
          <w:lang w:eastAsia="zh-CN"/>
        </w:rPr>
        <w:t>-</w:t>
      </w:r>
      <w:r>
        <w:rPr>
          <w:rFonts w:ascii="Times New Roman" w:eastAsia="宋体" w:hAnsi="Times New Roman" w:cs="Times New Roman"/>
          <w:lang w:eastAsia="zh-CN"/>
        </w:rPr>
        <w:t>事件分析</w:t>
      </w:r>
    </w:p>
    <w:p w14:paraId="023EBC07"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时间起点为</w:t>
      </w:r>
      <w:r>
        <w:rPr>
          <w:rFonts w:ascii="Times New Roman" w:hAnsi="Times New Roman" w:cs="Times New Roman"/>
          <w:lang w:eastAsia="zh-CN"/>
        </w:rPr>
        <w:t>EOT</w:t>
      </w:r>
      <w:r>
        <w:rPr>
          <w:rFonts w:ascii="Times New Roman" w:hAnsi="Times New Roman" w:cs="Times New Roman"/>
          <w:lang w:eastAsia="zh-CN"/>
        </w:rPr>
        <w:t>日期；事件为</w:t>
      </w:r>
      <w:r>
        <w:rPr>
          <w:rFonts w:ascii="Times New Roman" w:hAnsi="Times New Roman" w:cs="Times New Roman"/>
          <w:lang w:eastAsia="zh-CN"/>
        </w:rPr>
        <w:t>CEC</w:t>
      </w:r>
      <w:r>
        <w:rPr>
          <w:rFonts w:ascii="Times New Roman" w:hAnsi="Times New Roman" w:cs="Times New Roman"/>
          <w:lang w:eastAsia="zh-CN"/>
        </w:rPr>
        <w:t>裁决的首次不良事件；未发生者在最后一次可确认</w:t>
      </w:r>
      <w:proofErr w:type="gramStart"/>
      <w:r>
        <w:rPr>
          <w:rFonts w:ascii="Times New Roman" w:hAnsi="Times New Roman" w:cs="Times New Roman"/>
          <w:lang w:eastAsia="zh-CN"/>
        </w:rPr>
        <w:t>无事件</w:t>
      </w:r>
      <w:proofErr w:type="gramEnd"/>
      <w:r>
        <w:rPr>
          <w:rFonts w:ascii="Times New Roman" w:hAnsi="Times New Roman" w:cs="Times New Roman"/>
          <w:lang w:eastAsia="zh-CN"/>
        </w:rPr>
        <w:t>日期右</w:t>
      </w:r>
      <w:proofErr w:type="gramStart"/>
      <w:r>
        <w:rPr>
          <w:rFonts w:ascii="Times New Roman" w:hAnsi="Times New Roman" w:cs="Times New Roman"/>
          <w:lang w:eastAsia="zh-CN"/>
        </w:rPr>
        <w:t>删</w:t>
      </w:r>
      <w:proofErr w:type="gramEnd"/>
      <w:r>
        <w:rPr>
          <w:rFonts w:ascii="Times New Roman" w:hAnsi="Times New Roman" w:cs="Times New Roman"/>
          <w:lang w:eastAsia="zh-CN"/>
        </w:rPr>
        <w:t>失。用于描述风险曲线。</w:t>
      </w:r>
    </w:p>
    <w:p w14:paraId="3BC00221"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8.4 </w:t>
      </w:r>
      <w:r>
        <w:rPr>
          <w:rFonts w:ascii="Times New Roman" w:eastAsia="宋体" w:hAnsi="Times New Roman" w:cs="Times New Roman"/>
          <w:lang w:eastAsia="zh-CN"/>
        </w:rPr>
        <w:t>影像学终点</w:t>
      </w:r>
    </w:p>
    <w:p w14:paraId="501E7E90"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影像学评分变化采用混合模型或</w:t>
      </w:r>
      <w:r>
        <w:rPr>
          <w:rFonts w:ascii="Times New Roman" w:hAnsi="Times New Roman" w:cs="Times New Roman"/>
          <w:lang w:eastAsia="zh-CN"/>
        </w:rPr>
        <w:t>ANCOVA</w:t>
      </w:r>
      <w:r>
        <w:rPr>
          <w:rFonts w:ascii="Times New Roman" w:hAnsi="Times New Roman" w:cs="Times New Roman"/>
          <w:lang w:eastAsia="zh-CN"/>
        </w:rPr>
        <w:t>（调整基线）；二分类影像指标采用</w:t>
      </w:r>
      <w:r>
        <w:rPr>
          <w:rFonts w:ascii="Times New Roman" w:hAnsi="Times New Roman" w:cs="Times New Roman"/>
          <w:lang w:eastAsia="zh-CN"/>
        </w:rPr>
        <w:t>GLM</w:t>
      </w:r>
      <w:r>
        <w:rPr>
          <w:rFonts w:ascii="Times New Roman" w:hAnsi="Times New Roman" w:cs="Times New Roman"/>
          <w:lang w:eastAsia="zh-CN"/>
        </w:rPr>
        <w:t>。</w:t>
      </w:r>
    </w:p>
    <w:p w14:paraId="3CEA2B3C"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8.5 TB-DM</w:t>
      </w:r>
      <w:r>
        <w:rPr>
          <w:rFonts w:ascii="Times New Roman" w:eastAsia="宋体" w:hAnsi="Times New Roman" w:cs="Times New Roman"/>
          <w:lang w:eastAsia="zh-CN"/>
        </w:rPr>
        <w:t>支持性</w:t>
      </w:r>
      <w:r>
        <w:rPr>
          <w:rFonts w:ascii="Times New Roman" w:eastAsia="宋体" w:hAnsi="Times New Roman" w:cs="Times New Roman"/>
          <w:lang w:eastAsia="zh-CN"/>
        </w:rPr>
        <w:t>/</w:t>
      </w:r>
      <w:r>
        <w:rPr>
          <w:rFonts w:ascii="Times New Roman" w:eastAsia="宋体" w:hAnsi="Times New Roman" w:cs="Times New Roman"/>
          <w:lang w:eastAsia="zh-CN"/>
        </w:rPr>
        <w:t>探索性</w:t>
      </w:r>
    </w:p>
    <w:p w14:paraId="7E897D3A"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HbA1c</w:t>
      </w:r>
      <w:r>
        <w:rPr>
          <w:rFonts w:ascii="Times New Roman" w:hAnsi="Times New Roman" w:cs="Times New Roman"/>
          <w:lang w:eastAsia="zh-CN"/>
        </w:rPr>
        <w:t>等连续结局采用</w:t>
      </w:r>
      <w:r>
        <w:rPr>
          <w:rFonts w:ascii="Times New Roman" w:hAnsi="Times New Roman" w:cs="Times New Roman"/>
          <w:lang w:eastAsia="zh-CN"/>
        </w:rPr>
        <w:t>MMRM/</w:t>
      </w:r>
      <w:r>
        <w:rPr>
          <w:rFonts w:ascii="Times New Roman" w:hAnsi="Times New Roman" w:cs="Times New Roman"/>
          <w:lang w:eastAsia="zh-CN"/>
        </w:rPr>
        <w:t>线性混合模型；严重低血糖等事件以发生比例与暴露调整发生率描述性比较。</w:t>
      </w:r>
    </w:p>
    <w:p w14:paraId="7B961181"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8.6 </w:t>
      </w:r>
      <w:r>
        <w:rPr>
          <w:rFonts w:ascii="Times New Roman" w:eastAsia="宋体" w:hAnsi="Times New Roman" w:cs="Times New Roman"/>
          <w:lang w:eastAsia="zh-CN"/>
        </w:rPr>
        <w:t>队列</w:t>
      </w:r>
      <w:r>
        <w:rPr>
          <w:rFonts w:ascii="Times New Roman" w:eastAsia="宋体" w:hAnsi="Times New Roman" w:cs="Times New Roman"/>
          <w:lang w:eastAsia="zh-CN"/>
        </w:rPr>
        <w:t>B Hard Gate</w:t>
      </w:r>
      <w:r>
        <w:rPr>
          <w:rFonts w:ascii="Times New Roman" w:eastAsia="宋体" w:hAnsi="Times New Roman" w:cs="Times New Roman"/>
          <w:lang w:eastAsia="zh-CN"/>
        </w:rPr>
        <w:t>指标</w:t>
      </w:r>
    </w:p>
    <w:p w14:paraId="472A7062"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在队列</w:t>
      </w:r>
      <w:r>
        <w:rPr>
          <w:rFonts w:ascii="Times New Roman" w:hAnsi="Times New Roman" w:cs="Times New Roman"/>
          <w:lang w:eastAsia="zh-CN"/>
        </w:rPr>
        <w:t>B</w:t>
      </w:r>
      <w:r>
        <w:rPr>
          <w:rFonts w:ascii="Times New Roman" w:hAnsi="Times New Roman" w:cs="Times New Roman"/>
          <w:lang w:eastAsia="zh-CN"/>
        </w:rPr>
        <w:t>入组集中描述门槛达标率、未达标原因及人群差异，不进行随机对照推断。</w:t>
      </w:r>
    </w:p>
    <w:p w14:paraId="42263672" w14:textId="77777777" w:rsidR="00232530" w:rsidRDefault="00000000">
      <w:pPr>
        <w:pStyle w:val="1"/>
        <w:rPr>
          <w:rFonts w:ascii="Times New Roman" w:eastAsia="宋体" w:hAnsi="Times New Roman" w:cs="Times New Roman"/>
          <w:lang w:eastAsia="zh-CN"/>
        </w:rPr>
      </w:pPr>
      <w:r>
        <w:rPr>
          <w:rFonts w:ascii="Times New Roman" w:eastAsia="宋体" w:hAnsi="Times New Roman" w:cs="Times New Roman"/>
          <w:lang w:eastAsia="zh-CN"/>
        </w:rPr>
        <w:t xml:space="preserve">9 </w:t>
      </w:r>
      <w:r>
        <w:rPr>
          <w:rFonts w:ascii="Times New Roman" w:eastAsia="宋体" w:hAnsi="Times New Roman" w:cs="Times New Roman"/>
          <w:lang w:eastAsia="zh-CN"/>
        </w:rPr>
        <w:t>安全性分析</w:t>
      </w:r>
    </w:p>
    <w:p w14:paraId="4F037AE5"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9.1 </w:t>
      </w:r>
      <w:r>
        <w:rPr>
          <w:rFonts w:ascii="Times New Roman" w:eastAsia="宋体" w:hAnsi="Times New Roman" w:cs="Times New Roman"/>
          <w:lang w:eastAsia="zh-CN"/>
        </w:rPr>
        <w:t>总体原则</w:t>
      </w:r>
    </w:p>
    <w:p w14:paraId="538E87F8"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安全性分析以</w:t>
      </w:r>
      <w:r>
        <w:rPr>
          <w:rFonts w:ascii="Times New Roman" w:hAnsi="Times New Roman" w:cs="Times New Roman"/>
          <w:lang w:eastAsia="zh-CN"/>
        </w:rPr>
        <w:t>SS</w:t>
      </w:r>
      <w:r>
        <w:rPr>
          <w:rFonts w:ascii="Times New Roman" w:hAnsi="Times New Roman" w:cs="Times New Roman"/>
          <w:lang w:eastAsia="zh-CN"/>
        </w:rPr>
        <w:t>为主，按实际用药暴露归类。事件编码采用</w:t>
      </w:r>
      <w:r>
        <w:rPr>
          <w:rFonts w:ascii="Times New Roman" w:hAnsi="Times New Roman" w:cs="Times New Roman"/>
          <w:lang w:eastAsia="zh-CN"/>
        </w:rPr>
        <w:t>MedDRA</w:t>
      </w:r>
      <w:r>
        <w:rPr>
          <w:rFonts w:ascii="Times New Roman" w:hAnsi="Times New Roman" w:cs="Times New Roman"/>
          <w:lang w:eastAsia="zh-CN"/>
        </w:rPr>
        <w:t>；严重度分级采用</w:t>
      </w:r>
      <w:r>
        <w:rPr>
          <w:rFonts w:ascii="Times New Roman" w:hAnsi="Times New Roman" w:cs="Times New Roman"/>
          <w:lang w:eastAsia="zh-CN"/>
        </w:rPr>
        <w:t>DAIDS</w:t>
      </w:r>
      <w:r>
        <w:rPr>
          <w:rFonts w:ascii="Times New Roman" w:hAnsi="Times New Roman" w:cs="Times New Roman"/>
          <w:lang w:eastAsia="zh-CN"/>
        </w:rPr>
        <w:t>。</w:t>
      </w:r>
    </w:p>
    <w:p w14:paraId="1E031AB3"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9.2 </w:t>
      </w:r>
      <w:r>
        <w:rPr>
          <w:rFonts w:ascii="Times New Roman" w:eastAsia="宋体" w:hAnsi="Times New Roman" w:cs="Times New Roman"/>
          <w:lang w:eastAsia="zh-CN"/>
        </w:rPr>
        <w:t>主要安全性终点（</w:t>
      </w:r>
      <w:r>
        <w:rPr>
          <w:rFonts w:ascii="Times New Roman" w:eastAsia="宋体" w:hAnsi="Times New Roman" w:cs="Times New Roman"/>
          <w:lang w:eastAsia="zh-CN"/>
        </w:rPr>
        <w:t>52</w:t>
      </w:r>
      <w:r>
        <w:rPr>
          <w:rFonts w:ascii="Times New Roman" w:eastAsia="宋体" w:hAnsi="Times New Roman" w:cs="Times New Roman"/>
          <w:lang w:eastAsia="zh-CN"/>
        </w:rPr>
        <w:t>周）</w:t>
      </w:r>
    </w:p>
    <w:p w14:paraId="78240430"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汇总</w:t>
      </w:r>
      <w:r>
        <w:rPr>
          <w:rFonts w:ascii="Times New Roman" w:hAnsi="Times New Roman" w:cs="Times New Roman"/>
          <w:lang w:eastAsia="zh-CN"/>
        </w:rPr>
        <w:t>SAE</w:t>
      </w:r>
      <w:r>
        <w:rPr>
          <w:rFonts w:ascii="Times New Roman" w:hAnsi="Times New Roman" w:cs="Times New Roman"/>
          <w:lang w:eastAsia="zh-CN"/>
        </w:rPr>
        <w:t>、</w:t>
      </w:r>
      <w:r>
        <w:rPr>
          <w:rFonts w:ascii="Times New Roman" w:hAnsi="Times New Roman" w:cs="Times New Roman"/>
          <w:lang w:eastAsia="zh-CN"/>
        </w:rPr>
        <w:t>DAIDS≥3</w:t>
      </w:r>
      <w:r>
        <w:rPr>
          <w:rFonts w:ascii="Times New Roman" w:hAnsi="Times New Roman" w:cs="Times New Roman"/>
          <w:lang w:eastAsia="zh-CN"/>
        </w:rPr>
        <w:t>级不良事件与</w:t>
      </w:r>
      <w:r>
        <w:rPr>
          <w:rFonts w:ascii="Times New Roman" w:hAnsi="Times New Roman" w:cs="Times New Roman"/>
          <w:lang w:eastAsia="zh-CN"/>
        </w:rPr>
        <w:t>AESI</w:t>
      </w:r>
      <w:r>
        <w:rPr>
          <w:rFonts w:ascii="Times New Roman" w:hAnsi="Times New Roman" w:cs="Times New Roman"/>
          <w:lang w:eastAsia="zh-CN"/>
        </w:rPr>
        <w:t>发生比例、事件数与暴露调整发生率；组间比较以描述性为主。</w:t>
      </w:r>
    </w:p>
    <w:p w14:paraId="18C1AA5D" w14:textId="77777777" w:rsidR="00232530" w:rsidRDefault="00000000">
      <w:pPr>
        <w:pStyle w:val="21"/>
        <w:rPr>
          <w:rFonts w:ascii="Times New Roman" w:eastAsia="宋体" w:hAnsi="Times New Roman" w:cs="Times New Roman"/>
        </w:rPr>
      </w:pPr>
      <w:r>
        <w:rPr>
          <w:rFonts w:ascii="Times New Roman" w:eastAsia="宋体" w:hAnsi="Times New Roman" w:cs="Times New Roman"/>
        </w:rPr>
        <w:t xml:space="preserve">9.3 </w:t>
      </w:r>
      <w:r>
        <w:rPr>
          <w:rFonts w:ascii="Times New Roman" w:eastAsia="宋体" w:hAnsi="Times New Roman" w:cs="Times New Roman"/>
        </w:rPr>
        <w:t>次要安全性窗口（</w:t>
      </w:r>
      <w:r>
        <w:rPr>
          <w:rFonts w:ascii="Times New Roman" w:eastAsia="宋体" w:hAnsi="Times New Roman" w:cs="Times New Roman"/>
        </w:rPr>
        <w:t>26</w:t>
      </w:r>
      <w:r>
        <w:rPr>
          <w:rFonts w:ascii="Times New Roman" w:eastAsia="宋体" w:hAnsi="Times New Roman" w:cs="Times New Roman"/>
        </w:rPr>
        <w:t>周与</w:t>
      </w:r>
      <w:r>
        <w:rPr>
          <w:rFonts w:ascii="Times New Roman" w:eastAsia="宋体" w:hAnsi="Times New Roman" w:cs="Times New Roman"/>
        </w:rPr>
        <w:t>78</w:t>
      </w:r>
      <w:r>
        <w:rPr>
          <w:rFonts w:ascii="Times New Roman" w:eastAsia="宋体" w:hAnsi="Times New Roman" w:cs="Times New Roman"/>
        </w:rPr>
        <w:t>周）</w:t>
      </w:r>
    </w:p>
    <w:p w14:paraId="58B16E40"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分别在</w:t>
      </w:r>
      <w:r>
        <w:rPr>
          <w:rFonts w:ascii="Times New Roman" w:hAnsi="Times New Roman" w:cs="Times New Roman"/>
          <w:lang w:eastAsia="zh-CN"/>
        </w:rPr>
        <w:t>26</w:t>
      </w:r>
      <w:r>
        <w:rPr>
          <w:rFonts w:ascii="Times New Roman" w:hAnsi="Times New Roman" w:cs="Times New Roman"/>
          <w:lang w:eastAsia="zh-CN"/>
        </w:rPr>
        <w:t>周与</w:t>
      </w:r>
      <w:r>
        <w:rPr>
          <w:rFonts w:ascii="Times New Roman" w:hAnsi="Times New Roman" w:cs="Times New Roman"/>
          <w:lang w:eastAsia="zh-CN"/>
        </w:rPr>
        <w:t>78</w:t>
      </w:r>
      <w:r>
        <w:rPr>
          <w:rFonts w:ascii="Times New Roman" w:hAnsi="Times New Roman" w:cs="Times New Roman"/>
          <w:lang w:eastAsia="zh-CN"/>
        </w:rPr>
        <w:t>周窗口内按同法汇总，刻画早期与晚发毒性。</w:t>
      </w:r>
    </w:p>
    <w:p w14:paraId="29DF7D7F"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9.4 </w:t>
      </w:r>
      <w:r>
        <w:rPr>
          <w:rFonts w:ascii="Times New Roman" w:eastAsia="宋体" w:hAnsi="Times New Roman" w:cs="Times New Roman"/>
          <w:lang w:eastAsia="zh-CN"/>
        </w:rPr>
        <w:t>重点毒性专题</w:t>
      </w:r>
    </w:p>
    <w:p w14:paraId="7DDE285B"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对肝损伤、</w:t>
      </w:r>
      <w:proofErr w:type="spellStart"/>
      <w:r>
        <w:rPr>
          <w:rFonts w:ascii="Times New Roman" w:hAnsi="Times New Roman" w:cs="Times New Roman"/>
          <w:lang w:eastAsia="zh-CN"/>
        </w:rPr>
        <w:t>QTcF</w:t>
      </w:r>
      <w:proofErr w:type="spellEnd"/>
      <w:r>
        <w:rPr>
          <w:rFonts w:ascii="Times New Roman" w:hAnsi="Times New Roman" w:cs="Times New Roman"/>
          <w:lang w:eastAsia="zh-CN"/>
        </w:rPr>
        <w:t>延长</w:t>
      </w:r>
      <w:r>
        <w:rPr>
          <w:rFonts w:ascii="Times New Roman" w:hAnsi="Times New Roman" w:cs="Times New Roman"/>
          <w:lang w:eastAsia="zh-CN"/>
        </w:rPr>
        <w:t>/</w:t>
      </w:r>
      <w:r>
        <w:rPr>
          <w:rFonts w:ascii="Times New Roman" w:hAnsi="Times New Roman" w:cs="Times New Roman"/>
          <w:lang w:eastAsia="zh-CN"/>
        </w:rPr>
        <w:t>心律失常、周围神经病变、视神经病变、骨髓抑制等专题汇总并报告导致剂量调整</w:t>
      </w:r>
      <w:r>
        <w:rPr>
          <w:rFonts w:ascii="Times New Roman" w:hAnsi="Times New Roman" w:cs="Times New Roman"/>
          <w:lang w:eastAsia="zh-CN"/>
        </w:rPr>
        <w:t>/</w:t>
      </w:r>
      <w:r>
        <w:rPr>
          <w:rFonts w:ascii="Times New Roman" w:hAnsi="Times New Roman" w:cs="Times New Roman"/>
          <w:lang w:eastAsia="zh-CN"/>
        </w:rPr>
        <w:t>停药</w:t>
      </w:r>
      <w:r>
        <w:rPr>
          <w:rFonts w:ascii="Times New Roman" w:hAnsi="Times New Roman" w:cs="Times New Roman"/>
          <w:lang w:eastAsia="zh-CN"/>
        </w:rPr>
        <w:t>/</w:t>
      </w:r>
      <w:r>
        <w:rPr>
          <w:rFonts w:ascii="Times New Roman" w:hAnsi="Times New Roman" w:cs="Times New Roman"/>
          <w:lang w:eastAsia="zh-CN"/>
        </w:rPr>
        <w:t>方案更改比例。</w:t>
      </w:r>
    </w:p>
    <w:p w14:paraId="4EBF263D"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9.5 </w:t>
      </w:r>
      <w:r>
        <w:rPr>
          <w:rFonts w:ascii="Times New Roman" w:eastAsia="宋体" w:hAnsi="Times New Roman" w:cs="Times New Roman"/>
          <w:lang w:eastAsia="zh-CN"/>
        </w:rPr>
        <w:t>实验室与心电</w:t>
      </w:r>
    </w:p>
    <w:p w14:paraId="162AE3AE"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报告关键时间点绝对值与变化值分布、达到分级阈值比例，以及</w:t>
      </w:r>
      <w:proofErr w:type="spellStart"/>
      <w:r>
        <w:rPr>
          <w:rFonts w:ascii="Times New Roman" w:hAnsi="Times New Roman" w:cs="Times New Roman"/>
          <w:lang w:eastAsia="zh-CN"/>
        </w:rPr>
        <w:t>QTcF</w:t>
      </w:r>
      <w:proofErr w:type="spellEnd"/>
      <w:r>
        <w:rPr>
          <w:rFonts w:ascii="Times New Roman" w:hAnsi="Times New Roman" w:cs="Times New Roman"/>
          <w:lang w:eastAsia="zh-CN"/>
        </w:rPr>
        <w:t xml:space="preserve">&gt;500 </w:t>
      </w:r>
      <w:proofErr w:type="spellStart"/>
      <w:r>
        <w:rPr>
          <w:rFonts w:ascii="Times New Roman" w:hAnsi="Times New Roman" w:cs="Times New Roman"/>
          <w:lang w:eastAsia="zh-CN"/>
        </w:rPr>
        <w:t>ms</w:t>
      </w:r>
      <w:proofErr w:type="spellEnd"/>
      <w:r>
        <w:rPr>
          <w:rFonts w:ascii="Times New Roman" w:hAnsi="Times New Roman" w:cs="Times New Roman"/>
          <w:lang w:eastAsia="zh-CN"/>
        </w:rPr>
        <w:t>或较基线延长</w:t>
      </w:r>
      <w:r>
        <w:rPr>
          <w:rFonts w:ascii="Times New Roman" w:hAnsi="Times New Roman" w:cs="Times New Roman"/>
          <w:lang w:eastAsia="zh-CN"/>
        </w:rPr>
        <w:t xml:space="preserve">&gt;60 </w:t>
      </w:r>
      <w:proofErr w:type="spellStart"/>
      <w:r>
        <w:rPr>
          <w:rFonts w:ascii="Times New Roman" w:hAnsi="Times New Roman" w:cs="Times New Roman"/>
          <w:lang w:eastAsia="zh-CN"/>
        </w:rPr>
        <w:t>ms</w:t>
      </w:r>
      <w:proofErr w:type="spellEnd"/>
      <w:r>
        <w:rPr>
          <w:rFonts w:ascii="Times New Roman" w:hAnsi="Times New Roman" w:cs="Times New Roman"/>
          <w:lang w:eastAsia="zh-CN"/>
        </w:rPr>
        <w:t>的发生比例与处置。</w:t>
      </w:r>
    </w:p>
    <w:p w14:paraId="066D44CF"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9.6 </w:t>
      </w:r>
      <w:r>
        <w:rPr>
          <w:rFonts w:ascii="Times New Roman" w:eastAsia="宋体" w:hAnsi="Times New Roman" w:cs="Times New Roman"/>
          <w:lang w:eastAsia="zh-CN"/>
        </w:rPr>
        <w:t>症状性不良事件（含</w:t>
      </w:r>
      <w:r>
        <w:rPr>
          <w:rFonts w:ascii="Times New Roman" w:eastAsia="宋体" w:hAnsi="Times New Roman" w:cs="Times New Roman"/>
          <w:lang w:eastAsia="zh-CN"/>
        </w:rPr>
        <w:t>PRO-CTCAE</w:t>
      </w:r>
      <w:r>
        <w:rPr>
          <w:rFonts w:ascii="Times New Roman" w:eastAsia="宋体" w:hAnsi="Times New Roman" w:cs="Times New Roman"/>
          <w:lang w:eastAsia="zh-CN"/>
        </w:rPr>
        <w:t>）</w:t>
      </w:r>
    </w:p>
    <w:p w14:paraId="28F56E53"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研究者评估与</w:t>
      </w:r>
      <w:r>
        <w:rPr>
          <w:rFonts w:ascii="Times New Roman" w:hAnsi="Times New Roman" w:cs="Times New Roman"/>
          <w:lang w:eastAsia="zh-CN"/>
        </w:rPr>
        <w:t>PRO-CTCAE</w:t>
      </w:r>
      <w:r>
        <w:rPr>
          <w:rFonts w:ascii="Times New Roman" w:hAnsi="Times New Roman" w:cs="Times New Roman"/>
          <w:lang w:eastAsia="zh-CN"/>
        </w:rPr>
        <w:t>双通道汇总关键症状条目发生比例、最大严重度与时间趋势。</w:t>
      </w:r>
    </w:p>
    <w:p w14:paraId="6A9637AC" w14:textId="77777777" w:rsidR="00232530" w:rsidRDefault="00000000">
      <w:pPr>
        <w:pStyle w:val="1"/>
        <w:rPr>
          <w:rFonts w:ascii="Times New Roman" w:eastAsia="宋体" w:hAnsi="Times New Roman" w:cs="Times New Roman"/>
          <w:lang w:eastAsia="zh-CN"/>
        </w:rPr>
      </w:pPr>
      <w:r>
        <w:rPr>
          <w:rFonts w:ascii="Times New Roman" w:eastAsia="宋体" w:hAnsi="Times New Roman" w:cs="Times New Roman"/>
          <w:lang w:eastAsia="zh-CN"/>
        </w:rPr>
        <w:lastRenderedPageBreak/>
        <w:t xml:space="preserve">10 </w:t>
      </w:r>
      <w:r>
        <w:rPr>
          <w:rFonts w:ascii="Times New Roman" w:eastAsia="宋体" w:hAnsi="Times New Roman" w:cs="Times New Roman"/>
          <w:lang w:eastAsia="zh-CN"/>
        </w:rPr>
        <w:t>多重性控制与中期分析</w:t>
      </w:r>
    </w:p>
    <w:p w14:paraId="1FE2B34D"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10.1 </w:t>
      </w:r>
      <w:r>
        <w:rPr>
          <w:rFonts w:ascii="Times New Roman" w:eastAsia="宋体" w:hAnsi="Times New Roman" w:cs="Times New Roman"/>
          <w:lang w:eastAsia="zh-CN"/>
        </w:rPr>
        <w:t>队列</w:t>
      </w:r>
      <w:r>
        <w:rPr>
          <w:rFonts w:ascii="Times New Roman" w:eastAsia="宋体" w:hAnsi="Times New Roman" w:cs="Times New Roman"/>
          <w:lang w:eastAsia="zh-CN"/>
        </w:rPr>
        <w:t>A</w:t>
      </w:r>
      <w:r>
        <w:rPr>
          <w:rFonts w:ascii="Times New Roman" w:eastAsia="宋体" w:hAnsi="Times New Roman" w:cs="Times New Roman"/>
          <w:lang w:eastAsia="zh-CN"/>
        </w:rPr>
        <w:t>多重性控制</w:t>
      </w:r>
    </w:p>
    <w:p w14:paraId="57056770"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两项主要比较采用</w:t>
      </w:r>
      <w:r>
        <w:rPr>
          <w:rFonts w:ascii="Times New Roman" w:hAnsi="Times New Roman" w:cs="Times New Roman"/>
          <w:lang w:eastAsia="zh-CN"/>
        </w:rPr>
        <w:t>Bonferroni</w:t>
      </w:r>
      <w:r>
        <w:rPr>
          <w:rFonts w:ascii="Times New Roman" w:hAnsi="Times New Roman" w:cs="Times New Roman"/>
          <w:lang w:eastAsia="zh-CN"/>
        </w:rPr>
        <w:t>（单侧</w:t>
      </w:r>
      <w:r>
        <w:rPr>
          <w:rFonts w:ascii="Times New Roman" w:hAnsi="Times New Roman" w:cs="Times New Roman"/>
        </w:rPr>
        <w:t>α</w:t>
      </w:r>
      <w:r>
        <w:rPr>
          <w:rFonts w:ascii="Times New Roman" w:hAnsi="Times New Roman" w:cs="Times New Roman"/>
          <w:lang w:eastAsia="zh-CN"/>
        </w:rPr>
        <w:t>=0.0125/</w:t>
      </w:r>
      <w:r>
        <w:rPr>
          <w:rFonts w:ascii="Times New Roman" w:hAnsi="Times New Roman" w:cs="Times New Roman"/>
          <w:lang w:eastAsia="zh-CN"/>
        </w:rPr>
        <w:t>比较）。中期分析在每项比较内进行</w:t>
      </w:r>
      <w:r>
        <w:rPr>
          <w:rFonts w:ascii="Times New Roman" w:hAnsi="Times New Roman" w:cs="Times New Roman"/>
        </w:rPr>
        <w:t>α</w:t>
      </w:r>
      <w:r>
        <w:rPr>
          <w:rFonts w:ascii="Times New Roman" w:hAnsi="Times New Roman" w:cs="Times New Roman"/>
          <w:lang w:eastAsia="zh-CN"/>
        </w:rPr>
        <w:t>消耗。</w:t>
      </w:r>
    </w:p>
    <w:p w14:paraId="055E250F"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10.2 </w:t>
      </w:r>
      <w:r>
        <w:rPr>
          <w:rFonts w:ascii="Times New Roman" w:eastAsia="宋体" w:hAnsi="Times New Roman" w:cs="Times New Roman"/>
          <w:lang w:eastAsia="zh-CN"/>
        </w:rPr>
        <w:t>中期分析细则</w:t>
      </w:r>
    </w:p>
    <w:p w14:paraId="07C05D1C" w14:textId="77777777" w:rsidR="00232530" w:rsidRDefault="00000000">
      <w:pPr>
        <w:spacing w:after="120" w:line="300" w:lineRule="auto"/>
        <w:rPr>
          <w:rFonts w:ascii="Times New Roman" w:hAnsi="Times New Roman" w:cs="Times New Roman"/>
        </w:rPr>
      </w:pPr>
      <w:r>
        <w:rPr>
          <w:rFonts w:ascii="Times New Roman" w:hAnsi="Times New Roman" w:cs="Times New Roman"/>
          <w:lang w:eastAsia="zh-CN"/>
        </w:rPr>
        <w:t>当约</w:t>
      </w:r>
      <w:r>
        <w:rPr>
          <w:rFonts w:ascii="Times New Roman" w:hAnsi="Times New Roman" w:cs="Times New Roman"/>
          <w:lang w:eastAsia="zh-CN"/>
        </w:rPr>
        <w:t>50%</w:t>
      </w:r>
      <w:r>
        <w:rPr>
          <w:rFonts w:ascii="Times New Roman" w:hAnsi="Times New Roman" w:cs="Times New Roman"/>
          <w:lang w:eastAsia="zh-CN"/>
        </w:rPr>
        <w:t>的随机化受试者完成主要终点评估并可判定后实施中期分析。</w:t>
      </w:r>
      <w:proofErr w:type="spellStart"/>
      <w:r>
        <w:rPr>
          <w:rFonts w:ascii="Times New Roman" w:hAnsi="Times New Roman" w:cs="Times New Roman"/>
        </w:rPr>
        <w:t>采用</w:t>
      </w:r>
      <w:r>
        <w:rPr>
          <w:rFonts w:ascii="Times New Roman" w:hAnsi="Times New Roman" w:cs="Times New Roman"/>
        </w:rPr>
        <w:t>O'Brien</w:t>
      </w:r>
      <w:proofErr w:type="spellEnd"/>
      <w:r>
        <w:rPr>
          <w:rFonts w:ascii="Times New Roman" w:hAnsi="Times New Roman" w:cs="Times New Roman"/>
        </w:rPr>
        <w:t>-Fleming α</w:t>
      </w:r>
      <w:proofErr w:type="spellStart"/>
      <w:r>
        <w:rPr>
          <w:rFonts w:ascii="Times New Roman" w:hAnsi="Times New Roman" w:cs="Times New Roman"/>
        </w:rPr>
        <w:t>消耗</w:t>
      </w:r>
      <w:proofErr w:type="spellEnd"/>
      <w:r>
        <w:rPr>
          <w:rFonts w:ascii="Times New Roman" w:hAnsi="Times New Roman" w:cs="Times New Roman"/>
        </w:rPr>
        <w:t>。</w:t>
      </w:r>
      <w:r>
        <w:rPr>
          <w:rFonts w:ascii="Times New Roman" w:hAnsi="Times New Roman" w:cs="Times New Roman"/>
          <w:lang w:eastAsia="zh-CN"/>
        </w:rPr>
        <w:t>无效性建议可参考非约束性条件功效阈值（如</w:t>
      </w:r>
      <w:r>
        <w:rPr>
          <w:rFonts w:ascii="Times New Roman" w:hAnsi="Times New Roman" w:cs="Times New Roman"/>
          <w:lang w:eastAsia="zh-CN"/>
        </w:rPr>
        <w:t>&lt;20%</w:t>
      </w:r>
      <w:r>
        <w:rPr>
          <w:rFonts w:ascii="Times New Roman" w:hAnsi="Times New Roman" w:cs="Times New Roman"/>
          <w:lang w:eastAsia="zh-CN"/>
        </w:rPr>
        <w:t>）。</w:t>
      </w:r>
      <w:proofErr w:type="spellStart"/>
      <w:r>
        <w:rPr>
          <w:rFonts w:ascii="Times New Roman" w:hAnsi="Times New Roman" w:cs="Times New Roman"/>
        </w:rPr>
        <w:t>中期结果仅向</w:t>
      </w:r>
      <w:r>
        <w:rPr>
          <w:rFonts w:ascii="Times New Roman" w:hAnsi="Times New Roman" w:cs="Times New Roman"/>
        </w:rPr>
        <w:t>DSMB</w:t>
      </w:r>
      <w:r>
        <w:rPr>
          <w:rFonts w:ascii="Times New Roman" w:hAnsi="Times New Roman" w:cs="Times New Roman"/>
        </w:rPr>
        <w:t>披露</w:t>
      </w:r>
      <w:proofErr w:type="spellEnd"/>
      <w:r>
        <w:rPr>
          <w:rFonts w:ascii="Times New Roman" w:hAnsi="Times New Roman" w:cs="Times New Roman"/>
        </w:rPr>
        <w:t>。</w:t>
      </w:r>
    </w:p>
    <w:p w14:paraId="79C0B889" w14:textId="77777777" w:rsidR="00232530" w:rsidRDefault="00000000">
      <w:pPr>
        <w:pStyle w:val="1"/>
        <w:rPr>
          <w:rFonts w:ascii="Times New Roman" w:eastAsia="宋体" w:hAnsi="Times New Roman" w:cs="Times New Roman"/>
          <w:lang w:eastAsia="zh-CN"/>
        </w:rPr>
      </w:pPr>
      <w:r>
        <w:rPr>
          <w:rFonts w:ascii="Times New Roman" w:eastAsia="宋体" w:hAnsi="Times New Roman" w:cs="Times New Roman"/>
          <w:lang w:eastAsia="zh-CN"/>
        </w:rPr>
        <w:t xml:space="preserve">11 </w:t>
      </w:r>
      <w:r>
        <w:rPr>
          <w:rFonts w:ascii="Times New Roman" w:eastAsia="宋体" w:hAnsi="Times New Roman" w:cs="Times New Roman"/>
          <w:lang w:eastAsia="zh-CN"/>
        </w:rPr>
        <w:t>缺失数据、</w:t>
      </w:r>
      <w:proofErr w:type="gramStart"/>
      <w:r>
        <w:rPr>
          <w:rFonts w:ascii="Times New Roman" w:eastAsia="宋体" w:hAnsi="Times New Roman" w:cs="Times New Roman"/>
          <w:lang w:eastAsia="zh-CN"/>
        </w:rPr>
        <w:t>失访与</w:t>
      </w:r>
      <w:proofErr w:type="gramEnd"/>
      <w:r>
        <w:rPr>
          <w:rFonts w:ascii="Times New Roman" w:eastAsia="宋体" w:hAnsi="Times New Roman" w:cs="Times New Roman"/>
          <w:lang w:eastAsia="zh-CN"/>
        </w:rPr>
        <w:t>敏感性分析</w:t>
      </w:r>
    </w:p>
    <w:p w14:paraId="717456E7"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11.1 </w:t>
      </w:r>
      <w:r>
        <w:rPr>
          <w:rFonts w:ascii="Times New Roman" w:eastAsia="宋体" w:hAnsi="Times New Roman" w:cs="Times New Roman"/>
          <w:lang w:eastAsia="zh-CN"/>
        </w:rPr>
        <w:t>缺失分类</w:t>
      </w:r>
    </w:p>
    <w:p w14:paraId="1736D4EE"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将</w:t>
      </w:r>
      <w:r>
        <w:rPr>
          <w:rFonts w:ascii="Times New Roman" w:hAnsi="Times New Roman" w:cs="Times New Roman"/>
          <w:lang w:eastAsia="zh-CN"/>
        </w:rPr>
        <w:t>“</w:t>
      </w:r>
      <w:r>
        <w:rPr>
          <w:rFonts w:ascii="Times New Roman" w:hAnsi="Times New Roman" w:cs="Times New Roman"/>
          <w:lang w:eastAsia="zh-CN"/>
        </w:rPr>
        <w:t>缺访但可追溯结局</w:t>
      </w:r>
      <w:r>
        <w:rPr>
          <w:rFonts w:ascii="Times New Roman" w:hAnsi="Times New Roman" w:cs="Times New Roman"/>
          <w:lang w:eastAsia="zh-CN"/>
        </w:rPr>
        <w:t>”</w:t>
      </w:r>
      <w:r>
        <w:rPr>
          <w:rFonts w:ascii="Times New Roman" w:hAnsi="Times New Roman" w:cs="Times New Roman"/>
          <w:lang w:eastAsia="zh-CN"/>
        </w:rPr>
        <w:t>与</w:t>
      </w:r>
      <w:r>
        <w:rPr>
          <w:rFonts w:ascii="Times New Roman" w:hAnsi="Times New Roman" w:cs="Times New Roman"/>
          <w:lang w:eastAsia="zh-CN"/>
        </w:rPr>
        <w:t>“</w:t>
      </w:r>
      <w:r>
        <w:rPr>
          <w:rFonts w:ascii="Times New Roman" w:hAnsi="Times New Roman" w:cs="Times New Roman"/>
          <w:lang w:eastAsia="zh-CN"/>
        </w:rPr>
        <w:t>真失访</w:t>
      </w:r>
      <w:r>
        <w:rPr>
          <w:rFonts w:ascii="Times New Roman" w:hAnsi="Times New Roman" w:cs="Times New Roman"/>
          <w:lang w:eastAsia="zh-CN"/>
        </w:rPr>
        <w:t>”</w:t>
      </w:r>
      <w:r>
        <w:rPr>
          <w:rFonts w:ascii="Times New Roman" w:hAnsi="Times New Roman" w:cs="Times New Roman"/>
          <w:lang w:eastAsia="zh-CN"/>
        </w:rPr>
        <w:t>区分：前者通过被动追溯补齐最小数据集后可判定主要终点；后者导致主要终点缺失。</w:t>
      </w:r>
    </w:p>
    <w:p w14:paraId="2D936F6D" w14:textId="77777777" w:rsidR="00232530" w:rsidRDefault="00000000">
      <w:pPr>
        <w:pStyle w:val="21"/>
        <w:rPr>
          <w:rFonts w:ascii="Times New Roman" w:eastAsia="宋体" w:hAnsi="Times New Roman" w:cs="Times New Roman"/>
        </w:rPr>
      </w:pPr>
      <w:r>
        <w:rPr>
          <w:rFonts w:ascii="Times New Roman" w:eastAsia="宋体" w:hAnsi="Times New Roman" w:cs="Times New Roman"/>
        </w:rPr>
        <w:t xml:space="preserve">11.2 </w:t>
      </w:r>
      <w:proofErr w:type="spellStart"/>
      <w:r>
        <w:rPr>
          <w:rFonts w:ascii="Times New Roman" w:eastAsia="宋体" w:hAnsi="Times New Roman" w:cs="Times New Roman"/>
        </w:rPr>
        <w:t>主分析缺失处理</w:t>
      </w:r>
      <w:proofErr w:type="spellEnd"/>
    </w:p>
    <w:p w14:paraId="0C266E96" w14:textId="77777777" w:rsidR="00232530" w:rsidRDefault="00000000">
      <w:pPr>
        <w:spacing w:after="120" w:line="300" w:lineRule="auto"/>
        <w:rPr>
          <w:rFonts w:ascii="Times New Roman" w:hAnsi="Times New Roman" w:cs="Times New Roman"/>
        </w:rPr>
      </w:pPr>
      <w:proofErr w:type="spellStart"/>
      <w:r>
        <w:rPr>
          <w:rFonts w:ascii="Times New Roman" w:hAnsi="Times New Roman" w:cs="Times New Roman"/>
        </w:rPr>
        <w:t>主分析采用</w:t>
      </w:r>
      <w:r>
        <w:rPr>
          <w:rFonts w:ascii="Times New Roman" w:hAnsi="Times New Roman" w:cs="Times New Roman"/>
        </w:rPr>
        <w:t>Missing</w:t>
      </w:r>
      <w:proofErr w:type="spellEnd"/>
      <w:r>
        <w:rPr>
          <w:rFonts w:ascii="Times New Roman" w:hAnsi="Times New Roman" w:cs="Times New Roman"/>
        </w:rPr>
        <w:t>=</w:t>
      </w:r>
      <w:proofErr w:type="spellStart"/>
      <w:r>
        <w:rPr>
          <w:rFonts w:ascii="Times New Roman" w:hAnsi="Times New Roman" w:cs="Times New Roman"/>
        </w:rPr>
        <w:t>Unfavorable</w:t>
      </w:r>
      <w:r>
        <w:rPr>
          <w:rFonts w:ascii="Times New Roman" w:hAnsi="Times New Roman" w:cs="Times New Roman"/>
        </w:rPr>
        <w:t>：凡主要终点不可判定者归类为不良结局</w:t>
      </w:r>
      <w:proofErr w:type="spellEnd"/>
      <w:r>
        <w:rPr>
          <w:rFonts w:ascii="Times New Roman" w:hAnsi="Times New Roman" w:cs="Times New Roman"/>
        </w:rPr>
        <w:t>。</w:t>
      </w:r>
    </w:p>
    <w:p w14:paraId="396D16A2" w14:textId="77777777" w:rsidR="00232530" w:rsidRDefault="00000000">
      <w:pPr>
        <w:pStyle w:val="21"/>
        <w:rPr>
          <w:rFonts w:ascii="Times New Roman" w:eastAsia="宋体" w:hAnsi="Times New Roman" w:cs="Times New Roman"/>
        </w:rPr>
      </w:pPr>
      <w:r>
        <w:rPr>
          <w:rFonts w:ascii="Times New Roman" w:eastAsia="宋体" w:hAnsi="Times New Roman" w:cs="Times New Roman"/>
        </w:rPr>
        <w:t xml:space="preserve">11.3 </w:t>
      </w:r>
      <w:proofErr w:type="spellStart"/>
      <w:r>
        <w:rPr>
          <w:rFonts w:ascii="Times New Roman" w:eastAsia="宋体" w:hAnsi="Times New Roman" w:cs="Times New Roman"/>
        </w:rPr>
        <w:t>预设敏感性分析</w:t>
      </w:r>
      <w:proofErr w:type="spellEnd"/>
    </w:p>
    <w:p w14:paraId="290A09CA" w14:textId="77777777" w:rsidR="00232530" w:rsidRDefault="00000000">
      <w:pPr>
        <w:pStyle w:val="a0"/>
        <w:rPr>
          <w:rFonts w:ascii="Times New Roman" w:hAnsi="Times New Roman" w:cs="Times New Roman"/>
        </w:rPr>
      </w:pPr>
      <w:proofErr w:type="spellStart"/>
      <w:r>
        <w:rPr>
          <w:rFonts w:ascii="Times New Roman" w:hAnsi="Times New Roman" w:cs="Times New Roman"/>
        </w:rPr>
        <w:t>PP</w:t>
      </w:r>
      <w:r>
        <w:rPr>
          <w:rFonts w:ascii="Times New Roman" w:hAnsi="Times New Roman" w:cs="Times New Roman"/>
        </w:rPr>
        <w:t>与</w:t>
      </w:r>
      <w:r>
        <w:rPr>
          <w:rFonts w:ascii="Times New Roman" w:hAnsi="Times New Roman" w:cs="Times New Roman"/>
        </w:rPr>
        <w:t>mITT</w:t>
      </w:r>
      <w:r>
        <w:rPr>
          <w:rFonts w:ascii="Times New Roman" w:hAnsi="Times New Roman" w:cs="Times New Roman"/>
        </w:rPr>
        <w:t>重复分析</w:t>
      </w:r>
      <w:proofErr w:type="spellEnd"/>
      <w:r>
        <w:rPr>
          <w:rFonts w:ascii="Times New Roman" w:hAnsi="Times New Roman" w:cs="Times New Roman"/>
        </w:rPr>
        <w:t>。</w:t>
      </w:r>
    </w:p>
    <w:p w14:paraId="0126420F"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多重插补（</w:t>
      </w:r>
      <w:r>
        <w:rPr>
          <w:rFonts w:ascii="Times New Roman" w:hAnsi="Times New Roman" w:cs="Times New Roman"/>
          <w:lang w:eastAsia="zh-CN"/>
        </w:rPr>
        <w:t>MI</w:t>
      </w:r>
      <w:r>
        <w:rPr>
          <w:rFonts w:ascii="Times New Roman" w:hAnsi="Times New Roman" w:cs="Times New Roman"/>
          <w:lang w:eastAsia="zh-CN"/>
        </w:rPr>
        <w:t>）与逆概率</w:t>
      </w:r>
      <w:proofErr w:type="gramStart"/>
      <w:r>
        <w:rPr>
          <w:rFonts w:ascii="Times New Roman" w:hAnsi="Times New Roman" w:cs="Times New Roman"/>
          <w:lang w:eastAsia="zh-CN"/>
        </w:rPr>
        <w:t>删</w:t>
      </w:r>
      <w:proofErr w:type="gramEnd"/>
      <w:r>
        <w:rPr>
          <w:rFonts w:ascii="Times New Roman" w:hAnsi="Times New Roman" w:cs="Times New Roman"/>
          <w:lang w:eastAsia="zh-CN"/>
        </w:rPr>
        <w:t>失加权（</w:t>
      </w:r>
      <w:r>
        <w:rPr>
          <w:rFonts w:ascii="Times New Roman" w:hAnsi="Times New Roman" w:cs="Times New Roman"/>
          <w:lang w:eastAsia="zh-CN"/>
        </w:rPr>
        <w:t>IPCW</w:t>
      </w:r>
      <w:r>
        <w:rPr>
          <w:rFonts w:ascii="Times New Roman" w:hAnsi="Times New Roman" w:cs="Times New Roman"/>
          <w:lang w:eastAsia="zh-CN"/>
        </w:rPr>
        <w:t>）。</w:t>
      </w:r>
    </w:p>
    <w:p w14:paraId="33C0EB5A" w14:textId="77777777" w:rsidR="00232530" w:rsidRDefault="00000000">
      <w:pPr>
        <w:pStyle w:val="a0"/>
        <w:rPr>
          <w:rFonts w:ascii="Times New Roman" w:hAnsi="Times New Roman" w:cs="Times New Roman"/>
        </w:rPr>
      </w:pPr>
      <w:r>
        <w:rPr>
          <w:rFonts w:ascii="Times New Roman" w:hAnsi="Times New Roman" w:cs="Times New Roman"/>
        </w:rPr>
        <w:t>tipping-</w:t>
      </w:r>
      <w:proofErr w:type="spellStart"/>
      <w:r>
        <w:rPr>
          <w:rFonts w:ascii="Times New Roman" w:hAnsi="Times New Roman" w:cs="Times New Roman"/>
        </w:rPr>
        <w:t>point</w:t>
      </w:r>
      <w:r>
        <w:rPr>
          <w:rFonts w:ascii="Times New Roman" w:hAnsi="Times New Roman" w:cs="Times New Roman"/>
        </w:rPr>
        <w:t>阈值分析</w:t>
      </w:r>
      <w:proofErr w:type="spellEnd"/>
      <w:r>
        <w:rPr>
          <w:rFonts w:ascii="Times New Roman" w:hAnsi="Times New Roman" w:cs="Times New Roman"/>
        </w:rPr>
        <w:t>。</w:t>
      </w:r>
    </w:p>
    <w:p w14:paraId="0B11B47D"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再感染剔除敏感性（需</w:t>
      </w:r>
      <w:r>
        <w:rPr>
          <w:rFonts w:ascii="Times New Roman" w:hAnsi="Times New Roman" w:cs="Times New Roman"/>
          <w:lang w:eastAsia="zh-CN"/>
        </w:rPr>
        <w:t>WGS/</w:t>
      </w:r>
      <w:r>
        <w:rPr>
          <w:rFonts w:ascii="Times New Roman" w:hAnsi="Times New Roman" w:cs="Times New Roman"/>
          <w:lang w:eastAsia="zh-CN"/>
        </w:rPr>
        <w:t>分型证据）。</w:t>
      </w:r>
    </w:p>
    <w:p w14:paraId="4145E7C1" w14:textId="77777777" w:rsidR="00232530" w:rsidRDefault="00000000">
      <w:pPr>
        <w:pStyle w:val="a0"/>
        <w:rPr>
          <w:rFonts w:ascii="Times New Roman" w:hAnsi="Times New Roman" w:cs="Times New Roman"/>
          <w:lang w:eastAsia="zh-CN"/>
        </w:rPr>
      </w:pPr>
      <w:r>
        <w:rPr>
          <w:rFonts w:ascii="Times New Roman" w:hAnsi="Times New Roman" w:cs="Times New Roman"/>
          <w:lang w:eastAsia="zh-CN"/>
        </w:rPr>
        <w:t>死亡口径敏感性：</w:t>
      </w:r>
      <w:r>
        <w:rPr>
          <w:rFonts w:ascii="Times New Roman" w:hAnsi="Times New Roman" w:cs="Times New Roman"/>
          <w:lang w:eastAsia="zh-CN"/>
        </w:rPr>
        <w:t>TB</w:t>
      </w:r>
      <w:r>
        <w:rPr>
          <w:rFonts w:ascii="Times New Roman" w:hAnsi="Times New Roman" w:cs="Times New Roman"/>
          <w:lang w:eastAsia="zh-CN"/>
        </w:rPr>
        <w:t>相关死亡</w:t>
      </w:r>
      <w:r>
        <w:rPr>
          <w:rFonts w:ascii="Times New Roman" w:hAnsi="Times New Roman" w:cs="Times New Roman"/>
          <w:lang w:eastAsia="zh-CN"/>
        </w:rPr>
        <w:t xml:space="preserve"> vs </w:t>
      </w:r>
      <w:r>
        <w:rPr>
          <w:rFonts w:ascii="Times New Roman" w:hAnsi="Times New Roman" w:cs="Times New Roman"/>
          <w:lang w:eastAsia="zh-CN"/>
        </w:rPr>
        <w:t>全因死亡。</w:t>
      </w:r>
    </w:p>
    <w:p w14:paraId="31D8AC1F"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11.4 </w:t>
      </w:r>
      <w:r>
        <w:rPr>
          <w:rFonts w:ascii="Times New Roman" w:eastAsia="宋体" w:hAnsi="Times New Roman" w:cs="Times New Roman"/>
          <w:lang w:eastAsia="zh-CN"/>
        </w:rPr>
        <w:t>缺失机制评估</w:t>
      </w:r>
    </w:p>
    <w:p w14:paraId="604FEAB1"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比较组间与中心间缺失比例与原因分布，并评估缺失与基线风险</w:t>
      </w:r>
      <w:r>
        <w:rPr>
          <w:rFonts w:ascii="Times New Roman" w:hAnsi="Times New Roman" w:cs="Times New Roman"/>
          <w:lang w:eastAsia="zh-CN"/>
        </w:rPr>
        <w:t>/</w:t>
      </w:r>
      <w:r>
        <w:rPr>
          <w:rFonts w:ascii="Times New Roman" w:hAnsi="Times New Roman" w:cs="Times New Roman"/>
          <w:lang w:eastAsia="zh-CN"/>
        </w:rPr>
        <w:t>治疗期反应的关联，以支持</w:t>
      </w:r>
      <w:r>
        <w:rPr>
          <w:rFonts w:ascii="Times New Roman" w:hAnsi="Times New Roman" w:cs="Times New Roman"/>
          <w:lang w:eastAsia="zh-CN"/>
        </w:rPr>
        <w:t>MI/IPCW</w:t>
      </w:r>
      <w:r>
        <w:rPr>
          <w:rFonts w:ascii="Times New Roman" w:hAnsi="Times New Roman" w:cs="Times New Roman"/>
          <w:lang w:eastAsia="zh-CN"/>
        </w:rPr>
        <w:t>模型。</w:t>
      </w:r>
    </w:p>
    <w:p w14:paraId="74EB6270"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11.5 </w:t>
      </w:r>
      <w:proofErr w:type="gramStart"/>
      <w:r>
        <w:rPr>
          <w:rFonts w:ascii="Times New Roman" w:eastAsia="宋体" w:hAnsi="Times New Roman" w:cs="Times New Roman"/>
          <w:lang w:eastAsia="zh-CN"/>
        </w:rPr>
        <w:t>失访操作性定义</w:t>
      </w:r>
      <w:proofErr w:type="gramEnd"/>
    </w:p>
    <w:p w14:paraId="052C503D" w14:textId="77777777" w:rsidR="00232530" w:rsidRDefault="00000000">
      <w:pPr>
        <w:spacing w:after="120" w:line="300" w:lineRule="auto"/>
        <w:rPr>
          <w:rFonts w:ascii="Times New Roman" w:hAnsi="Times New Roman" w:cs="Times New Roman"/>
          <w:lang w:eastAsia="zh-CN"/>
        </w:rPr>
      </w:pPr>
      <w:proofErr w:type="gramStart"/>
      <w:r>
        <w:rPr>
          <w:rFonts w:ascii="Times New Roman" w:hAnsi="Times New Roman" w:cs="Times New Roman"/>
          <w:lang w:eastAsia="zh-CN"/>
        </w:rPr>
        <w:t>失访定义</w:t>
      </w:r>
      <w:proofErr w:type="gramEnd"/>
      <w:r>
        <w:rPr>
          <w:rFonts w:ascii="Times New Roman" w:hAnsi="Times New Roman" w:cs="Times New Roman"/>
          <w:lang w:eastAsia="zh-CN"/>
        </w:rPr>
        <w:t>与追访留痕以研究方案第</w:t>
      </w:r>
      <w:r>
        <w:rPr>
          <w:rFonts w:ascii="Times New Roman" w:hAnsi="Times New Roman" w:cs="Times New Roman"/>
          <w:lang w:eastAsia="zh-CN"/>
        </w:rPr>
        <w:t>6.7.2</w:t>
      </w:r>
      <w:r>
        <w:rPr>
          <w:rFonts w:ascii="Times New Roman" w:hAnsi="Times New Roman" w:cs="Times New Roman"/>
          <w:lang w:eastAsia="zh-CN"/>
        </w:rPr>
        <w:t>与第</w:t>
      </w:r>
      <w:r>
        <w:rPr>
          <w:rFonts w:ascii="Times New Roman" w:hAnsi="Times New Roman" w:cs="Times New Roman"/>
          <w:lang w:eastAsia="zh-CN"/>
        </w:rPr>
        <w:t>6.8</w:t>
      </w:r>
      <w:r>
        <w:rPr>
          <w:rFonts w:ascii="Times New Roman" w:hAnsi="Times New Roman" w:cs="Times New Roman"/>
          <w:lang w:eastAsia="zh-CN"/>
        </w:rPr>
        <w:t>节为准；统计上记录判定日期、最后一次可确认状态日期与中心分布。</w:t>
      </w:r>
    </w:p>
    <w:p w14:paraId="100ED6DB" w14:textId="77777777" w:rsidR="00232530" w:rsidRDefault="00000000">
      <w:pPr>
        <w:pStyle w:val="1"/>
        <w:rPr>
          <w:rFonts w:ascii="Times New Roman" w:eastAsia="宋体" w:hAnsi="Times New Roman" w:cs="Times New Roman"/>
          <w:lang w:eastAsia="zh-CN"/>
        </w:rPr>
      </w:pPr>
      <w:r>
        <w:rPr>
          <w:rFonts w:ascii="Times New Roman" w:eastAsia="宋体" w:hAnsi="Times New Roman" w:cs="Times New Roman"/>
          <w:lang w:eastAsia="zh-CN"/>
        </w:rPr>
        <w:t xml:space="preserve">12 </w:t>
      </w:r>
      <w:r>
        <w:rPr>
          <w:rFonts w:ascii="Times New Roman" w:eastAsia="宋体" w:hAnsi="Times New Roman" w:cs="Times New Roman"/>
          <w:lang w:eastAsia="zh-CN"/>
        </w:rPr>
        <w:t>方案偏差与数据处理规则</w:t>
      </w:r>
    </w:p>
    <w:p w14:paraId="245546DC" w14:textId="77777777" w:rsidR="00232530" w:rsidRDefault="00000000">
      <w:pPr>
        <w:pStyle w:val="21"/>
        <w:rPr>
          <w:rFonts w:ascii="Times New Roman" w:eastAsia="宋体" w:hAnsi="Times New Roman" w:cs="Times New Roman"/>
        </w:rPr>
      </w:pPr>
      <w:r>
        <w:rPr>
          <w:rFonts w:ascii="Times New Roman" w:eastAsia="宋体" w:hAnsi="Times New Roman" w:cs="Times New Roman"/>
        </w:rPr>
        <w:t xml:space="preserve">12.1 </w:t>
      </w:r>
      <w:proofErr w:type="spellStart"/>
      <w:r>
        <w:rPr>
          <w:rFonts w:ascii="Times New Roman" w:eastAsia="宋体" w:hAnsi="Times New Roman" w:cs="Times New Roman"/>
        </w:rPr>
        <w:t>重大方案偏差</w:t>
      </w:r>
      <w:proofErr w:type="spellEnd"/>
    </w:p>
    <w:p w14:paraId="768C1B58"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rPr>
        <w:t>重大方案偏差用于</w:t>
      </w:r>
      <w:r>
        <w:rPr>
          <w:rFonts w:ascii="Times New Roman" w:hAnsi="Times New Roman" w:cs="Times New Roman"/>
        </w:rPr>
        <w:t>PP</w:t>
      </w:r>
      <w:proofErr w:type="spellStart"/>
      <w:r>
        <w:rPr>
          <w:rFonts w:ascii="Times New Roman" w:hAnsi="Times New Roman" w:cs="Times New Roman"/>
        </w:rPr>
        <w:t>判定与敏感性分析</w:t>
      </w:r>
      <w:proofErr w:type="spellEnd"/>
      <w:r>
        <w:rPr>
          <w:rFonts w:ascii="Times New Roman" w:hAnsi="Times New Roman" w:cs="Times New Roman"/>
        </w:rPr>
        <w:t>。</w:t>
      </w:r>
      <w:r>
        <w:rPr>
          <w:rFonts w:ascii="Times New Roman" w:hAnsi="Times New Roman" w:cs="Times New Roman"/>
          <w:lang w:eastAsia="zh-CN"/>
        </w:rPr>
        <w:t>建议类别：随机化错误、治疗暴露偏差、门槛评估偏差、关键结局证据缺失且未按追访</w:t>
      </w:r>
      <w:r>
        <w:rPr>
          <w:rFonts w:ascii="Times New Roman" w:hAnsi="Times New Roman" w:cs="Times New Roman"/>
          <w:lang w:eastAsia="zh-CN"/>
        </w:rPr>
        <w:t>SOP</w:t>
      </w:r>
      <w:r>
        <w:rPr>
          <w:rFonts w:ascii="Times New Roman" w:hAnsi="Times New Roman" w:cs="Times New Roman"/>
          <w:lang w:eastAsia="zh-CN"/>
        </w:rPr>
        <w:t>执行、关键禁用合并用药。</w:t>
      </w:r>
    </w:p>
    <w:p w14:paraId="7801EC5C"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lastRenderedPageBreak/>
        <w:t xml:space="preserve">12.2 </w:t>
      </w:r>
      <w:r>
        <w:rPr>
          <w:rFonts w:ascii="Times New Roman" w:eastAsia="宋体" w:hAnsi="Times New Roman" w:cs="Times New Roman"/>
          <w:lang w:eastAsia="zh-CN"/>
        </w:rPr>
        <w:t>数据选取规则</w:t>
      </w:r>
    </w:p>
    <w:p w14:paraId="7CD58D1D"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同一窗口多次检测结果优先选最接近目标日期者；事件触发评估结果优先用于事件判定并提交</w:t>
      </w:r>
      <w:r>
        <w:rPr>
          <w:rFonts w:ascii="Times New Roman" w:hAnsi="Times New Roman" w:cs="Times New Roman"/>
          <w:lang w:eastAsia="zh-CN"/>
        </w:rPr>
        <w:t>CEC</w:t>
      </w:r>
      <w:r>
        <w:rPr>
          <w:rFonts w:ascii="Times New Roman" w:hAnsi="Times New Roman" w:cs="Times New Roman"/>
          <w:lang w:eastAsia="zh-CN"/>
        </w:rPr>
        <w:t>。</w:t>
      </w:r>
    </w:p>
    <w:p w14:paraId="27938FF1"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12.3 </w:t>
      </w:r>
      <w:r>
        <w:rPr>
          <w:rFonts w:ascii="Times New Roman" w:eastAsia="宋体" w:hAnsi="Times New Roman" w:cs="Times New Roman"/>
          <w:lang w:eastAsia="zh-CN"/>
        </w:rPr>
        <w:t>基线与</w:t>
      </w:r>
      <w:r>
        <w:rPr>
          <w:rFonts w:ascii="Times New Roman" w:eastAsia="宋体" w:hAnsi="Times New Roman" w:cs="Times New Roman"/>
          <w:lang w:eastAsia="zh-CN"/>
        </w:rPr>
        <w:t>EOT</w:t>
      </w:r>
      <w:r>
        <w:rPr>
          <w:rFonts w:ascii="Times New Roman" w:eastAsia="宋体" w:hAnsi="Times New Roman" w:cs="Times New Roman"/>
          <w:lang w:eastAsia="zh-CN"/>
        </w:rPr>
        <w:t>日期</w:t>
      </w:r>
    </w:p>
    <w:p w14:paraId="6305D482"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基线日期：队列</w:t>
      </w:r>
      <w:r>
        <w:rPr>
          <w:rFonts w:ascii="Times New Roman" w:hAnsi="Times New Roman" w:cs="Times New Roman"/>
          <w:lang w:eastAsia="zh-CN"/>
        </w:rPr>
        <w:t>A</w:t>
      </w:r>
      <w:r>
        <w:rPr>
          <w:rFonts w:ascii="Times New Roman" w:hAnsi="Times New Roman" w:cs="Times New Roman"/>
          <w:lang w:eastAsia="zh-CN"/>
        </w:rPr>
        <w:t>为基线随机化日期。队列</w:t>
      </w:r>
      <w:r>
        <w:rPr>
          <w:rFonts w:ascii="Times New Roman" w:hAnsi="Times New Roman" w:cs="Times New Roman"/>
          <w:lang w:eastAsia="zh-CN"/>
        </w:rPr>
        <w:t>B</w:t>
      </w:r>
      <w:r>
        <w:rPr>
          <w:rFonts w:ascii="Times New Roman" w:hAnsi="Times New Roman" w:cs="Times New Roman"/>
          <w:lang w:eastAsia="zh-CN"/>
        </w:rPr>
        <w:t>存在两个关键起点：（</w:t>
      </w:r>
      <w:r>
        <w:rPr>
          <w:rFonts w:ascii="Times New Roman" w:hAnsi="Times New Roman" w:cs="Times New Roman"/>
          <w:lang w:eastAsia="zh-CN"/>
        </w:rPr>
        <w:t>1</w:t>
      </w:r>
      <w:r>
        <w:rPr>
          <w:rFonts w:ascii="Times New Roman" w:hAnsi="Times New Roman" w:cs="Times New Roman"/>
          <w:lang w:eastAsia="zh-CN"/>
        </w:rPr>
        <w:t>）入组基线（</w:t>
      </w:r>
      <w:r>
        <w:rPr>
          <w:rFonts w:ascii="Times New Roman" w:hAnsi="Times New Roman" w:cs="Times New Roman"/>
          <w:lang w:eastAsia="zh-CN"/>
        </w:rPr>
        <w:t>W0</w:t>
      </w:r>
      <w:r>
        <w:rPr>
          <w:rFonts w:ascii="Times New Roman" w:hAnsi="Times New Roman" w:cs="Times New Roman"/>
          <w:lang w:eastAsia="zh-CN"/>
        </w:rPr>
        <w:t>）：开始统一治疗日期，用于基线特征与治疗</w:t>
      </w:r>
      <w:proofErr w:type="gramStart"/>
      <w:r>
        <w:rPr>
          <w:rFonts w:ascii="Times New Roman" w:hAnsi="Times New Roman" w:cs="Times New Roman"/>
          <w:lang w:eastAsia="zh-CN"/>
        </w:rPr>
        <w:t>期指标</w:t>
      </w:r>
      <w:proofErr w:type="gramEnd"/>
      <w:r>
        <w:rPr>
          <w:rFonts w:ascii="Times New Roman" w:hAnsi="Times New Roman" w:cs="Times New Roman"/>
          <w:lang w:eastAsia="zh-CN"/>
        </w:rPr>
        <w:t>描述；（</w:t>
      </w:r>
      <w:r>
        <w:rPr>
          <w:rFonts w:ascii="Times New Roman" w:hAnsi="Times New Roman" w:cs="Times New Roman"/>
          <w:lang w:eastAsia="zh-CN"/>
        </w:rPr>
        <w:t>2</w:t>
      </w:r>
      <w:r>
        <w:rPr>
          <w:rFonts w:ascii="Times New Roman" w:hAnsi="Times New Roman" w:cs="Times New Roman"/>
          <w:lang w:eastAsia="zh-CN"/>
        </w:rPr>
        <w:t>）随机化基线（</w:t>
      </w:r>
      <w:r>
        <w:rPr>
          <w:rFonts w:ascii="Times New Roman" w:hAnsi="Times New Roman" w:cs="Times New Roman"/>
          <w:lang w:eastAsia="zh-CN"/>
        </w:rPr>
        <w:t>RND</w:t>
      </w:r>
      <w:r>
        <w:rPr>
          <w:rFonts w:ascii="Times New Roman" w:hAnsi="Times New Roman" w:cs="Times New Roman"/>
          <w:lang w:eastAsia="zh-CN"/>
        </w:rPr>
        <w:t>）：</w:t>
      </w:r>
      <w:r>
        <w:rPr>
          <w:rFonts w:ascii="Times New Roman" w:hAnsi="Times New Roman" w:cs="Times New Roman"/>
          <w:lang w:eastAsia="zh-CN"/>
        </w:rPr>
        <w:t>M6</w:t>
      </w:r>
      <w:r>
        <w:rPr>
          <w:rFonts w:ascii="Times New Roman" w:hAnsi="Times New Roman" w:cs="Times New Roman"/>
          <w:lang w:eastAsia="zh-CN"/>
        </w:rPr>
        <w:t>门槛达标后随机化日期（仅适用于队列</w:t>
      </w:r>
      <w:r>
        <w:rPr>
          <w:rFonts w:ascii="Times New Roman" w:hAnsi="Times New Roman" w:cs="Times New Roman"/>
          <w:lang w:eastAsia="zh-CN"/>
        </w:rPr>
        <w:t>B</w:t>
      </w:r>
      <w:r>
        <w:rPr>
          <w:rFonts w:ascii="Times New Roman" w:hAnsi="Times New Roman" w:cs="Times New Roman"/>
          <w:lang w:eastAsia="zh-CN"/>
        </w:rPr>
        <w:t>随机化人群），用于定义随机后</w:t>
      </w:r>
      <w:r>
        <w:rPr>
          <w:rFonts w:ascii="Times New Roman" w:hAnsi="Times New Roman" w:cs="Times New Roman"/>
          <w:lang w:eastAsia="zh-CN"/>
        </w:rPr>
        <w:t>26/52/78</w:t>
      </w:r>
      <w:r>
        <w:rPr>
          <w:rFonts w:ascii="Times New Roman" w:hAnsi="Times New Roman" w:cs="Times New Roman"/>
          <w:lang w:eastAsia="zh-CN"/>
        </w:rPr>
        <w:t>周安全性窗口及其他以随机化为起点的分析窗口。</w:t>
      </w:r>
      <w:r>
        <w:rPr>
          <w:rFonts w:ascii="Times New Roman" w:hAnsi="Times New Roman" w:cs="Times New Roman"/>
          <w:lang w:eastAsia="zh-CN"/>
        </w:rPr>
        <w:t>EOT</w:t>
      </w:r>
      <w:r>
        <w:rPr>
          <w:rFonts w:ascii="Times New Roman" w:hAnsi="Times New Roman" w:cs="Times New Roman"/>
          <w:lang w:eastAsia="zh-CN"/>
        </w:rPr>
        <w:t>日期按实际停药日期确定；</w:t>
      </w:r>
      <w:r>
        <w:rPr>
          <w:rFonts w:ascii="Times New Roman" w:hAnsi="Times New Roman" w:cs="Times New Roman"/>
          <w:lang w:eastAsia="zh-CN"/>
        </w:rPr>
        <w:t>PT-M12/PT-M24</w:t>
      </w:r>
      <w:r>
        <w:rPr>
          <w:rFonts w:ascii="Times New Roman" w:hAnsi="Times New Roman" w:cs="Times New Roman"/>
          <w:lang w:eastAsia="zh-CN"/>
        </w:rPr>
        <w:t>均以各组各自</w:t>
      </w:r>
      <w:r>
        <w:rPr>
          <w:rFonts w:ascii="Times New Roman" w:hAnsi="Times New Roman" w:cs="Times New Roman"/>
          <w:lang w:eastAsia="zh-CN"/>
        </w:rPr>
        <w:t>EOT</w:t>
      </w:r>
      <w:r>
        <w:rPr>
          <w:rFonts w:ascii="Times New Roman" w:hAnsi="Times New Roman" w:cs="Times New Roman"/>
          <w:lang w:eastAsia="zh-CN"/>
        </w:rPr>
        <w:t>为起点。</w:t>
      </w:r>
    </w:p>
    <w:p w14:paraId="71B675C3"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12.4 </w:t>
      </w:r>
      <w:r>
        <w:rPr>
          <w:rFonts w:ascii="Times New Roman" w:eastAsia="宋体" w:hAnsi="Times New Roman" w:cs="Times New Roman"/>
          <w:lang w:eastAsia="zh-CN"/>
        </w:rPr>
        <w:t>队列</w:t>
      </w:r>
      <w:r>
        <w:rPr>
          <w:rFonts w:ascii="Times New Roman" w:eastAsia="宋体" w:hAnsi="Times New Roman" w:cs="Times New Roman"/>
          <w:lang w:eastAsia="zh-CN"/>
        </w:rPr>
        <w:t>B Hard Gate</w:t>
      </w:r>
      <w:r>
        <w:rPr>
          <w:rFonts w:ascii="Times New Roman" w:eastAsia="宋体" w:hAnsi="Times New Roman" w:cs="Times New Roman"/>
          <w:lang w:eastAsia="zh-CN"/>
        </w:rPr>
        <w:t>规则</w:t>
      </w:r>
    </w:p>
    <w:p w14:paraId="7FD0A150"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Hard Gate</w:t>
      </w:r>
      <w:r>
        <w:rPr>
          <w:rFonts w:ascii="Times New Roman" w:hAnsi="Times New Roman" w:cs="Times New Roman"/>
          <w:lang w:eastAsia="zh-CN"/>
        </w:rPr>
        <w:t>以微生物学证据为唯一资格条件：在</w:t>
      </w:r>
      <w:r>
        <w:rPr>
          <w:rFonts w:ascii="Times New Roman" w:hAnsi="Times New Roman" w:cs="Times New Roman"/>
          <w:lang w:eastAsia="zh-CN"/>
        </w:rPr>
        <w:t>M6</w:t>
      </w:r>
      <w:r>
        <w:rPr>
          <w:rFonts w:ascii="Times New Roman" w:hAnsi="Times New Roman" w:cs="Times New Roman"/>
          <w:lang w:eastAsia="zh-CN"/>
        </w:rPr>
        <w:t>访视前</w:t>
      </w:r>
      <w:r>
        <w:rPr>
          <w:rFonts w:ascii="Times New Roman" w:hAnsi="Times New Roman" w:cs="Times New Roman"/>
          <w:lang w:eastAsia="zh-CN"/>
        </w:rPr>
        <w:t>4</w:t>
      </w:r>
      <w:r>
        <w:rPr>
          <w:rFonts w:ascii="Times New Roman" w:hAnsi="Times New Roman" w:cs="Times New Roman"/>
          <w:lang w:eastAsia="zh-CN"/>
        </w:rPr>
        <w:t>个月采集的结核分枝杆菌培养结果中，至少</w:t>
      </w:r>
      <w:r>
        <w:rPr>
          <w:rFonts w:ascii="Times New Roman" w:hAnsi="Times New Roman" w:cs="Times New Roman"/>
          <w:lang w:eastAsia="zh-CN"/>
        </w:rPr>
        <w:t>2</w:t>
      </w:r>
      <w:r>
        <w:rPr>
          <w:rFonts w:ascii="Times New Roman" w:hAnsi="Times New Roman" w:cs="Times New Roman"/>
          <w:lang w:eastAsia="zh-CN"/>
        </w:rPr>
        <w:t>次培养阴性且两次间隔</w:t>
      </w:r>
      <w:r>
        <w:rPr>
          <w:rFonts w:ascii="Times New Roman" w:hAnsi="Times New Roman" w:cs="Times New Roman"/>
          <w:lang w:eastAsia="zh-CN"/>
        </w:rPr>
        <w:t>≥7</w:t>
      </w:r>
      <w:r>
        <w:rPr>
          <w:rFonts w:ascii="Times New Roman" w:hAnsi="Times New Roman" w:cs="Times New Roman"/>
          <w:lang w:eastAsia="zh-CN"/>
        </w:rPr>
        <w:t>天；并要求其后</w:t>
      </w:r>
      <w:r>
        <w:rPr>
          <w:rFonts w:ascii="Times New Roman" w:hAnsi="Times New Roman" w:cs="Times New Roman"/>
          <w:lang w:eastAsia="zh-CN"/>
        </w:rPr>
        <w:t>M4–M6</w:t>
      </w:r>
      <w:r>
        <w:rPr>
          <w:rFonts w:ascii="Times New Roman" w:hAnsi="Times New Roman" w:cs="Times New Roman"/>
          <w:lang w:eastAsia="zh-CN"/>
        </w:rPr>
        <w:t>随访中、</w:t>
      </w:r>
      <w:r>
        <w:rPr>
          <w:rFonts w:ascii="Times New Roman" w:hAnsi="Times New Roman" w:cs="Times New Roman"/>
          <w:lang w:eastAsia="zh-CN"/>
        </w:rPr>
        <w:t>M6</w:t>
      </w:r>
      <w:r>
        <w:rPr>
          <w:rFonts w:ascii="Times New Roman" w:hAnsi="Times New Roman" w:cs="Times New Roman"/>
          <w:lang w:eastAsia="zh-CN"/>
        </w:rPr>
        <w:t>随机化之前不得复阳；无法获得可评价培养结果或未满足上述条件者视为未达标。</w:t>
      </w:r>
    </w:p>
    <w:p w14:paraId="01C9746D" w14:textId="77777777" w:rsidR="00232530" w:rsidRDefault="00000000">
      <w:pPr>
        <w:pStyle w:val="1"/>
        <w:rPr>
          <w:rFonts w:ascii="Times New Roman" w:eastAsia="宋体" w:hAnsi="Times New Roman" w:cs="Times New Roman"/>
          <w:lang w:eastAsia="zh-CN"/>
        </w:rPr>
      </w:pPr>
      <w:r>
        <w:rPr>
          <w:rFonts w:ascii="Times New Roman" w:eastAsia="宋体" w:hAnsi="Times New Roman" w:cs="Times New Roman"/>
          <w:lang w:eastAsia="zh-CN"/>
        </w:rPr>
        <w:t xml:space="preserve">13 </w:t>
      </w:r>
      <w:r>
        <w:rPr>
          <w:rFonts w:ascii="Times New Roman" w:eastAsia="宋体" w:hAnsi="Times New Roman" w:cs="Times New Roman"/>
          <w:lang w:eastAsia="zh-CN"/>
        </w:rPr>
        <w:t>统计软件与质量控制</w:t>
      </w:r>
    </w:p>
    <w:p w14:paraId="28841E8A"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13.1 </w:t>
      </w:r>
      <w:r>
        <w:rPr>
          <w:rFonts w:ascii="Times New Roman" w:eastAsia="宋体" w:hAnsi="Times New Roman" w:cs="Times New Roman"/>
          <w:lang w:eastAsia="zh-CN"/>
        </w:rPr>
        <w:t>统计软件</w:t>
      </w:r>
    </w:p>
    <w:p w14:paraId="6F945CAA"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统计分析使用经验证的软件（</w:t>
      </w:r>
      <w:r>
        <w:rPr>
          <w:rFonts w:ascii="Times New Roman" w:hAnsi="Times New Roman" w:cs="Times New Roman"/>
          <w:lang w:eastAsia="zh-CN"/>
        </w:rPr>
        <w:t>R</w:t>
      </w:r>
      <w:r>
        <w:rPr>
          <w:rFonts w:ascii="Times New Roman" w:hAnsi="Times New Roman" w:cs="Times New Roman"/>
          <w:lang w:eastAsia="zh-CN"/>
        </w:rPr>
        <w:t>或</w:t>
      </w:r>
      <w:r>
        <w:rPr>
          <w:rFonts w:ascii="Times New Roman" w:hAnsi="Times New Roman" w:cs="Times New Roman"/>
          <w:lang w:eastAsia="zh-CN"/>
        </w:rPr>
        <w:t>SAS</w:t>
      </w:r>
      <w:r>
        <w:rPr>
          <w:rFonts w:ascii="Times New Roman" w:hAnsi="Times New Roman" w:cs="Times New Roman"/>
          <w:lang w:eastAsia="zh-CN"/>
        </w:rPr>
        <w:t>），并记录版本与关键包版本。</w:t>
      </w:r>
    </w:p>
    <w:p w14:paraId="29B3D002"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13.2 </w:t>
      </w:r>
      <w:r>
        <w:rPr>
          <w:rFonts w:ascii="Times New Roman" w:eastAsia="宋体" w:hAnsi="Times New Roman" w:cs="Times New Roman"/>
          <w:lang w:eastAsia="zh-CN"/>
        </w:rPr>
        <w:t>编程与复核</w:t>
      </w:r>
    </w:p>
    <w:p w14:paraId="723FA614"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主要疗效终点与关键安全性输出实施双人独立编程或关键结果复核；保留可追溯的程序、数据快照与输出日志。</w:t>
      </w:r>
    </w:p>
    <w:p w14:paraId="0ED346CD"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13.3 </w:t>
      </w:r>
      <w:r>
        <w:rPr>
          <w:rFonts w:ascii="Times New Roman" w:eastAsia="宋体" w:hAnsi="Times New Roman" w:cs="Times New Roman"/>
          <w:lang w:eastAsia="zh-CN"/>
        </w:rPr>
        <w:t>数据锁定</w:t>
      </w:r>
      <w:proofErr w:type="gramStart"/>
      <w:r>
        <w:rPr>
          <w:rFonts w:ascii="Times New Roman" w:eastAsia="宋体" w:hAnsi="Times New Roman" w:cs="Times New Roman"/>
          <w:lang w:eastAsia="zh-CN"/>
        </w:rPr>
        <w:t>与盲态维护</w:t>
      </w:r>
      <w:proofErr w:type="gramEnd"/>
    </w:p>
    <w:p w14:paraId="5A4FF1ED"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SAP</w:t>
      </w:r>
      <w:r>
        <w:rPr>
          <w:rFonts w:ascii="Times New Roman" w:hAnsi="Times New Roman" w:cs="Times New Roman"/>
          <w:lang w:eastAsia="zh-CN"/>
        </w:rPr>
        <w:t>在数据库锁定前冻结。除</w:t>
      </w:r>
      <w:r>
        <w:rPr>
          <w:rFonts w:ascii="Times New Roman" w:hAnsi="Times New Roman" w:cs="Times New Roman"/>
          <w:lang w:eastAsia="zh-CN"/>
        </w:rPr>
        <w:t>DSMB</w:t>
      </w:r>
      <w:r>
        <w:rPr>
          <w:rFonts w:ascii="Times New Roman" w:hAnsi="Times New Roman" w:cs="Times New Roman"/>
          <w:lang w:eastAsia="zh-CN"/>
        </w:rPr>
        <w:t>专用中期分析外，主分析阶段统计团队保持治疗</w:t>
      </w:r>
      <w:proofErr w:type="gramStart"/>
      <w:r>
        <w:rPr>
          <w:rFonts w:ascii="Times New Roman" w:hAnsi="Times New Roman" w:cs="Times New Roman"/>
          <w:lang w:eastAsia="zh-CN"/>
        </w:rPr>
        <w:t>组盲态</w:t>
      </w:r>
      <w:proofErr w:type="gramEnd"/>
      <w:r>
        <w:rPr>
          <w:rFonts w:ascii="Times New Roman" w:hAnsi="Times New Roman" w:cs="Times New Roman"/>
          <w:lang w:eastAsia="zh-CN"/>
        </w:rPr>
        <w:t>（必要时采用编码组别）。</w:t>
      </w:r>
    </w:p>
    <w:p w14:paraId="4800E791" w14:textId="77777777" w:rsidR="00232530" w:rsidRDefault="00000000">
      <w:pPr>
        <w:pStyle w:val="1"/>
        <w:rPr>
          <w:rFonts w:ascii="Times New Roman" w:eastAsia="宋体" w:hAnsi="Times New Roman" w:cs="Times New Roman"/>
        </w:rPr>
      </w:pPr>
      <w:r>
        <w:rPr>
          <w:rFonts w:ascii="Times New Roman" w:eastAsia="宋体" w:hAnsi="Times New Roman" w:cs="Times New Roman"/>
        </w:rPr>
        <w:t xml:space="preserve">14 </w:t>
      </w:r>
      <w:proofErr w:type="spellStart"/>
      <w:r>
        <w:rPr>
          <w:rFonts w:ascii="Times New Roman" w:eastAsia="宋体" w:hAnsi="Times New Roman" w:cs="Times New Roman"/>
        </w:rPr>
        <w:t>预设</w:t>
      </w:r>
      <w:r>
        <w:rPr>
          <w:rFonts w:ascii="Times New Roman" w:eastAsia="宋体" w:hAnsi="Times New Roman" w:cs="Times New Roman"/>
        </w:rPr>
        <w:t>TLFs</w:t>
      </w:r>
      <w:r>
        <w:rPr>
          <w:rFonts w:ascii="Times New Roman" w:eastAsia="宋体" w:hAnsi="Times New Roman" w:cs="Times New Roman"/>
        </w:rPr>
        <w:t>清单（</w:t>
      </w:r>
      <w:r>
        <w:rPr>
          <w:rFonts w:ascii="Times New Roman" w:eastAsia="宋体" w:hAnsi="Times New Roman" w:cs="Times New Roman"/>
        </w:rPr>
        <w:t>Tables</w:t>
      </w:r>
      <w:proofErr w:type="spellEnd"/>
      <w:r>
        <w:rPr>
          <w:rFonts w:ascii="Times New Roman" w:eastAsia="宋体" w:hAnsi="Times New Roman" w:cs="Times New Roman"/>
        </w:rPr>
        <w:t>, Listings and Figures</w:t>
      </w:r>
      <w:r>
        <w:rPr>
          <w:rFonts w:ascii="Times New Roman" w:eastAsia="宋体" w:hAnsi="Times New Roman" w:cs="Times New Roman"/>
        </w:rPr>
        <w:t>）</w:t>
      </w:r>
    </w:p>
    <w:p w14:paraId="65C070AD" w14:textId="77777777" w:rsidR="00232530" w:rsidRDefault="00000000">
      <w:pPr>
        <w:spacing w:after="120" w:line="300" w:lineRule="auto"/>
        <w:rPr>
          <w:rFonts w:ascii="Times New Roman" w:hAnsi="Times New Roman" w:cs="Times New Roman"/>
        </w:rPr>
      </w:pPr>
      <w:proofErr w:type="spellStart"/>
      <w:r>
        <w:rPr>
          <w:rFonts w:ascii="Times New Roman" w:hAnsi="Times New Roman" w:cs="Times New Roman"/>
        </w:rPr>
        <w:t>以下为建议的最小</w:t>
      </w:r>
      <w:r>
        <w:rPr>
          <w:rFonts w:ascii="Times New Roman" w:hAnsi="Times New Roman" w:cs="Times New Roman"/>
        </w:rPr>
        <w:t>TLFs</w:t>
      </w:r>
      <w:r>
        <w:rPr>
          <w:rFonts w:ascii="Times New Roman" w:hAnsi="Times New Roman" w:cs="Times New Roman"/>
        </w:rPr>
        <w:t>集合，供</w:t>
      </w:r>
      <w:r>
        <w:rPr>
          <w:rFonts w:ascii="Times New Roman" w:hAnsi="Times New Roman" w:cs="Times New Roman"/>
        </w:rPr>
        <w:t>CSR</w:t>
      </w:r>
      <w:r>
        <w:rPr>
          <w:rFonts w:ascii="Times New Roman" w:hAnsi="Times New Roman" w:cs="Times New Roman"/>
        </w:rPr>
        <w:t>与稿件撰写使用。编号可按项目</w:t>
      </w:r>
      <w:r>
        <w:rPr>
          <w:rFonts w:ascii="Times New Roman" w:hAnsi="Times New Roman" w:cs="Times New Roman"/>
        </w:rPr>
        <w:t>CSR</w:t>
      </w:r>
      <w:r>
        <w:rPr>
          <w:rFonts w:ascii="Times New Roman" w:hAnsi="Times New Roman" w:cs="Times New Roman"/>
        </w:rPr>
        <w:t>模板进一步规范</w:t>
      </w:r>
      <w:proofErr w:type="spellEnd"/>
      <w:r>
        <w:rPr>
          <w:rFonts w:ascii="Times New Roman" w:hAnsi="Times New Roman" w:cs="Times New Roman"/>
        </w:rPr>
        <w:t>。</w:t>
      </w:r>
    </w:p>
    <w:tbl>
      <w:tblPr>
        <w:tblStyle w:val="af4"/>
        <w:tblW w:w="5000" w:type="pct"/>
        <w:jc w:val="center"/>
        <w:tblLook w:val="04A0" w:firstRow="1" w:lastRow="0" w:firstColumn="1" w:lastColumn="0" w:noHBand="0" w:noVBand="1"/>
        <w:tblPrChange w:id="33" w:author="jing zhang" w:date="2026-03-03T14:39:00Z" w16du:dateUtc="2026-03-03T06:39:00Z">
          <w:tblPr>
            <w:tblStyle w:val="af4"/>
            <w:tblW w:w="0" w:type="auto"/>
            <w:jc w:val="center"/>
            <w:tblLayout w:type="fixed"/>
            <w:tblLook w:val="04A0" w:firstRow="1" w:lastRow="0" w:firstColumn="1" w:lastColumn="0" w:noHBand="0" w:noVBand="1"/>
          </w:tblPr>
        </w:tblPrChange>
      </w:tblPr>
      <w:tblGrid>
        <w:gridCol w:w="1553"/>
        <w:gridCol w:w="1553"/>
        <w:gridCol w:w="3752"/>
        <w:gridCol w:w="1552"/>
        <w:gridCol w:w="1552"/>
        <w:tblGridChange w:id="34">
          <w:tblGrid>
            <w:gridCol w:w="1553"/>
            <w:gridCol w:w="396"/>
            <w:gridCol w:w="1157"/>
            <w:gridCol w:w="792"/>
            <w:gridCol w:w="2960"/>
            <w:gridCol w:w="1552"/>
            <w:gridCol w:w="194"/>
            <w:gridCol w:w="1358"/>
            <w:gridCol w:w="591"/>
            <w:gridCol w:w="1949"/>
          </w:tblGrid>
        </w:tblGridChange>
      </w:tblGrid>
      <w:tr w:rsidR="00232530" w14:paraId="40C4FD6D" w14:textId="77777777" w:rsidTr="00EB5B85">
        <w:trPr>
          <w:jc w:val="center"/>
          <w:trPrChange w:id="35" w:author="jing zhang" w:date="2026-03-03T14:39:00Z" w16du:dateUtc="2026-03-03T06:39:00Z">
            <w:trPr>
              <w:jc w:val="center"/>
            </w:trPr>
          </w:trPrChange>
        </w:trPr>
        <w:tc>
          <w:tcPr>
            <w:tcW w:w="779" w:type="pct"/>
            <w:tcPrChange w:id="36" w:author="jing zhang" w:date="2026-03-03T14:39:00Z" w16du:dateUtc="2026-03-03T06:39:00Z">
              <w:tcPr>
                <w:tcW w:w="680" w:type="dxa"/>
                <w:gridSpan w:val="2"/>
              </w:tcPr>
            </w:tcPrChange>
          </w:tcPr>
          <w:p w14:paraId="22AF963C"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编号</w:t>
            </w:r>
            <w:proofErr w:type="spellEnd"/>
          </w:p>
        </w:tc>
        <w:tc>
          <w:tcPr>
            <w:tcW w:w="779" w:type="pct"/>
            <w:tcPrChange w:id="37" w:author="jing zhang" w:date="2026-03-03T14:39:00Z" w16du:dateUtc="2026-03-03T06:39:00Z">
              <w:tcPr>
                <w:tcW w:w="907" w:type="dxa"/>
                <w:gridSpan w:val="2"/>
              </w:tcPr>
            </w:tcPrChange>
          </w:tcPr>
          <w:p w14:paraId="4523392A"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类型</w:t>
            </w:r>
            <w:proofErr w:type="spellEnd"/>
          </w:p>
        </w:tc>
        <w:tc>
          <w:tcPr>
            <w:tcW w:w="1882" w:type="pct"/>
            <w:tcPrChange w:id="38" w:author="jing zhang" w:date="2026-03-03T14:39:00Z" w16du:dateUtc="2026-03-03T06:39:00Z">
              <w:tcPr>
                <w:tcW w:w="4706" w:type="dxa"/>
                <w:gridSpan w:val="3"/>
              </w:tcPr>
            </w:tcPrChange>
          </w:tcPr>
          <w:p w14:paraId="7354D107"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标题</w:t>
            </w:r>
            <w:proofErr w:type="spellEnd"/>
          </w:p>
        </w:tc>
        <w:tc>
          <w:tcPr>
            <w:tcW w:w="779" w:type="pct"/>
            <w:tcPrChange w:id="39" w:author="jing zhang" w:date="2026-03-03T14:39:00Z" w16du:dateUtc="2026-03-03T06:39:00Z">
              <w:tcPr>
                <w:tcW w:w="1361" w:type="dxa"/>
                <w:gridSpan w:val="2"/>
              </w:tcPr>
            </w:tcPrChange>
          </w:tcPr>
          <w:p w14:paraId="17E3F268"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分析集</w:t>
            </w:r>
            <w:proofErr w:type="spellEnd"/>
          </w:p>
        </w:tc>
        <w:tc>
          <w:tcPr>
            <w:tcW w:w="779" w:type="pct"/>
            <w:tcPrChange w:id="40" w:author="jing zhang" w:date="2026-03-03T14:39:00Z" w16du:dateUtc="2026-03-03T06:39:00Z">
              <w:tcPr>
                <w:tcW w:w="1757" w:type="dxa"/>
              </w:tcPr>
            </w:tcPrChange>
          </w:tcPr>
          <w:p w14:paraId="1ED732CF"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备注</w:t>
            </w:r>
            <w:proofErr w:type="spellEnd"/>
          </w:p>
        </w:tc>
      </w:tr>
      <w:tr w:rsidR="00232530" w14:paraId="3B0AB248" w14:textId="77777777" w:rsidTr="00EB5B85">
        <w:trPr>
          <w:jc w:val="center"/>
          <w:trPrChange w:id="41" w:author="jing zhang" w:date="2026-03-03T14:39:00Z" w16du:dateUtc="2026-03-03T06:39:00Z">
            <w:trPr>
              <w:jc w:val="center"/>
            </w:trPr>
          </w:trPrChange>
        </w:trPr>
        <w:tc>
          <w:tcPr>
            <w:tcW w:w="779" w:type="pct"/>
            <w:tcPrChange w:id="42" w:author="jing zhang" w:date="2026-03-03T14:39:00Z" w16du:dateUtc="2026-03-03T06:39:00Z">
              <w:tcPr>
                <w:tcW w:w="1949" w:type="dxa"/>
                <w:gridSpan w:val="2"/>
              </w:tcPr>
            </w:tcPrChange>
          </w:tcPr>
          <w:p w14:paraId="603B0A59"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T1</w:t>
            </w:r>
          </w:p>
        </w:tc>
        <w:tc>
          <w:tcPr>
            <w:tcW w:w="779" w:type="pct"/>
            <w:tcPrChange w:id="43" w:author="jing zhang" w:date="2026-03-03T14:39:00Z" w16du:dateUtc="2026-03-03T06:39:00Z">
              <w:tcPr>
                <w:tcW w:w="1949" w:type="dxa"/>
                <w:gridSpan w:val="2"/>
              </w:tcPr>
            </w:tcPrChange>
          </w:tcPr>
          <w:p w14:paraId="5408EAAC"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44" w:author="jing zhang" w:date="2026-03-03T14:39:00Z" w16du:dateUtc="2026-03-03T06:39:00Z">
              <w:tcPr>
                <w:tcW w:w="1949" w:type="dxa"/>
                <w:gridSpan w:val="3"/>
              </w:tcPr>
            </w:tcPrChange>
          </w:tcPr>
          <w:p w14:paraId="751FA95D" w14:textId="77777777" w:rsidR="00232530" w:rsidRDefault="00000000">
            <w:pPr>
              <w:spacing w:after="0" w:line="252" w:lineRule="auto"/>
              <w:rPr>
                <w:rFonts w:ascii="Times New Roman" w:hAnsi="Times New Roman" w:cs="Times New Roman" w:hint="eastAsia"/>
                <w:lang w:eastAsia="zh-CN"/>
              </w:rPr>
            </w:pPr>
            <w:r>
              <w:rPr>
                <w:rFonts w:ascii="Times New Roman" w:hAnsi="Times New Roman" w:cs="Times New Roman"/>
                <w:sz w:val="18"/>
                <w:lang w:eastAsia="zh-CN"/>
              </w:rPr>
              <w:t>受试者处置与分析集汇总</w:t>
            </w:r>
            <w:del w:id="45" w:author="jing zhang" w:date="2026-03-03T15:24:00Z" w16du:dateUtc="2026-03-03T07:24:00Z">
              <w:r w:rsidDel="00AA28AB">
                <w:rPr>
                  <w:rFonts w:ascii="Times New Roman" w:hAnsi="Times New Roman" w:cs="Times New Roman"/>
                  <w:sz w:val="18"/>
                  <w:lang w:eastAsia="zh-CN"/>
                </w:rPr>
                <w:delText>（按队列</w:delText>
              </w:r>
              <w:r w:rsidDel="00AA28AB">
                <w:rPr>
                  <w:rFonts w:ascii="Times New Roman" w:hAnsi="Times New Roman" w:cs="Times New Roman"/>
                  <w:sz w:val="18"/>
                  <w:lang w:eastAsia="zh-CN"/>
                </w:rPr>
                <w:delText>/</w:delText>
              </w:r>
              <w:r w:rsidDel="00AA28AB">
                <w:rPr>
                  <w:rFonts w:ascii="Times New Roman" w:hAnsi="Times New Roman" w:cs="Times New Roman"/>
                  <w:sz w:val="18"/>
                  <w:lang w:eastAsia="zh-CN"/>
                </w:rPr>
                <w:delText>分组）</w:delText>
              </w:r>
            </w:del>
          </w:p>
        </w:tc>
        <w:tc>
          <w:tcPr>
            <w:tcW w:w="779" w:type="pct"/>
            <w:tcPrChange w:id="46" w:author="jing zhang" w:date="2026-03-03T14:39:00Z" w16du:dateUtc="2026-03-03T06:39:00Z">
              <w:tcPr>
                <w:tcW w:w="1949" w:type="dxa"/>
                <w:gridSpan w:val="2"/>
              </w:tcPr>
            </w:tcPrChange>
          </w:tcPr>
          <w:p w14:paraId="5AB14FAB"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All</w:t>
            </w:r>
          </w:p>
        </w:tc>
        <w:tc>
          <w:tcPr>
            <w:tcW w:w="779" w:type="pct"/>
            <w:tcPrChange w:id="47" w:author="jing zhang" w:date="2026-03-03T14:39:00Z" w16du:dateUtc="2026-03-03T06:39:00Z">
              <w:tcPr>
                <w:tcW w:w="1949" w:type="dxa"/>
              </w:tcPr>
            </w:tcPrChange>
          </w:tcPr>
          <w:p w14:paraId="5F4A28C3" w14:textId="3B151E9F" w:rsidR="00232530" w:rsidRDefault="00593D31">
            <w:pPr>
              <w:spacing w:after="0" w:line="252" w:lineRule="auto"/>
              <w:rPr>
                <w:rFonts w:ascii="Times New Roman" w:hAnsi="Times New Roman" w:cs="Times New Roman"/>
                <w:lang w:eastAsia="zh-CN"/>
              </w:rPr>
            </w:pPr>
            <w:ins w:id="48" w:author="jing zhang" w:date="2026-03-03T15:44:00Z" w16du:dateUtc="2026-03-03T07:44:00Z">
              <w:r>
                <w:rPr>
                  <w:rFonts w:ascii="Times New Roman" w:hAnsi="Times New Roman" w:cs="Times New Roman" w:hint="eastAsia"/>
                  <w:sz w:val="18"/>
                  <w:lang w:eastAsia="zh-CN"/>
                </w:rPr>
                <w:t>意向治疗分析</w:t>
              </w:r>
            </w:ins>
            <w:ins w:id="49" w:author="jing zhang" w:date="2026-03-03T15:43:00Z" w16du:dateUtc="2026-03-03T07:43:00Z">
              <w:r>
                <w:rPr>
                  <w:rFonts w:ascii="Times New Roman" w:hAnsi="Times New Roman" w:cs="Times New Roman" w:hint="eastAsia"/>
                  <w:sz w:val="18"/>
                  <w:lang w:eastAsia="zh-CN"/>
                </w:rPr>
                <w:t>集</w:t>
              </w:r>
            </w:ins>
            <w:ins w:id="50" w:author="jing zhang" w:date="2026-03-03T15:44:00Z" w16du:dateUtc="2026-03-03T07:44:00Z">
              <w:r>
                <w:rPr>
                  <w:rFonts w:ascii="Times New Roman" w:hAnsi="Times New Roman" w:cs="Times New Roman" w:hint="eastAsia"/>
                  <w:sz w:val="18"/>
                  <w:lang w:eastAsia="zh-CN"/>
                </w:rPr>
                <w:t>（</w:t>
              </w:r>
              <w:r>
                <w:rPr>
                  <w:rFonts w:ascii="Times New Roman" w:hAnsi="Times New Roman" w:cs="Times New Roman" w:hint="eastAsia"/>
                  <w:sz w:val="18"/>
                  <w:lang w:eastAsia="zh-CN"/>
                </w:rPr>
                <w:t>ITT</w:t>
              </w:r>
              <w:r>
                <w:rPr>
                  <w:rFonts w:ascii="Times New Roman" w:hAnsi="Times New Roman" w:cs="Times New Roman" w:hint="eastAsia"/>
                  <w:sz w:val="18"/>
                  <w:lang w:eastAsia="zh-CN"/>
                </w:rPr>
                <w:t>）</w:t>
              </w:r>
            </w:ins>
            <w:ins w:id="51" w:author="jing zhang" w:date="2026-03-03T15:51:00Z" w16du:dateUtc="2026-03-03T07:51:00Z">
              <w:r>
                <w:rPr>
                  <w:rFonts w:ascii="Times New Roman" w:hAnsi="Times New Roman" w:cs="Times New Roman" w:hint="eastAsia"/>
                  <w:sz w:val="18"/>
                  <w:lang w:eastAsia="zh-CN"/>
                </w:rPr>
                <w:t>、修正</w:t>
              </w:r>
            </w:ins>
            <w:ins w:id="52" w:author="jing zhang" w:date="2026-03-03T15:52:00Z" w16du:dateUtc="2026-03-03T07:52:00Z">
              <w:r>
                <w:rPr>
                  <w:rFonts w:ascii="Times New Roman" w:hAnsi="Times New Roman" w:cs="Times New Roman" w:hint="eastAsia"/>
                  <w:sz w:val="18"/>
                  <w:lang w:eastAsia="zh-CN"/>
                </w:rPr>
                <w:t>意向分析集</w:t>
              </w:r>
            </w:ins>
            <w:ins w:id="53" w:author="jing zhang" w:date="2026-03-03T15:51:00Z" w16du:dateUtc="2026-03-03T07:51:00Z">
              <w:r>
                <w:rPr>
                  <w:rFonts w:ascii="Times New Roman" w:hAnsi="Times New Roman" w:cs="Times New Roman" w:hint="eastAsia"/>
                  <w:sz w:val="18"/>
                  <w:lang w:eastAsia="zh-CN"/>
                </w:rPr>
                <w:t>（</w:t>
              </w:r>
              <w:proofErr w:type="spellStart"/>
              <w:r>
                <w:rPr>
                  <w:rFonts w:ascii="Times New Roman" w:hAnsi="Times New Roman" w:cs="Times New Roman" w:hint="eastAsia"/>
                  <w:sz w:val="18"/>
                  <w:lang w:eastAsia="zh-CN"/>
                </w:rPr>
                <w:t>mITT</w:t>
              </w:r>
              <w:proofErr w:type="spellEnd"/>
              <w:r>
                <w:rPr>
                  <w:rFonts w:ascii="Times New Roman" w:hAnsi="Times New Roman" w:cs="Times New Roman" w:hint="eastAsia"/>
                  <w:sz w:val="18"/>
                  <w:lang w:eastAsia="zh-CN"/>
                </w:rPr>
                <w:t>）</w:t>
              </w:r>
            </w:ins>
            <w:ins w:id="54" w:author="jing zhang" w:date="2026-03-03T15:52:00Z" w16du:dateUtc="2026-03-03T07:52:00Z">
              <w:r>
                <w:rPr>
                  <w:rFonts w:ascii="Times New Roman" w:hAnsi="Times New Roman" w:cs="Times New Roman" w:hint="eastAsia"/>
                  <w:sz w:val="18"/>
                  <w:lang w:eastAsia="zh-CN"/>
                </w:rPr>
                <w:t>、</w:t>
              </w:r>
            </w:ins>
            <w:ins w:id="55" w:author="jing zhang" w:date="2026-03-03T15:44:00Z" w16du:dateUtc="2026-03-03T07:44:00Z">
              <w:r w:rsidRPr="00593D31">
                <w:rPr>
                  <w:rFonts w:ascii="Times New Roman" w:hAnsi="Times New Roman" w:cs="Times New Roman" w:hint="eastAsia"/>
                  <w:sz w:val="18"/>
                  <w:lang w:eastAsia="zh-CN"/>
                </w:rPr>
                <w:t>符合方案分析</w:t>
              </w:r>
            </w:ins>
            <w:ins w:id="56" w:author="jing zhang" w:date="2026-03-03T15:43:00Z" w16du:dateUtc="2026-03-03T07:43:00Z">
              <w:r>
                <w:rPr>
                  <w:rFonts w:ascii="Times New Roman" w:hAnsi="Times New Roman" w:cs="Times New Roman" w:hint="eastAsia"/>
                  <w:sz w:val="18"/>
                  <w:lang w:eastAsia="zh-CN"/>
                </w:rPr>
                <w:t>集</w:t>
              </w:r>
            </w:ins>
            <w:ins w:id="57" w:author="jing zhang" w:date="2026-03-03T15:44:00Z" w16du:dateUtc="2026-03-03T07:44:00Z">
              <w:r>
                <w:rPr>
                  <w:rFonts w:ascii="Times New Roman" w:hAnsi="Times New Roman" w:cs="Times New Roman" w:hint="eastAsia"/>
                  <w:sz w:val="18"/>
                  <w:lang w:eastAsia="zh-CN"/>
                </w:rPr>
                <w:t>（</w:t>
              </w:r>
              <w:r>
                <w:rPr>
                  <w:rFonts w:ascii="Times New Roman" w:hAnsi="Times New Roman" w:cs="Times New Roman" w:hint="eastAsia"/>
                  <w:sz w:val="18"/>
                  <w:lang w:eastAsia="zh-CN"/>
                </w:rPr>
                <w:t>PP</w:t>
              </w:r>
              <w:r>
                <w:rPr>
                  <w:rFonts w:ascii="Times New Roman" w:hAnsi="Times New Roman" w:cs="Times New Roman" w:hint="eastAsia"/>
                  <w:sz w:val="18"/>
                  <w:lang w:eastAsia="zh-CN"/>
                </w:rPr>
                <w:t>）</w:t>
              </w:r>
            </w:ins>
            <w:ins w:id="58" w:author="jing zhang" w:date="2026-03-03T15:52:00Z" w16du:dateUtc="2026-03-03T07:52:00Z">
              <w:r>
                <w:rPr>
                  <w:rFonts w:ascii="Times New Roman" w:hAnsi="Times New Roman" w:cs="Times New Roman" w:hint="eastAsia"/>
                  <w:sz w:val="18"/>
                  <w:lang w:eastAsia="zh-CN"/>
                </w:rPr>
                <w:t>及安全分析集（</w:t>
              </w:r>
              <w:r>
                <w:rPr>
                  <w:rFonts w:ascii="Times New Roman" w:hAnsi="Times New Roman" w:cs="Times New Roman" w:hint="eastAsia"/>
                  <w:sz w:val="18"/>
                  <w:lang w:eastAsia="zh-CN"/>
                </w:rPr>
                <w:t>SS</w:t>
              </w:r>
              <w:r>
                <w:rPr>
                  <w:rFonts w:ascii="Times New Roman" w:hAnsi="Times New Roman" w:cs="Times New Roman" w:hint="eastAsia"/>
                  <w:sz w:val="18"/>
                  <w:lang w:eastAsia="zh-CN"/>
                </w:rPr>
                <w:t>）</w:t>
              </w:r>
            </w:ins>
            <w:ins w:id="59" w:author="jing zhang" w:date="2026-03-03T15:43:00Z" w16du:dateUtc="2026-03-03T07:43:00Z">
              <w:r>
                <w:rPr>
                  <w:rFonts w:ascii="Times New Roman" w:hAnsi="Times New Roman" w:cs="Times New Roman" w:hint="eastAsia"/>
                  <w:sz w:val="18"/>
                  <w:lang w:eastAsia="zh-CN"/>
                </w:rPr>
                <w:t>。</w:t>
              </w:r>
            </w:ins>
            <w:ins w:id="60" w:author="jing zhang" w:date="2026-03-03T15:24:00Z" w16du:dateUtc="2026-03-03T07:24:00Z">
              <w:r w:rsidR="00AA28AB">
                <w:rPr>
                  <w:rFonts w:ascii="Times New Roman" w:hAnsi="Times New Roman" w:cs="Times New Roman" w:hint="eastAsia"/>
                  <w:sz w:val="18"/>
                  <w:lang w:eastAsia="zh-CN"/>
                </w:rPr>
                <w:t>含队列人数、患者编号、分组</w:t>
              </w:r>
            </w:ins>
            <w:proofErr w:type="gramStart"/>
            <w:ins w:id="61" w:author="jing zhang" w:date="2026-03-03T15:25:00Z" w16du:dateUtc="2026-03-03T07:25:00Z">
              <w:r w:rsidR="00AA28AB">
                <w:rPr>
                  <w:rFonts w:ascii="Times New Roman" w:hAnsi="Times New Roman" w:cs="Times New Roman" w:hint="eastAsia"/>
                  <w:sz w:val="18"/>
                  <w:lang w:eastAsia="zh-CN"/>
                </w:rPr>
                <w:t>及换组情况</w:t>
              </w:r>
            </w:ins>
            <w:proofErr w:type="gramEnd"/>
            <w:del w:id="62" w:author="jing zhang" w:date="2026-03-03T15:23:00Z" w16du:dateUtc="2026-03-03T07:23:00Z">
              <w:r w:rsidR="00000000" w:rsidDel="00AA28AB">
                <w:rPr>
                  <w:rFonts w:ascii="Times New Roman" w:hAnsi="Times New Roman" w:cs="Times New Roman"/>
                  <w:sz w:val="18"/>
                  <w:lang w:eastAsia="zh-CN"/>
                </w:rPr>
                <w:delText>含门槛达标与随机化流程（队列</w:delText>
              </w:r>
              <w:r w:rsidR="00000000" w:rsidDel="00AA28AB">
                <w:rPr>
                  <w:rFonts w:ascii="Times New Roman" w:hAnsi="Times New Roman" w:cs="Times New Roman"/>
                  <w:sz w:val="18"/>
                  <w:lang w:eastAsia="zh-CN"/>
                </w:rPr>
                <w:delText>B</w:delText>
              </w:r>
              <w:r w:rsidR="00000000" w:rsidDel="00AA28AB">
                <w:rPr>
                  <w:rFonts w:ascii="Times New Roman" w:hAnsi="Times New Roman" w:cs="Times New Roman"/>
                  <w:sz w:val="18"/>
                  <w:lang w:eastAsia="zh-CN"/>
                </w:rPr>
                <w:delText>）</w:delText>
              </w:r>
            </w:del>
          </w:p>
        </w:tc>
      </w:tr>
      <w:tr w:rsidR="00232530" w14:paraId="047DB3A3" w14:textId="77777777" w:rsidTr="00EB5B85">
        <w:trPr>
          <w:jc w:val="center"/>
          <w:trPrChange w:id="63" w:author="jing zhang" w:date="2026-03-03T14:39:00Z" w16du:dateUtc="2026-03-03T06:39:00Z">
            <w:trPr>
              <w:jc w:val="center"/>
            </w:trPr>
          </w:trPrChange>
        </w:trPr>
        <w:tc>
          <w:tcPr>
            <w:tcW w:w="779" w:type="pct"/>
            <w:tcPrChange w:id="64" w:author="jing zhang" w:date="2026-03-03T14:39:00Z" w16du:dateUtc="2026-03-03T06:39:00Z">
              <w:tcPr>
                <w:tcW w:w="1949" w:type="dxa"/>
                <w:gridSpan w:val="2"/>
              </w:tcPr>
            </w:tcPrChange>
          </w:tcPr>
          <w:p w14:paraId="24664E26"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T2</w:t>
            </w:r>
          </w:p>
        </w:tc>
        <w:tc>
          <w:tcPr>
            <w:tcW w:w="779" w:type="pct"/>
            <w:tcPrChange w:id="65" w:author="jing zhang" w:date="2026-03-03T14:39:00Z" w16du:dateUtc="2026-03-03T06:39:00Z">
              <w:tcPr>
                <w:tcW w:w="1949" w:type="dxa"/>
                <w:gridSpan w:val="2"/>
              </w:tcPr>
            </w:tcPrChange>
          </w:tcPr>
          <w:p w14:paraId="03D0C10E"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66" w:author="jing zhang" w:date="2026-03-03T14:39:00Z" w16du:dateUtc="2026-03-03T06:39:00Z">
              <w:tcPr>
                <w:tcW w:w="1949" w:type="dxa"/>
                <w:gridSpan w:val="3"/>
              </w:tcPr>
            </w:tcPrChange>
          </w:tcPr>
          <w:p w14:paraId="7A8AE0DE" w14:textId="6EB23132"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基线人口学与临床特征</w:t>
            </w:r>
          </w:p>
        </w:tc>
        <w:tc>
          <w:tcPr>
            <w:tcW w:w="779" w:type="pct"/>
            <w:tcPrChange w:id="67" w:author="jing zhang" w:date="2026-03-03T14:39:00Z" w16du:dateUtc="2026-03-03T06:39:00Z">
              <w:tcPr>
                <w:tcW w:w="1949" w:type="dxa"/>
                <w:gridSpan w:val="2"/>
              </w:tcPr>
            </w:tcPrChange>
          </w:tcPr>
          <w:p w14:paraId="3CE199FD"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ITT/Enrolled</w:t>
            </w:r>
          </w:p>
        </w:tc>
        <w:tc>
          <w:tcPr>
            <w:tcW w:w="779" w:type="pct"/>
            <w:tcPrChange w:id="68" w:author="jing zhang" w:date="2026-03-03T14:39:00Z" w16du:dateUtc="2026-03-03T06:39:00Z">
              <w:tcPr>
                <w:tcW w:w="1949" w:type="dxa"/>
              </w:tcPr>
            </w:tcPrChange>
          </w:tcPr>
          <w:p w14:paraId="35DD43C5" w14:textId="4768D729" w:rsidR="00232530" w:rsidRDefault="00AA28AB">
            <w:pPr>
              <w:spacing w:after="0" w:line="252" w:lineRule="auto"/>
              <w:rPr>
                <w:rFonts w:ascii="Times New Roman" w:hAnsi="Times New Roman" w:cs="Times New Roman"/>
                <w:lang w:eastAsia="zh-CN"/>
              </w:rPr>
            </w:pPr>
            <w:ins w:id="69" w:author="jing zhang" w:date="2026-03-03T15:25:00Z" w16du:dateUtc="2026-03-03T07:25:00Z">
              <w:r w:rsidRPr="00AA28AB">
                <w:rPr>
                  <w:rFonts w:ascii="Times New Roman" w:hAnsi="Times New Roman" w:cs="Times New Roman" w:hint="eastAsia"/>
                  <w:sz w:val="18"/>
                  <w:lang w:eastAsia="zh-CN"/>
                </w:rPr>
                <w:t>总体</w:t>
              </w:r>
              <w:r>
                <w:rPr>
                  <w:rFonts w:ascii="Times New Roman" w:hAnsi="Times New Roman" w:cs="Times New Roman" w:hint="eastAsia"/>
                  <w:sz w:val="18"/>
                  <w:lang w:eastAsia="zh-CN"/>
                </w:rPr>
                <w:t>特征，并对</w:t>
              </w:r>
              <w:r>
                <w:rPr>
                  <w:rFonts w:ascii="Times New Roman" w:hAnsi="Times New Roman" w:cs="Times New Roman" w:hint="eastAsia"/>
                  <w:sz w:val="18"/>
                  <w:lang w:eastAsia="zh-CN"/>
                </w:rPr>
                <w:lastRenderedPageBreak/>
                <w:t>比</w:t>
              </w:r>
              <w:proofErr w:type="gramStart"/>
              <w:r w:rsidRPr="00AA28AB">
                <w:rPr>
                  <w:rFonts w:ascii="Times New Roman" w:hAnsi="Times New Roman" w:cs="Times New Roman" w:hint="eastAsia"/>
                  <w:sz w:val="18"/>
                  <w:lang w:eastAsia="zh-CN"/>
                </w:rPr>
                <w:t>干预组</w:t>
              </w:r>
              <w:proofErr w:type="gramEnd"/>
              <w:r>
                <w:rPr>
                  <w:rFonts w:ascii="Times New Roman" w:hAnsi="Times New Roman" w:cs="Times New Roman" w:hint="eastAsia"/>
                  <w:sz w:val="18"/>
                  <w:lang w:eastAsia="zh-CN"/>
                </w:rPr>
                <w:t>及</w:t>
              </w:r>
              <w:r w:rsidRPr="00AA28AB">
                <w:rPr>
                  <w:rFonts w:ascii="Times New Roman" w:hAnsi="Times New Roman" w:cs="Times New Roman" w:hint="eastAsia"/>
                  <w:sz w:val="18"/>
                  <w:lang w:eastAsia="zh-CN"/>
                </w:rPr>
                <w:t>对照</w:t>
              </w:r>
              <w:proofErr w:type="gramStart"/>
              <w:r w:rsidRPr="00AA28AB">
                <w:rPr>
                  <w:rFonts w:ascii="Times New Roman" w:hAnsi="Times New Roman" w:cs="Times New Roman" w:hint="eastAsia"/>
                  <w:sz w:val="18"/>
                  <w:lang w:eastAsia="zh-CN"/>
                </w:rPr>
                <w:t>组</w:t>
              </w:r>
              <w:r>
                <w:rPr>
                  <w:rFonts w:ascii="Times New Roman" w:hAnsi="Times New Roman" w:cs="Times New Roman" w:hint="eastAsia"/>
                  <w:sz w:val="18"/>
                  <w:lang w:eastAsia="zh-CN"/>
                </w:rPr>
                <w:t>特征</w:t>
              </w:r>
              <w:proofErr w:type="gramEnd"/>
              <w:r>
                <w:rPr>
                  <w:rFonts w:ascii="Times New Roman" w:hAnsi="Times New Roman" w:cs="Times New Roman" w:hint="eastAsia"/>
                  <w:sz w:val="18"/>
                  <w:lang w:eastAsia="zh-CN"/>
                </w:rPr>
                <w:t>差异</w:t>
              </w:r>
            </w:ins>
            <w:del w:id="70" w:author="jing zhang" w:date="2026-03-03T15:25:00Z" w16du:dateUtc="2026-03-03T07:25:00Z">
              <w:r w:rsidR="00000000" w:rsidDel="00AA28AB">
                <w:rPr>
                  <w:rFonts w:ascii="Times New Roman" w:hAnsi="Times New Roman" w:cs="Times New Roman"/>
                  <w:sz w:val="18"/>
                  <w:lang w:eastAsia="zh-CN"/>
                </w:rPr>
                <w:delText>按队列分层；含</w:delText>
              </w:r>
              <w:r w:rsidR="00000000" w:rsidDel="00AA28AB">
                <w:rPr>
                  <w:rFonts w:ascii="Times New Roman" w:hAnsi="Times New Roman" w:cs="Times New Roman"/>
                  <w:sz w:val="18"/>
                  <w:lang w:eastAsia="zh-CN"/>
                </w:rPr>
                <w:delText>DSS</w:delText>
              </w:r>
              <w:r w:rsidR="00000000" w:rsidDel="00AA28AB">
                <w:rPr>
                  <w:rFonts w:ascii="Times New Roman" w:hAnsi="Times New Roman" w:cs="Times New Roman"/>
                  <w:sz w:val="18"/>
                  <w:lang w:eastAsia="zh-CN"/>
                </w:rPr>
                <w:delText>等描述性指标</w:delText>
              </w:r>
            </w:del>
          </w:p>
        </w:tc>
      </w:tr>
      <w:tr w:rsidR="00232530" w14:paraId="1A5692B1" w14:textId="77777777" w:rsidTr="00EB5B85">
        <w:trPr>
          <w:jc w:val="center"/>
          <w:trPrChange w:id="71" w:author="jing zhang" w:date="2026-03-03T14:39:00Z" w16du:dateUtc="2026-03-03T06:39:00Z">
            <w:trPr>
              <w:jc w:val="center"/>
            </w:trPr>
          </w:trPrChange>
        </w:trPr>
        <w:tc>
          <w:tcPr>
            <w:tcW w:w="779" w:type="pct"/>
            <w:tcPrChange w:id="72" w:author="jing zhang" w:date="2026-03-03T14:39:00Z" w16du:dateUtc="2026-03-03T06:39:00Z">
              <w:tcPr>
                <w:tcW w:w="1949" w:type="dxa"/>
                <w:gridSpan w:val="2"/>
              </w:tcPr>
            </w:tcPrChange>
          </w:tcPr>
          <w:p w14:paraId="65612A3C"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lastRenderedPageBreak/>
              <w:t>T3</w:t>
            </w:r>
          </w:p>
        </w:tc>
        <w:tc>
          <w:tcPr>
            <w:tcW w:w="779" w:type="pct"/>
            <w:tcPrChange w:id="73" w:author="jing zhang" w:date="2026-03-03T14:39:00Z" w16du:dateUtc="2026-03-03T06:39:00Z">
              <w:tcPr>
                <w:tcW w:w="1949" w:type="dxa"/>
                <w:gridSpan w:val="2"/>
              </w:tcPr>
            </w:tcPrChange>
          </w:tcPr>
          <w:p w14:paraId="5B9E3E93"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74" w:author="jing zhang" w:date="2026-03-03T14:39:00Z" w16du:dateUtc="2026-03-03T06:39:00Z">
              <w:tcPr>
                <w:tcW w:w="1949" w:type="dxa"/>
                <w:gridSpan w:val="3"/>
              </w:tcPr>
            </w:tcPrChange>
          </w:tcPr>
          <w:p w14:paraId="60D37421" w14:textId="373A60A0"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基线微生物学与影像学特征</w:t>
            </w:r>
            <w:del w:id="75" w:author="jing zhang" w:date="2026-03-03T15:25:00Z" w16du:dateUtc="2026-03-03T07:25:00Z">
              <w:r w:rsidDel="00AA28AB">
                <w:rPr>
                  <w:rFonts w:ascii="Times New Roman" w:hAnsi="Times New Roman" w:cs="Times New Roman"/>
                  <w:sz w:val="18"/>
                  <w:lang w:eastAsia="zh-CN"/>
                </w:rPr>
                <w:delText>（菌负荷、空洞、范围）</w:delText>
              </w:r>
            </w:del>
          </w:p>
        </w:tc>
        <w:tc>
          <w:tcPr>
            <w:tcW w:w="779" w:type="pct"/>
            <w:tcPrChange w:id="76" w:author="jing zhang" w:date="2026-03-03T14:39:00Z" w16du:dateUtc="2026-03-03T06:39:00Z">
              <w:tcPr>
                <w:tcW w:w="1949" w:type="dxa"/>
                <w:gridSpan w:val="2"/>
              </w:tcPr>
            </w:tcPrChange>
          </w:tcPr>
          <w:p w14:paraId="2B1AF0F4"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ITT/Enrolled</w:t>
            </w:r>
          </w:p>
        </w:tc>
        <w:tc>
          <w:tcPr>
            <w:tcW w:w="779" w:type="pct"/>
            <w:tcPrChange w:id="77" w:author="jing zhang" w:date="2026-03-03T14:39:00Z" w16du:dateUtc="2026-03-03T06:39:00Z">
              <w:tcPr>
                <w:tcW w:w="1949" w:type="dxa"/>
              </w:tcPr>
            </w:tcPrChange>
          </w:tcPr>
          <w:p w14:paraId="439A87BF" w14:textId="29D2FA32" w:rsidR="00232530" w:rsidRDefault="00AA28AB">
            <w:pPr>
              <w:spacing w:after="0" w:line="252" w:lineRule="auto"/>
              <w:rPr>
                <w:rFonts w:ascii="Times New Roman" w:hAnsi="Times New Roman" w:cs="Times New Roman"/>
              </w:rPr>
            </w:pPr>
            <w:ins w:id="78" w:author="jing zhang" w:date="2026-03-03T15:25:00Z" w16du:dateUtc="2026-03-03T07:25:00Z">
              <w:r>
                <w:rPr>
                  <w:rFonts w:ascii="Times New Roman" w:hAnsi="Times New Roman" w:cs="Times New Roman" w:hint="eastAsia"/>
                  <w:lang w:eastAsia="zh-CN"/>
                </w:rPr>
                <w:t>含</w:t>
              </w:r>
              <w:r>
                <w:rPr>
                  <w:rFonts w:ascii="Times New Roman" w:hAnsi="Times New Roman" w:cs="Times New Roman"/>
                  <w:sz w:val="18"/>
                  <w:lang w:eastAsia="zh-CN"/>
                </w:rPr>
                <w:t>菌负荷、空洞</w:t>
              </w:r>
              <w:r>
                <w:rPr>
                  <w:rFonts w:ascii="Times New Roman" w:hAnsi="Times New Roman" w:cs="Times New Roman" w:hint="eastAsia"/>
                  <w:sz w:val="18"/>
                  <w:lang w:eastAsia="zh-CN"/>
                </w:rPr>
                <w:t>等</w:t>
              </w:r>
            </w:ins>
            <w:ins w:id="79" w:author="jing zhang" w:date="2026-03-03T15:49:00Z" w16du:dateUtc="2026-03-03T07:49:00Z">
              <w:r w:rsidR="00593D31">
                <w:rPr>
                  <w:rFonts w:ascii="Times New Roman" w:hAnsi="Times New Roman" w:cs="Times New Roman" w:hint="eastAsia"/>
                  <w:sz w:val="18"/>
                  <w:lang w:eastAsia="zh-CN"/>
                </w:rPr>
                <w:t>相关</w:t>
              </w:r>
            </w:ins>
            <w:ins w:id="80" w:author="jing zhang" w:date="2026-03-03T15:25:00Z" w16du:dateUtc="2026-03-03T07:25:00Z">
              <w:r>
                <w:rPr>
                  <w:rFonts w:ascii="Times New Roman" w:hAnsi="Times New Roman" w:cs="Times New Roman" w:hint="eastAsia"/>
                  <w:sz w:val="18"/>
                  <w:lang w:eastAsia="zh-CN"/>
                </w:rPr>
                <w:t>特征</w:t>
              </w:r>
            </w:ins>
          </w:p>
        </w:tc>
      </w:tr>
      <w:tr w:rsidR="00232530" w14:paraId="3E7BEFB8" w14:textId="77777777" w:rsidTr="00EB5B85">
        <w:trPr>
          <w:jc w:val="center"/>
          <w:trPrChange w:id="81" w:author="jing zhang" w:date="2026-03-03T14:39:00Z" w16du:dateUtc="2026-03-03T06:39:00Z">
            <w:trPr>
              <w:jc w:val="center"/>
            </w:trPr>
          </w:trPrChange>
        </w:trPr>
        <w:tc>
          <w:tcPr>
            <w:tcW w:w="779" w:type="pct"/>
            <w:tcPrChange w:id="82" w:author="jing zhang" w:date="2026-03-03T14:39:00Z" w16du:dateUtc="2026-03-03T06:39:00Z">
              <w:tcPr>
                <w:tcW w:w="1949" w:type="dxa"/>
                <w:gridSpan w:val="2"/>
              </w:tcPr>
            </w:tcPrChange>
          </w:tcPr>
          <w:p w14:paraId="06463DC9"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T4</w:t>
            </w:r>
          </w:p>
        </w:tc>
        <w:tc>
          <w:tcPr>
            <w:tcW w:w="779" w:type="pct"/>
            <w:tcPrChange w:id="83" w:author="jing zhang" w:date="2026-03-03T14:39:00Z" w16du:dateUtc="2026-03-03T06:39:00Z">
              <w:tcPr>
                <w:tcW w:w="1949" w:type="dxa"/>
                <w:gridSpan w:val="2"/>
              </w:tcPr>
            </w:tcPrChange>
          </w:tcPr>
          <w:p w14:paraId="4FBD054F"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84" w:author="jing zhang" w:date="2026-03-03T14:39:00Z" w16du:dateUtc="2026-03-03T06:39:00Z">
              <w:tcPr>
                <w:tcW w:w="1949" w:type="dxa"/>
                <w:gridSpan w:val="3"/>
              </w:tcPr>
            </w:tcPrChange>
          </w:tcPr>
          <w:p w14:paraId="218197DE" w14:textId="1034583B"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治疗暴露与依从性</w:t>
            </w:r>
            <w:del w:id="85" w:author="jing zhang" w:date="2026-03-03T15:26:00Z" w16du:dateUtc="2026-03-03T07:26:00Z">
              <w:r w:rsidDel="00AA28AB">
                <w:rPr>
                  <w:rFonts w:ascii="Times New Roman" w:hAnsi="Times New Roman" w:cs="Times New Roman"/>
                  <w:sz w:val="18"/>
                  <w:lang w:eastAsia="zh-CN"/>
                </w:rPr>
                <w:delText>（用药</w:delText>
              </w:r>
            </w:del>
            <w:del w:id="86" w:author="jing zhang" w:date="2026-03-03T14:36:00Z" w16du:dateUtc="2026-03-03T06:36:00Z">
              <w:r w:rsidDel="00EB5B85">
                <w:rPr>
                  <w:rFonts w:ascii="Times New Roman" w:hAnsi="Times New Roman" w:cs="Times New Roman"/>
                  <w:sz w:val="18"/>
                  <w:lang w:eastAsia="zh-CN"/>
                </w:rPr>
                <w:delText>天数</w:delText>
              </w:r>
            </w:del>
            <w:del w:id="87" w:author="jing zhang" w:date="2026-03-03T15:26:00Z" w16du:dateUtc="2026-03-03T07:26:00Z">
              <w:r w:rsidDel="00AA28AB">
                <w:rPr>
                  <w:rFonts w:ascii="Times New Roman" w:hAnsi="Times New Roman" w:cs="Times New Roman"/>
                  <w:sz w:val="18"/>
                  <w:lang w:eastAsia="zh-CN"/>
                </w:rPr>
                <w:delText>、</w:delText>
              </w:r>
            </w:del>
            <w:del w:id="88" w:author="jing zhang" w:date="2026-03-03T14:37:00Z" w16du:dateUtc="2026-03-03T06:37:00Z">
              <w:r w:rsidDel="00EB5B85">
                <w:rPr>
                  <w:rFonts w:ascii="Times New Roman" w:hAnsi="Times New Roman" w:cs="Times New Roman"/>
                  <w:sz w:val="18"/>
                  <w:lang w:eastAsia="zh-CN"/>
                </w:rPr>
                <w:delText>缺服</w:delText>
              </w:r>
            </w:del>
            <w:del w:id="89" w:author="jing zhang" w:date="2026-03-03T15:26:00Z" w16du:dateUtc="2026-03-03T07:26:00Z">
              <w:r w:rsidDel="00AA28AB">
                <w:rPr>
                  <w:rFonts w:ascii="Times New Roman" w:hAnsi="Times New Roman" w:cs="Times New Roman"/>
                  <w:sz w:val="18"/>
                  <w:lang w:eastAsia="zh-CN"/>
                </w:rPr>
                <w:delText>、</w:delText>
              </w:r>
            </w:del>
            <w:del w:id="90" w:author="jing zhang" w:date="2026-03-03T14:37:00Z" w16du:dateUtc="2026-03-03T06:37:00Z">
              <w:r w:rsidDel="00EB5B85">
                <w:rPr>
                  <w:rFonts w:ascii="Times New Roman" w:hAnsi="Times New Roman" w:cs="Times New Roman"/>
                  <w:sz w:val="18"/>
                  <w:lang w:eastAsia="zh-CN"/>
                </w:rPr>
                <w:delText>剂量调整</w:delText>
              </w:r>
            </w:del>
            <w:del w:id="91" w:author="jing zhang" w:date="2026-03-03T15:26:00Z" w16du:dateUtc="2026-03-03T07:26:00Z">
              <w:r w:rsidDel="00AA28AB">
                <w:rPr>
                  <w:rFonts w:ascii="Times New Roman" w:hAnsi="Times New Roman" w:cs="Times New Roman"/>
                  <w:sz w:val="18"/>
                  <w:lang w:eastAsia="zh-CN"/>
                </w:rPr>
                <w:delText>）</w:delText>
              </w:r>
            </w:del>
          </w:p>
        </w:tc>
        <w:tc>
          <w:tcPr>
            <w:tcW w:w="779" w:type="pct"/>
            <w:tcPrChange w:id="92" w:author="jing zhang" w:date="2026-03-03T14:39:00Z" w16du:dateUtc="2026-03-03T06:39:00Z">
              <w:tcPr>
                <w:tcW w:w="1949" w:type="dxa"/>
                <w:gridSpan w:val="2"/>
              </w:tcPr>
            </w:tcPrChange>
          </w:tcPr>
          <w:p w14:paraId="03ABF645"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SS/ITT</w:t>
            </w:r>
          </w:p>
        </w:tc>
        <w:tc>
          <w:tcPr>
            <w:tcW w:w="779" w:type="pct"/>
            <w:tcPrChange w:id="93" w:author="jing zhang" w:date="2026-03-03T14:39:00Z" w16du:dateUtc="2026-03-03T06:39:00Z">
              <w:tcPr>
                <w:tcW w:w="1949" w:type="dxa"/>
              </w:tcPr>
            </w:tcPrChange>
          </w:tcPr>
          <w:p w14:paraId="771367A4" w14:textId="4831A9EF" w:rsidR="00232530" w:rsidRDefault="00AA28AB">
            <w:pPr>
              <w:spacing w:after="0" w:line="252" w:lineRule="auto"/>
              <w:rPr>
                <w:rFonts w:ascii="Times New Roman" w:hAnsi="Times New Roman" w:cs="Times New Roman" w:hint="eastAsia"/>
                <w:lang w:eastAsia="zh-CN"/>
              </w:rPr>
            </w:pPr>
            <w:ins w:id="94" w:author="jing zhang" w:date="2026-03-03T15:26:00Z" w16du:dateUtc="2026-03-03T07:26:00Z">
              <w:r>
                <w:rPr>
                  <w:rFonts w:ascii="Times New Roman" w:hAnsi="Times New Roman" w:cs="Times New Roman" w:hint="eastAsia"/>
                  <w:sz w:val="18"/>
                  <w:lang w:eastAsia="zh-CN"/>
                </w:rPr>
                <w:t>包括随访时长（中位数及极值）</w:t>
              </w:r>
              <w:r>
                <w:rPr>
                  <w:rFonts w:ascii="Times New Roman" w:hAnsi="Times New Roman" w:cs="Times New Roman" w:hint="eastAsia"/>
                  <w:sz w:val="18"/>
                  <w:lang w:eastAsia="zh-CN"/>
                </w:rPr>
                <w:t>、</w:t>
              </w:r>
              <w:r>
                <w:rPr>
                  <w:rFonts w:ascii="Times New Roman" w:hAnsi="Times New Roman" w:cs="Times New Roman"/>
                  <w:sz w:val="18"/>
                  <w:lang w:eastAsia="zh-CN"/>
                </w:rPr>
                <w:t>用药</w:t>
              </w:r>
              <w:r>
                <w:rPr>
                  <w:rFonts w:ascii="Times New Roman" w:hAnsi="Times New Roman" w:cs="Times New Roman" w:hint="eastAsia"/>
                  <w:sz w:val="18"/>
                  <w:lang w:eastAsia="zh-CN"/>
                </w:rPr>
                <w:t>覆盖率</w:t>
              </w:r>
              <w:r>
                <w:rPr>
                  <w:rFonts w:ascii="Times New Roman" w:hAnsi="Times New Roman" w:cs="Times New Roman"/>
                  <w:sz w:val="18"/>
                  <w:lang w:eastAsia="zh-CN"/>
                </w:rPr>
                <w:t>、剂量调整</w:t>
              </w:r>
            </w:ins>
            <w:ins w:id="95" w:author="jing zhang" w:date="2026-03-03T15:27:00Z" w16du:dateUtc="2026-03-03T07:27:00Z">
              <w:r>
                <w:rPr>
                  <w:rFonts w:ascii="Times New Roman" w:hAnsi="Times New Roman" w:cs="Times New Roman" w:hint="eastAsia"/>
                  <w:sz w:val="18"/>
                  <w:lang w:eastAsia="zh-CN"/>
                </w:rPr>
                <w:t>率</w:t>
              </w:r>
            </w:ins>
            <w:ins w:id="96" w:author="jing zhang" w:date="2026-03-03T15:26:00Z" w16du:dateUtc="2026-03-03T07:26:00Z">
              <w:r>
                <w:rPr>
                  <w:rFonts w:ascii="Times New Roman" w:hAnsi="Times New Roman" w:cs="Times New Roman" w:hint="eastAsia"/>
                  <w:sz w:val="18"/>
                  <w:lang w:eastAsia="zh-CN"/>
                </w:rPr>
                <w:t>、中断</w:t>
              </w:r>
              <w:r>
                <w:rPr>
                  <w:rFonts w:ascii="Times New Roman" w:hAnsi="Times New Roman" w:cs="Times New Roman" w:hint="eastAsia"/>
                  <w:sz w:val="18"/>
                  <w:lang w:eastAsia="zh-CN"/>
                </w:rPr>
                <w:t>率</w:t>
              </w:r>
              <w:r>
                <w:rPr>
                  <w:rFonts w:ascii="Times New Roman" w:hAnsi="Times New Roman" w:cs="Times New Roman"/>
                  <w:sz w:val="18"/>
                  <w:lang w:eastAsia="zh-CN"/>
                </w:rPr>
                <w:t>、</w:t>
              </w:r>
              <w:proofErr w:type="gramStart"/>
              <w:r>
                <w:rPr>
                  <w:rFonts w:ascii="Times New Roman" w:hAnsi="Times New Roman" w:cs="Times New Roman" w:hint="eastAsia"/>
                  <w:sz w:val="18"/>
                  <w:lang w:eastAsia="zh-CN"/>
                </w:rPr>
                <w:t>失访</w:t>
              </w:r>
              <w:r>
                <w:rPr>
                  <w:rFonts w:ascii="Times New Roman" w:hAnsi="Times New Roman" w:cs="Times New Roman" w:hint="eastAsia"/>
                  <w:sz w:val="18"/>
                  <w:lang w:eastAsia="zh-CN"/>
                </w:rPr>
                <w:t>率</w:t>
              </w:r>
            </w:ins>
            <w:proofErr w:type="gramEnd"/>
            <w:ins w:id="97" w:author="jing zhang" w:date="2026-03-03T15:27:00Z" w16du:dateUtc="2026-03-03T07:27:00Z">
              <w:r>
                <w:rPr>
                  <w:rFonts w:ascii="Times New Roman" w:hAnsi="Times New Roman" w:cs="Times New Roman" w:hint="eastAsia"/>
                  <w:sz w:val="18"/>
                  <w:lang w:eastAsia="zh-CN"/>
                </w:rPr>
                <w:t>等</w:t>
              </w:r>
            </w:ins>
            <w:ins w:id="98" w:author="jing zhang" w:date="2026-03-03T15:50:00Z" w16du:dateUtc="2026-03-03T07:50:00Z">
              <w:r w:rsidR="00593D31">
                <w:rPr>
                  <w:rFonts w:ascii="Times New Roman" w:hAnsi="Times New Roman" w:cs="Times New Roman" w:hint="eastAsia"/>
                  <w:sz w:val="18"/>
                  <w:lang w:eastAsia="zh-CN"/>
                </w:rPr>
                <w:t>判定指标</w:t>
              </w:r>
            </w:ins>
          </w:p>
        </w:tc>
      </w:tr>
      <w:tr w:rsidR="00232530" w14:paraId="305B108C" w14:textId="77777777" w:rsidTr="00EB5B85">
        <w:trPr>
          <w:jc w:val="center"/>
          <w:trPrChange w:id="99" w:author="jing zhang" w:date="2026-03-03T14:39:00Z" w16du:dateUtc="2026-03-03T06:39:00Z">
            <w:trPr>
              <w:jc w:val="center"/>
            </w:trPr>
          </w:trPrChange>
        </w:trPr>
        <w:tc>
          <w:tcPr>
            <w:tcW w:w="779" w:type="pct"/>
            <w:tcPrChange w:id="100" w:author="jing zhang" w:date="2026-03-03T14:39:00Z" w16du:dateUtc="2026-03-03T06:39:00Z">
              <w:tcPr>
                <w:tcW w:w="1949" w:type="dxa"/>
                <w:gridSpan w:val="2"/>
              </w:tcPr>
            </w:tcPrChange>
          </w:tcPr>
          <w:p w14:paraId="33A84A79"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T5</w:t>
            </w:r>
          </w:p>
        </w:tc>
        <w:tc>
          <w:tcPr>
            <w:tcW w:w="779" w:type="pct"/>
            <w:tcPrChange w:id="101" w:author="jing zhang" w:date="2026-03-03T14:39:00Z" w16du:dateUtc="2026-03-03T06:39:00Z">
              <w:tcPr>
                <w:tcW w:w="1949" w:type="dxa"/>
                <w:gridSpan w:val="2"/>
              </w:tcPr>
            </w:tcPrChange>
          </w:tcPr>
          <w:p w14:paraId="5A3DDB9F"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102" w:author="jing zhang" w:date="2026-03-03T14:39:00Z" w16du:dateUtc="2026-03-03T06:39:00Z">
              <w:tcPr>
                <w:tcW w:w="1949" w:type="dxa"/>
                <w:gridSpan w:val="3"/>
              </w:tcPr>
            </w:tcPrChange>
          </w:tcPr>
          <w:p w14:paraId="121F5089"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队列</w:t>
            </w:r>
            <w:r>
              <w:rPr>
                <w:rFonts w:ascii="Times New Roman" w:hAnsi="Times New Roman" w:cs="Times New Roman"/>
                <w:sz w:val="18"/>
              </w:rPr>
              <w:t>B</w:t>
            </w:r>
            <w:proofErr w:type="spellEnd"/>
            <w:r>
              <w:rPr>
                <w:rFonts w:ascii="Times New Roman" w:hAnsi="Times New Roman" w:cs="Times New Roman"/>
                <w:sz w:val="18"/>
              </w:rPr>
              <w:t xml:space="preserve"> Hard </w:t>
            </w:r>
            <w:proofErr w:type="spellStart"/>
            <w:r>
              <w:rPr>
                <w:rFonts w:ascii="Times New Roman" w:hAnsi="Times New Roman" w:cs="Times New Roman"/>
                <w:sz w:val="18"/>
              </w:rPr>
              <w:t>Gate</w:t>
            </w:r>
            <w:r>
              <w:rPr>
                <w:rFonts w:ascii="Times New Roman" w:hAnsi="Times New Roman" w:cs="Times New Roman"/>
                <w:sz w:val="18"/>
              </w:rPr>
              <w:t>达标率与未达标原因构成</w:t>
            </w:r>
            <w:proofErr w:type="spellEnd"/>
          </w:p>
        </w:tc>
        <w:tc>
          <w:tcPr>
            <w:tcW w:w="779" w:type="pct"/>
            <w:tcPrChange w:id="103" w:author="jing zhang" w:date="2026-03-03T14:39:00Z" w16du:dateUtc="2026-03-03T06:39:00Z">
              <w:tcPr>
                <w:tcW w:w="1949" w:type="dxa"/>
                <w:gridSpan w:val="2"/>
              </w:tcPr>
            </w:tcPrChange>
          </w:tcPr>
          <w:p w14:paraId="56614F37"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Enrolled</w:t>
            </w:r>
          </w:p>
        </w:tc>
        <w:tc>
          <w:tcPr>
            <w:tcW w:w="779" w:type="pct"/>
            <w:tcPrChange w:id="104" w:author="jing zhang" w:date="2026-03-03T14:39:00Z" w16du:dateUtc="2026-03-03T06:39:00Z">
              <w:tcPr>
                <w:tcW w:w="1949" w:type="dxa"/>
              </w:tcPr>
            </w:tcPrChange>
          </w:tcPr>
          <w:p w14:paraId="6E28DAB4" w14:textId="77777777" w:rsidR="00232530" w:rsidRDefault="00232530">
            <w:pPr>
              <w:spacing w:after="0" w:line="252" w:lineRule="auto"/>
              <w:rPr>
                <w:rFonts w:ascii="Times New Roman" w:hAnsi="Times New Roman" w:cs="Times New Roman"/>
              </w:rPr>
            </w:pPr>
          </w:p>
        </w:tc>
      </w:tr>
      <w:tr w:rsidR="00232530" w14:paraId="3EA75838" w14:textId="77777777" w:rsidTr="00EB5B85">
        <w:trPr>
          <w:jc w:val="center"/>
          <w:trPrChange w:id="105" w:author="jing zhang" w:date="2026-03-03T14:39:00Z" w16du:dateUtc="2026-03-03T06:39:00Z">
            <w:trPr>
              <w:jc w:val="center"/>
            </w:trPr>
          </w:trPrChange>
        </w:trPr>
        <w:tc>
          <w:tcPr>
            <w:tcW w:w="779" w:type="pct"/>
            <w:tcPrChange w:id="106" w:author="jing zhang" w:date="2026-03-03T14:39:00Z" w16du:dateUtc="2026-03-03T06:39:00Z">
              <w:tcPr>
                <w:tcW w:w="1949" w:type="dxa"/>
                <w:gridSpan w:val="2"/>
              </w:tcPr>
            </w:tcPrChange>
          </w:tcPr>
          <w:p w14:paraId="309686BA"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T6A</w:t>
            </w:r>
          </w:p>
        </w:tc>
        <w:tc>
          <w:tcPr>
            <w:tcW w:w="779" w:type="pct"/>
            <w:tcPrChange w:id="107" w:author="jing zhang" w:date="2026-03-03T14:39:00Z" w16du:dateUtc="2026-03-03T06:39:00Z">
              <w:tcPr>
                <w:tcW w:w="1949" w:type="dxa"/>
                <w:gridSpan w:val="2"/>
              </w:tcPr>
            </w:tcPrChange>
          </w:tcPr>
          <w:p w14:paraId="19BB6C6F"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108" w:author="jing zhang" w:date="2026-03-03T14:39:00Z" w16du:dateUtc="2026-03-03T06:39:00Z">
              <w:tcPr>
                <w:tcW w:w="1949" w:type="dxa"/>
                <w:gridSpan w:val="3"/>
              </w:tcPr>
            </w:tcPrChange>
          </w:tcPr>
          <w:p w14:paraId="463B9027" w14:textId="28567318"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主要终点（</w:t>
            </w:r>
            <w:r>
              <w:rPr>
                <w:rFonts w:ascii="Times New Roman" w:hAnsi="Times New Roman" w:cs="Times New Roman"/>
                <w:sz w:val="18"/>
                <w:lang w:eastAsia="zh-CN"/>
              </w:rPr>
              <w:t>PT-M12</w:t>
            </w:r>
            <w:r>
              <w:rPr>
                <w:rFonts w:ascii="Times New Roman" w:hAnsi="Times New Roman" w:cs="Times New Roman"/>
                <w:sz w:val="18"/>
                <w:lang w:eastAsia="zh-CN"/>
              </w:rPr>
              <w:t>）良好结局率</w:t>
            </w:r>
            <w:ins w:id="109" w:author="jing zhang" w:date="2026-03-03T15:29:00Z" w16du:dateUtc="2026-03-03T07:29:00Z">
              <w:r w:rsidR="00AA28AB">
                <w:rPr>
                  <w:rFonts w:ascii="Times New Roman" w:hAnsi="Times New Roman" w:cs="Times New Roman" w:hint="eastAsia"/>
                  <w:sz w:val="18"/>
                  <w:lang w:eastAsia="zh-CN"/>
                </w:rPr>
                <w:t>、</w:t>
              </w:r>
            </w:ins>
            <w:del w:id="110" w:author="jing zhang" w:date="2026-03-03T15:29:00Z" w16du:dateUtc="2026-03-03T07:29:00Z">
              <w:r w:rsidDel="00AA28AB">
                <w:rPr>
                  <w:rFonts w:ascii="Times New Roman" w:hAnsi="Times New Roman" w:cs="Times New Roman"/>
                  <w:sz w:val="18"/>
                  <w:lang w:eastAsia="zh-CN"/>
                </w:rPr>
                <w:delText>与</w:delText>
              </w:r>
            </w:del>
            <w:ins w:id="111" w:author="jing zhang" w:date="2026-03-03T15:27:00Z" w16du:dateUtc="2026-03-03T07:27:00Z">
              <w:r w:rsidR="00AA28AB">
                <w:rPr>
                  <w:rFonts w:ascii="Times New Roman" w:hAnsi="Times New Roman" w:cs="Times New Roman" w:hint="eastAsia"/>
                  <w:sz w:val="18"/>
                  <w:lang w:eastAsia="zh-CN"/>
                </w:rPr>
                <w:t>风险差</w:t>
              </w:r>
            </w:ins>
            <w:ins w:id="112" w:author="jing zhang" w:date="2026-03-03T15:29:00Z" w16du:dateUtc="2026-03-03T07:29:00Z">
              <w:r w:rsidR="00AA28AB">
                <w:rPr>
                  <w:rFonts w:ascii="Times New Roman" w:hAnsi="Times New Roman" w:cs="Times New Roman" w:hint="eastAsia"/>
                  <w:sz w:val="18"/>
                  <w:lang w:eastAsia="zh-CN"/>
                </w:rPr>
                <w:t>（</w:t>
              </w:r>
              <w:r w:rsidR="00AA28AB">
                <w:rPr>
                  <w:rFonts w:ascii="Times New Roman" w:hAnsi="Times New Roman" w:cs="Times New Roman" w:hint="eastAsia"/>
                  <w:sz w:val="18"/>
                  <w:lang w:eastAsia="zh-CN"/>
                </w:rPr>
                <w:t>RD</w:t>
              </w:r>
              <w:r w:rsidR="00AA28AB">
                <w:rPr>
                  <w:rFonts w:ascii="Times New Roman" w:hAnsi="Times New Roman" w:cs="Times New Roman" w:hint="eastAsia"/>
                  <w:sz w:val="18"/>
                  <w:lang w:eastAsia="zh-CN"/>
                </w:rPr>
                <w:t>）</w:t>
              </w:r>
            </w:ins>
            <w:ins w:id="113" w:author="jing zhang" w:date="2026-03-03T15:31:00Z" w16du:dateUtc="2026-03-03T07:31:00Z">
              <w:r w:rsidR="00AA28AB">
                <w:rPr>
                  <w:rFonts w:ascii="Times New Roman" w:hAnsi="Times New Roman" w:cs="Times New Roman" w:hint="eastAsia"/>
                  <w:sz w:val="18"/>
                  <w:lang w:eastAsia="zh-CN"/>
                </w:rPr>
                <w:t>、风险</w:t>
              </w:r>
            </w:ins>
            <w:ins w:id="114" w:author="jing zhang" w:date="2026-03-03T15:55:00Z" w16du:dateUtc="2026-03-03T07:55:00Z">
              <w:r w:rsidR="00837A7D">
                <w:rPr>
                  <w:rFonts w:ascii="Times New Roman" w:hAnsi="Times New Roman" w:cs="Times New Roman" w:hint="eastAsia"/>
                  <w:sz w:val="18"/>
                  <w:lang w:eastAsia="zh-CN"/>
                </w:rPr>
                <w:t>比</w:t>
              </w:r>
            </w:ins>
            <w:ins w:id="115" w:author="jing zhang" w:date="2026-03-03T15:31:00Z" w16du:dateUtc="2026-03-03T07:31:00Z">
              <w:r w:rsidR="00AA28AB">
                <w:rPr>
                  <w:rFonts w:ascii="Times New Roman" w:hAnsi="Times New Roman" w:cs="Times New Roman" w:hint="eastAsia"/>
                  <w:sz w:val="18"/>
                  <w:lang w:eastAsia="zh-CN"/>
                </w:rPr>
                <w:t>（</w:t>
              </w:r>
            </w:ins>
            <w:ins w:id="116" w:author="jing zhang" w:date="2026-03-03T15:55:00Z" w16du:dateUtc="2026-03-03T07:55:00Z">
              <w:r w:rsidR="00837A7D">
                <w:rPr>
                  <w:rFonts w:ascii="Times New Roman" w:hAnsi="Times New Roman" w:cs="Times New Roman" w:hint="eastAsia"/>
                  <w:sz w:val="18"/>
                  <w:lang w:eastAsia="zh-CN"/>
                </w:rPr>
                <w:t>H</w:t>
              </w:r>
            </w:ins>
            <w:ins w:id="117" w:author="jing zhang" w:date="2026-03-03T15:31:00Z" w16du:dateUtc="2026-03-03T07:31:00Z">
              <w:r w:rsidR="00AA28AB">
                <w:rPr>
                  <w:rFonts w:ascii="Times New Roman" w:hAnsi="Times New Roman" w:cs="Times New Roman" w:hint="eastAsia"/>
                  <w:sz w:val="18"/>
                  <w:lang w:eastAsia="zh-CN"/>
                </w:rPr>
                <w:t>R</w:t>
              </w:r>
              <w:r w:rsidR="00AA28AB">
                <w:rPr>
                  <w:rFonts w:ascii="Times New Roman" w:hAnsi="Times New Roman" w:cs="Times New Roman" w:hint="eastAsia"/>
                  <w:sz w:val="18"/>
                  <w:lang w:eastAsia="zh-CN"/>
                </w:rPr>
                <w:t>）</w:t>
              </w:r>
            </w:ins>
            <w:ins w:id="118" w:author="jing zhang" w:date="2026-03-03T15:29:00Z" w16du:dateUtc="2026-03-03T07:29:00Z">
              <w:r w:rsidR="00AA28AB">
                <w:rPr>
                  <w:rFonts w:ascii="Times New Roman" w:hAnsi="Times New Roman" w:cs="Times New Roman" w:hint="eastAsia"/>
                  <w:sz w:val="18"/>
                  <w:lang w:eastAsia="zh-CN"/>
                </w:rPr>
                <w:t>及</w:t>
              </w:r>
            </w:ins>
            <w:ins w:id="119" w:author="jing zhang" w:date="2026-03-03T15:30:00Z" w16du:dateUtc="2026-03-03T07:30:00Z">
              <w:r w:rsidR="00AA28AB" w:rsidRPr="00AA28AB">
                <w:rPr>
                  <w:rFonts w:ascii="Times New Roman" w:hAnsi="Times New Roman" w:cs="Times New Roman" w:hint="eastAsia"/>
                  <w:sz w:val="18"/>
                  <w:lang w:eastAsia="zh-CN"/>
                </w:rPr>
                <w:t>需治疗人数（</w:t>
              </w:r>
              <w:r w:rsidR="00AA28AB" w:rsidRPr="00AA28AB">
                <w:rPr>
                  <w:rFonts w:ascii="Times New Roman" w:hAnsi="Times New Roman" w:cs="Times New Roman" w:hint="eastAsia"/>
                  <w:sz w:val="18"/>
                  <w:lang w:eastAsia="zh-CN"/>
                </w:rPr>
                <w:t>NNT</w:t>
              </w:r>
              <w:r w:rsidR="00AA28AB" w:rsidRPr="00AA28AB">
                <w:rPr>
                  <w:rFonts w:ascii="Times New Roman" w:hAnsi="Times New Roman" w:cs="Times New Roman" w:hint="eastAsia"/>
                  <w:sz w:val="18"/>
                  <w:lang w:eastAsia="zh-CN"/>
                </w:rPr>
                <w:t>）</w:t>
              </w:r>
            </w:ins>
            <w:del w:id="120" w:author="jing zhang" w:date="2026-03-03T15:27:00Z" w16du:dateUtc="2026-03-03T07:27:00Z">
              <w:r w:rsidDel="00AA28AB">
                <w:rPr>
                  <w:rFonts w:ascii="Times New Roman" w:hAnsi="Times New Roman" w:cs="Times New Roman"/>
                  <w:sz w:val="18"/>
                  <w:lang w:eastAsia="zh-CN"/>
                </w:rPr>
                <w:delText>RD</w:delText>
              </w:r>
            </w:del>
            <w:r>
              <w:rPr>
                <w:rFonts w:ascii="Times New Roman" w:hAnsi="Times New Roman" w:cs="Times New Roman"/>
                <w:sz w:val="18"/>
                <w:lang w:eastAsia="zh-CN"/>
              </w:rPr>
              <w:t>：</w:t>
            </w:r>
            <w:ins w:id="121" w:author="jing zhang" w:date="2026-03-03T15:30:00Z" w16du:dateUtc="2026-03-03T07:30:00Z">
              <w:r w:rsidR="00AA28AB">
                <w:rPr>
                  <w:rFonts w:ascii="Times New Roman" w:hAnsi="Times New Roman" w:cs="Times New Roman" w:hint="eastAsia"/>
                  <w:sz w:val="18"/>
                  <w:lang w:eastAsia="zh-CN"/>
                </w:rPr>
                <w:t>队列</w:t>
              </w:r>
            </w:ins>
            <w:r>
              <w:rPr>
                <w:rFonts w:ascii="Times New Roman" w:hAnsi="Times New Roman" w:cs="Times New Roman"/>
                <w:sz w:val="18"/>
                <w:lang w:eastAsia="zh-CN"/>
              </w:rPr>
              <w:t>A1 vs A3</w:t>
            </w:r>
          </w:p>
        </w:tc>
        <w:tc>
          <w:tcPr>
            <w:tcW w:w="779" w:type="pct"/>
            <w:tcPrChange w:id="122" w:author="jing zhang" w:date="2026-03-03T14:39:00Z" w16du:dateUtc="2026-03-03T06:39:00Z">
              <w:tcPr>
                <w:tcW w:w="1949" w:type="dxa"/>
                <w:gridSpan w:val="2"/>
              </w:tcPr>
            </w:tcPrChange>
          </w:tcPr>
          <w:p w14:paraId="7615F9FD"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w:t>
            </w:r>
          </w:p>
        </w:tc>
        <w:tc>
          <w:tcPr>
            <w:tcW w:w="779" w:type="pct"/>
            <w:tcPrChange w:id="123" w:author="jing zhang" w:date="2026-03-03T14:39:00Z" w16du:dateUtc="2026-03-03T06:39:00Z">
              <w:tcPr>
                <w:tcW w:w="1949" w:type="dxa"/>
              </w:tcPr>
            </w:tcPrChange>
          </w:tcPr>
          <w:p w14:paraId="4424463D"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含</w:t>
            </w:r>
            <w:r>
              <w:rPr>
                <w:rFonts w:ascii="Times New Roman" w:hAnsi="Times New Roman" w:cs="Times New Roman"/>
                <w:sz w:val="18"/>
              </w:rPr>
              <w:t>CI</w:t>
            </w:r>
            <w:r>
              <w:rPr>
                <w:rFonts w:ascii="Times New Roman" w:hAnsi="Times New Roman" w:cs="Times New Roman"/>
                <w:sz w:val="18"/>
              </w:rPr>
              <w:t>与非劣效判定</w:t>
            </w:r>
            <w:proofErr w:type="spellEnd"/>
          </w:p>
        </w:tc>
      </w:tr>
      <w:tr w:rsidR="00232530" w14:paraId="00894B58" w14:textId="77777777" w:rsidTr="00EB5B85">
        <w:trPr>
          <w:jc w:val="center"/>
          <w:trPrChange w:id="124" w:author="jing zhang" w:date="2026-03-03T14:39:00Z" w16du:dateUtc="2026-03-03T06:39:00Z">
            <w:trPr>
              <w:jc w:val="center"/>
            </w:trPr>
          </w:trPrChange>
        </w:trPr>
        <w:tc>
          <w:tcPr>
            <w:tcW w:w="779" w:type="pct"/>
            <w:tcPrChange w:id="125" w:author="jing zhang" w:date="2026-03-03T14:39:00Z" w16du:dateUtc="2026-03-03T06:39:00Z">
              <w:tcPr>
                <w:tcW w:w="1949" w:type="dxa"/>
                <w:gridSpan w:val="2"/>
              </w:tcPr>
            </w:tcPrChange>
          </w:tcPr>
          <w:p w14:paraId="34F02FD1"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T6B</w:t>
            </w:r>
          </w:p>
        </w:tc>
        <w:tc>
          <w:tcPr>
            <w:tcW w:w="779" w:type="pct"/>
            <w:tcPrChange w:id="126" w:author="jing zhang" w:date="2026-03-03T14:39:00Z" w16du:dateUtc="2026-03-03T06:39:00Z">
              <w:tcPr>
                <w:tcW w:w="1949" w:type="dxa"/>
                <w:gridSpan w:val="2"/>
              </w:tcPr>
            </w:tcPrChange>
          </w:tcPr>
          <w:p w14:paraId="7D6725BC"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127" w:author="jing zhang" w:date="2026-03-03T14:39:00Z" w16du:dateUtc="2026-03-03T06:39:00Z">
              <w:tcPr>
                <w:tcW w:w="1949" w:type="dxa"/>
                <w:gridSpan w:val="3"/>
              </w:tcPr>
            </w:tcPrChange>
          </w:tcPr>
          <w:p w14:paraId="791FA211" w14:textId="0333BC80"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主要终点（</w:t>
            </w:r>
            <w:r>
              <w:rPr>
                <w:rFonts w:ascii="Times New Roman" w:hAnsi="Times New Roman" w:cs="Times New Roman"/>
                <w:sz w:val="18"/>
                <w:lang w:eastAsia="zh-CN"/>
              </w:rPr>
              <w:t>PT-M12</w:t>
            </w:r>
            <w:r>
              <w:rPr>
                <w:rFonts w:ascii="Times New Roman" w:hAnsi="Times New Roman" w:cs="Times New Roman"/>
                <w:sz w:val="18"/>
                <w:lang w:eastAsia="zh-CN"/>
              </w:rPr>
              <w:t>）良好结局率</w:t>
            </w:r>
            <w:ins w:id="128" w:author="jing zhang" w:date="2026-03-03T15:30:00Z" w16du:dateUtc="2026-03-03T07:30:00Z">
              <w:r w:rsidR="00AA28AB">
                <w:rPr>
                  <w:rFonts w:ascii="Times New Roman" w:hAnsi="Times New Roman" w:cs="Times New Roman" w:hint="eastAsia"/>
                  <w:sz w:val="18"/>
                  <w:lang w:eastAsia="zh-CN"/>
                </w:rPr>
                <w:t>、风险差（</w:t>
              </w:r>
              <w:r w:rsidR="00AA28AB">
                <w:rPr>
                  <w:rFonts w:ascii="Times New Roman" w:hAnsi="Times New Roman" w:cs="Times New Roman" w:hint="eastAsia"/>
                  <w:sz w:val="18"/>
                  <w:lang w:eastAsia="zh-CN"/>
                </w:rPr>
                <w:t>RD</w:t>
              </w:r>
              <w:r w:rsidR="00AA28AB">
                <w:rPr>
                  <w:rFonts w:ascii="Times New Roman" w:hAnsi="Times New Roman" w:cs="Times New Roman" w:hint="eastAsia"/>
                  <w:sz w:val="18"/>
                  <w:lang w:eastAsia="zh-CN"/>
                </w:rPr>
                <w:t>）</w:t>
              </w:r>
            </w:ins>
            <w:ins w:id="129" w:author="jing zhang" w:date="2026-03-03T15:31:00Z" w16du:dateUtc="2026-03-03T07:31:00Z">
              <w:r w:rsidR="00AA28AB">
                <w:rPr>
                  <w:rFonts w:ascii="Times New Roman" w:hAnsi="Times New Roman" w:cs="Times New Roman" w:hint="eastAsia"/>
                  <w:sz w:val="18"/>
                  <w:lang w:eastAsia="zh-CN"/>
                </w:rPr>
                <w:t>、</w:t>
              </w:r>
            </w:ins>
            <w:ins w:id="130" w:author="jing zhang" w:date="2026-03-03T15:55:00Z" w16du:dateUtc="2026-03-03T07:55:00Z">
              <w:r w:rsidR="00837A7D">
                <w:rPr>
                  <w:rFonts w:ascii="Times New Roman" w:hAnsi="Times New Roman" w:cs="Times New Roman" w:hint="eastAsia"/>
                  <w:sz w:val="18"/>
                  <w:lang w:eastAsia="zh-CN"/>
                </w:rPr>
                <w:t>风险比（</w:t>
              </w:r>
              <w:r w:rsidR="00837A7D">
                <w:rPr>
                  <w:rFonts w:ascii="Times New Roman" w:hAnsi="Times New Roman" w:cs="Times New Roman" w:hint="eastAsia"/>
                  <w:sz w:val="18"/>
                  <w:lang w:eastAsia="zh-CN"/>
                </w:rPr>
                <w:t>H</w:t>
              </w:r>
              <w:r w:rsidR="00837A7D">
                <w:rPr>
                  <w:rFonts w:ascii="Times New Roman" w:hAnsi="Times New Roman" w:cs="Times New Roman" w:hint="eastAsia"/>
                  <w:sz w:val="18"/>
                  <w:lang w:eastAsia="zh-CN"/>
                </w:rPr>
                <w:t>R</w:t>
              </w:r>
              <w:r w:rsidR="00837A7D">
                <w:rPr>
                  <w:rFonts w:ascii="Times New Roman" w:hAnsi="Times New Roman" w:cs="Times New Roman" w:hint="eastAsia"/>
                  <w:sz w:val="18"/>
                  <w:lang w:eastAsia="zh-CN"/>
                </w:rPr>
                <w:t>）</w:t>
              </w:r>
            </w:ins>
            <w:ins w:id="131" w:author="jing zhang" w:date="2026-03-03T15:30:00Z" w16du:dateUtc="2026-03-03T07:30:00Z">
              <w:r w:rsidR="00AA28AB">
                <w:rPr>
                  <w:rFonts w:ascii="Times New Roman" w:hAnsi="Times New Roman" w:cs="Times New Roman" w:hint="eastAsia"/>
                  <w:sz w:val="18"/>
                  <w:lang w:eastAsia="zh-CN"/>
                </w:rPr>
                <w:t>及</w:t>
              </w:r>
              <w:r w:rsidR="00AA28AB" w:rsidRPr="00AA28AB">
                <w:rPr>
                  <w:rFonts w:ascii="Times New Roman" w:hAnsi="Times New Roman" w:cs="Times New Roman" w:hint="eastAsia"/>
                  <w:sz w:val="18"/>
                  <w:lang w:eastAsia="zh-CN"/>
                </w:rPr>
                <w:t>需治疗人数（</w:t>
              </w:r>
              <w:r w:rsidR="00AA28AB" w:rsidRPr="00AA28AB">
                <w:rPr>
                  <w:rFonts w:ascii="Times New Roman" w:hAnsi="Times New Roman" w:cs="Times New Roman" w:hint="eastAsia"/>
                  <w:sz w:val="18"/>
                  <w:lang w:eastAsia="zh-CN"/>
                </w:rPr>
                <w:t>NNT</w:t>
              </w:r>
              <w:r w:rsidR="00AA28AB" w:rsidRPr="00AA28AB">
                <w:rPr>
                  <w:rFonts w:ascii="Times New Roman" w:hAnsi="Times New Roman" w:cs="Times New Roman" w:hint="eastAsia"/>
                  <w:sz w:val="18"/>
                  <w:lang w:eastAsia="zh-CN"/>
                </w:rPr>
                <w:t>）</w:t>
              </w:r>
            </w:ins>
            <w:del w:id="132" w:author="jing zhang" w:date="2026-03-03T15:30:00Z" w16du:dateUtc="2026-03-03T07:30:00Z">
              <w:r w:rsidDel="00AA28AB">
                <w:rPr>
                  <w:rFonts w:ascii="Times New Roman" w:hAnsi="Times New Roman" w:cs="Times New Roman"/>
                  <w:sz w:val="18"/>
                  <w:lang w:eastAsia="zh-CN"/>
                </w:rPr>
                <w:delText>与</w:delText>
              </w:r>
            </w:del>
            <w:del w:id="133" w:author="jing zhang" w:date="2026-03-03T15:28:00Z" w16du:dateUtc="2026-03-03T07:28:00Z">
              <w:r w:rsidDel="00AA28AB">
                <w:rPr>
                  <w:rFonts w:ascii="Times New Roman" w:hAnsi="Times New Roman" w:cs="Times New Roman"/>
                  <w:sz w:val="18"/>
                  <w:lang w:eastAsia="zh-CN"/>
                </w:rPr>
                <w:delText>RD</w:delText>
              </w:r>
            </w:del>
            <w:r>
              <w:rPr>
                <w:rFonts w:ascii="Times New Roman" w:hAnsi="Times New Roman" w:cs="Times New Roman"/>
                <w:sz w:val="18"/>
                <w:lang w:eastAsia="zh-CN"/>
              </w:rPr>
              <w:t>：</w:t>
            </w:r>
            <w:ins w:id="134" w:author="jing zhang" w:date="2026-03-03T15:30:00Z" w16du:dateUtc="2026-03-03T07:30:00Z">
              <w:r w:rsidR="00AA28AB">
                <w:rPr>
                  <w:rFonts w:ascii="Times New Roman" w:hAnsi="Times New Roman" w:cs="Times New Roman" w:hint="eastAsia"/>
                  <w:sz w:val="18"/>
                  <w:lang w:eastAsia="zh-CN"/>
                </w:rPr>
                <w:t>队列</w:t>
              </w:r>
            </w:ins>
            <w:r>
              <w:rPr>
                <w:rFonts w:ascii="Times New Roman" w:hAnsi="Times New Roman" w:cs="Times New Roman"/>
                <w:sz w:val="18"/>
                <w:lang w:eastAsia="zh-CN"/>
              </w:rPr>
              <w:t>A2 vs A3</w:t>
            </w:r>
          </w:p>
        </w:tc>
        <w:tc>
          <w:tcPr>
            <w:tcW w:w="779" w:type="pct"/>
            <w:tcPrChange w:id="135" w:author="jing zhang" w:date="2026-03-03T14:39:00Z" w16du:dateUtc="2026-03-03T06:39:00Z">
              <w:tcPr>
                <w:tcW w:w="1949" w:type="dxa"/>
                <w:gridSpan w:val="2"/>
              </w:tcPr>
            </w:tcPrChange>
          </w:tcPr>
          <w:p w14:paraId="4D996148"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w:t>
            </w:r>
          </w:p>
        </w:tc>
        <w:tc>
          <w:tcPr>
            <w:tcW w:w="779" w:type="pct"/>
            <w:tcPrChange w:id="136" w:author="jing zhang" w:date="2026-03-03T14:39:00Z" w16du:dateUtc="2026-03-03T06:39:00Z">
              <w:tcPr>
                <w:tcW w:w="1949" w:type="dxa"/>
              </w:tcPr>
            </w:tcPrChange>
          </w:tcPr>
          <w:p w14:paraId="1035F1C8"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含</w:t>
            </w:r>
            <w:r>
              <w:rPr>
                <w:rFonts w:ascii="Times New Roman" w:hAnsi="Times New Roman" w:cs="Times New Roman"/>
                <w:sz w:val="18"/>
              </w:rPr>
              <w:t>CI</w:t>
            </w:r>
            <w:r>
              <w:rPr>
                <w:rFonts w:ascii="Times New Roman" w:hAnsi="Times New Roman" w:cs="Times New Roman"/>
                <w:sz w:val="18"/>
              </w:rPr>
              <w:t>与非劣效判定</w:t>
            </w:r>
            <w:proofErr w:type="spellEnd"/>
          </w:p>
        </w:tc>
      </w:tr>
      <w:tr w:rsidR="00232530" w14:paraId="0D424971" w14:textId="77777777" w:rsidTr="00EB5B85">
        <w:trPr>
          <w:jc w:val="center"/>
          <w:trPrChange w:id="137" w:author="jing zhang" w:date="2026-03-03T14:39:00Z" w16du:dateUtc="2026-03-03T06:39:00Z">
            <w:trPr>
              <w:jc w:val="center"/>
            </w:trPr>
          </w:trPrChange>
        </w:trPr>
        <w:tc>
          <w:tcPr>
            <w:tcW w:w="779" w:type="pct"/>
            <w:tcPrChange w:id="138" w:author="jing zhang" w:date="2026-03-03T14:39:00Z" w16du:dateUtc="2026-03-03T06:39:00Z">
              <w:tcPr>
                <w:tcW w:w="1949" w:type="dxa"/>
                <w:gridSpan w:val="2"/>
              </w:tcPr>
            </w:tcPrChange>
          </w:tcPr>
          <w:p w14:paraId="2E1C1F99"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T6C</w:t>
            </w:r>
          </w:p>
        </w:tc>
        <w:tc>
          <w:tcPr>
            <w:tcW w:w="779" w:type="pct"/>
            <w:tcPrChange w:id="139" w:author="jing zhang" w:date="2026-03-03T14:39:00Z" w16du:dateUtc="2026-03-03T06:39:00Z">
              <w:tcPr>
                <w:tcW w:w="1949" w:type="dxa"/>
                <w:gridSpan w:val="2"/>
              </w:tcPr>
            </w:tcPrChange>
          </w:tcPr>
          <w:p w14:paraId="07F50601"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140" w:author="jing zhang" w:date="2026-03-03T14:39:00Z" w16du:dateUtc="2026-03-03T06:39:00Z">
              <w:tcPr>
                <w:tcW w:w="1949" w:type="dxa"/>
                <w:gridSpan w:val="3"/>
              </w:tcPr>
            </w:tcPrChange>
          </w:tcPr>
          <w:p w14:paraId="5DF41609" w14:textId="75BB2888"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主要终点（</w:t>
            </w:r>
            <w:r>
              <w:rPr>
                <w:rFonts w:ascii="Times New Roman" w:hAnsi="Times New Roman" w:cs="Times New Roman"/>
                <w:sz w:val="18"/>
                <w:lang w:eastAsia="zh-CN"/>
              </w:rPr>
              <w:t>PT-M12</w:t>
            </w:r>
            <w:r>
              <w:rPr>
                <w:rFonts w:ascii="Times New Roman" w:hAnsi="Times New Roman" w:cs="Times New Roman"/>
                <w:sz w:val="18"/>
                <w:lang w:eastAsia="zh-CN"/>
              </w:rPr>
              <w:t>）良好结局率与</w:t>
            </w:r>
            <w:ins w:id="141" w:author="jing zhang" w:date="2026-03-03T15:56:00Z" w16du:dateUtc="2026-03-03T07:56:00Z">
              <w:r w:rsidR="00837A7D">
                <w:rPr>
                  <w:rFonts w:ascii="Times New Roman" w:hAnsi="Times New Roman" w:cs="Times New Roman" w:hint="eastAsia"/>
                  <w:sz w:val="18"/>
                  <w:lang w:eastAsia="zh-CN"/>
                </w:rPr>
                <w:t>风险差（</w:t>
              </w:r>
            </w:ins>
            <w:r>
              <w:rPr>
                <w:rFonts w:ascii="Times New Roman" w:hAnsi="Times New Roman" w:cs="Times New Roman"/>
                <w:sz w:val="18"/>
                <w:lang w:eastAsia="zh-CN"/>
              </w:rPr>
              <w:t>RD</w:t>
            </w:r>
            <w:ins w:id="142" w:author="jing zhang" w:date="2026-03-03T15:56:00Z" w16du:dateUtc="2026-03-03T07:56:00Z">
              <w:r w:rsidR="00837A7D">
                <w:rPr>
                  <w:rFonts w:ascii="Times New Roman" w:hAnsi="Times New Roman" w:cs="Times New Roman" w:hint="eastAsia"/>
                  <w:sz w:val="18"/>
                  <w:lang w:eastAsia="zh-CN"/>
                </w:rPr>
                <w:t>）</w:t>
              </w:r>
              <w:r w:rsidR="00837A7D">
                <w:rPr>
                  <w:rFonts w:ascii="Times New Roman" w:hAnsi="Times New Roman" w:cs="Times New Roman" w:hint="eastAsia"/>
                  <w:sz w:val="18"/>
                  <w:lang w:eastAsia="zh-CN"/>
                </w:rPr>
                <w:t>、风险比（</w:t>
              </w:r>
              <w:r w:rsidR="00837A7D">
                <w:rPr>
                  <w:rFonts w:ascii="Times New Roman" w:hAnsi="Times New Roman" w:cs="Times New Roman" w:hint="eastAsia"/>
                  <w:sz w:val="18"/>
                  <w:lang w:eastAsia="zh-CN"/>
                </w:rPr>
                <w:t>HR</w:t>
              </w:r>
              <w:r w:rsidR="00837A7D">
                <w:rPr>
                  <w:rFonts w:ascii="Times New Roman" w:hAnsi="Times New Roman" w:cs="Times New Roman" w:hint="eastAsia"/>
                  <w:sz w:val="18"/>
                  <w:lang w:eastAsia="zh-CN"/>
                </w:rPr>
                <w:t>）及</w:t>
              </w:r>
              <w:r w:rsidR="00837A7D" w:rsidRPr="00AA28AB">
                <w:rPr>
                  <w:rFonts w:ascii="Times New Roman" w:hAnsi="Times New Roman" w:cs="Times New Roman" w:hint="eastAsia"/>
                  <w:sz w:val="18"/>
                  <w:lang w:eastAsia="zh-CN"/>
                </w:rPr>
                <w:t>需治疗人数（</w:t>
              </w:r>
              <w:r w:rsidR="00837A7D" w:rsidRPr="00AA28AB">
                <w:rPr>
                  <w:rFonts w:ascii="Times New Roman" w:hAnsi="Times New Roman" w:cs="Times New Roman" w:hint="eastAsia"/>
                  <w:sz w:val="18"/>
                  <w:lang w:eastAsia="zh-CN"/>
                </w:rPr>
                <w:t>NNT</w:t>
              </w:r>
              <w:r w:rsidR="00837A7D" w:rsidRPr="00AA28AB">
                <w:rPr>
                  <w:rFonts w:ascii="Times New Roman" w:hAnsi="Times New Roman" w:cs="Times New Roman" w:hint="eastAsia"/>
                  <w:sz w:val="18"/>
                  <w:lang w:eastAsia="zh-CN"/>
                </w:rPr>
                <w:t>）</w:t>
              </w:r>
            </w:ins>
            <w:r>
              <w:rPr>
                <w:rFonts w:ascii="Times New Roman" w:hAnsi="Times New Roman" w:cs="Times New Roman"/>
                <w:sz w:val="18"/>
                <w:lang w:eastAsia="zh-CN"/>
              </w:rPr>
              <w:t>：停药</w:t>
            </w:r>
            <w:r>
              <w:rPr>
                <w:rFonts w:ascii="Times New Roman" w:hAnsi="Times New Roman" w:cs="Times New Roman"/>
                <w:sz w:val="18"/>
                <w:lang w:eastAsia="zh-CN"/>
              </w:rPr>
              <w:t xml:space="preserve"> vs </w:t>
            </w:r>
            <w:r>
              <w:rPr>
                <w:rFonts w:ascii="Times New Roman" w:hAnsi="Times New Roman" w:cs="Times New Roman"/>
                <w:sz w:val="18"/>
                <w:lang w:eastAsia="zh-CN"/>
              </w:rPr>
              <w:t>继续治疗</w:t>
            </w:r>
          </w:p>
        </w:tc>
        <w:tc>
          <w:tcPr>
            <w:tcW w:w="779" w:type="pct"/>
            <w:tcPrChange w:id="143" w:author="jing zhang" w:date="2026-03-03T14:39:00Z" w16du:dateUtc="2026-03-03T06:39:00Z">
              <w:tcPr>
                <w:tcW w:w="1949" w:type="dxa"/>
                <w:gridSpan w:val="2"/>
              </w:tcPr>
            </w:tcPrChange>
          </w:tcPr>
          <w:p w14:paraId="77FE4C44"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ITT</w:t>
            </w:r>
            <w:r>
              <w:rPr>
                <w:rFonts w:ascii="Times New Roman" w:hAnsi="Times New Roman" w:cs="Times New Roman"/>
                <w:sz w:val="18"/>
              </w:rPr>
              <w:t>（队列</w:t>
            </w:r>
            <w:r>
              <w:rPr>
                <w:rFonts w:ascii="Times New Roman" w:hAnsi="Times New Roman" w:cs="Times New Roman"/>
                <w:sz w:val="18"/>
              </w:rPr>
              <w:t>B</w:t>
            </w:r>
            <w:proofErr w:type="spellEnd"/>
            <w:r>
              <w:rPr>
                <w:rFonts w:ascii="Times New Roman" w:hAnsi="Times New Roman" w:cs="Times New Roman"/>
                <w:sz w:val="18"/>
              </w:rPr>
              <w:t>）</w:t>
            </w:r>
          </w:p>
        </w:tc>
        <w:tc>
          <w:tcPr>
            <w:tcW w:w="779" w:type="pct"/>
            <w:tcPrChange w:id="144" w:author="jing zhang" w:date="2026-03-03T14:39:00Z" w16du:dateUtc="2026-03-03T06:39:00Z">
              <w:tcPr>
                <w:tcW w:w="1949" w:type="dxa"/>
              </w:tcPr>
            </w:tcPrChange>
          </w:tcPr>
          <w:p w14:paraId="71C0D1EC"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含</w:t>
            </w:r>
            <w:r>
              <w:rPr>
                <w:rFonts w:ascii="Times New Roman" w:hAnsi="Times New Roman" w:cs="Times New Roman"/>
                <w:sz w:val="18"/>
              </w:rPr>
              <w:t>CI</w:t>
            </w:r>
            <w:r>
              <w:rPr>
                <w:rFonts w:ascii="Times New Roman" w:hAnsi="Times New Roman" w:cs="Times New Roman"/>
                <w:sz w:val="18"/>
              </w:rPr>
              <w:t>与非劣效判定</w:t>
            </w:r>
            <w:proofErr w:type="spellEnd"/>
          </w:p>
        </w:tc>
      </w:tr>
      <w:tr w:rsidR="00232530" w14:paraId="2DA69994" w14:textId="77777777" w:rsidTr="00EB5B85">
        <w:trPr>
          <w:jc w:val="center"/>
          <w:trPrChange w:id="145" w:author="jing zhang" w:date="2026-03-03T14:39:00Z" w16du:dateUtc="2026-03-03T06:39:00Z">
            <w:trPr>
              <w:jc w:val="center"/>
            </w:trPr>
          </w:trPrChange>
        </w:trPr>
        <w:tc>
          <w:tcPr>
            <w:tcW w:w="779" w:type="pct"/>
            <w:tcPrChange w:id="146" w:author="jing zhang" w:date="2026-03-03T14:39:00Z" w16du:dateUtc="2026-03-03T06:39:00Z">
              <w:tcPr>
                <w:tcW w:w="1949" w:type="dxa"/>
                <w:gridSpan w:val="2"/>
              </w:tcPr>
            </w:tcPrChange>
          </w:tcPr>
          <w:p w14:paraId="43082D85"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T7</w:t>
            </w:r>
          </w:p>
        </w:tc>
        <w:tc>
          <w:tcPr>
            <w:tcW w:w="779" w:type="pct"/>
            <w:tcPrChange w:id="147" w:author="jing zhang" w:date="2026-03-03T14:39:00Z" w16du:dateUtc="2026-03-03T06:39:00Z">
              <w:tcPr>
                <w:tcW w:w="1949" w:type="dxa"/>
                <w:gridSpan w:val="2"/>
              </w:tcPr>
            </w:tcPrChange>
          </w:tcPr>
          <w:p w14:paraId="2BC72D5F"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148" w:author="jing zhang" w:date="2026-03-03T14:39:00Z" w16du:dateUtc="2026-03-03T06:39:00Z">
              <w:tcPr>
                <w:tcW w:w="1949" w:type="dxa"/>
                <w:gridSpan w:val="3"/>
              </w:tcPr>
            </w:tcPrChange>
          </w:tcPr>
          <w:p w14:paraId="13245820" w14:textId="77777777"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主要终点构成事件分布（失败</w:t>
            </w:r>
            <w:r>
              <w:rPr>
                <w:rFonts w:ascii="Times New Roman" w:hAnsi="Times New Roman" w:cs="Times New Roman"/>
                <w:sz w:val="18"/>
                <w:lang w:eastAsia="zh-CN"/>
              </w:rPr>
              <w:t>/</w:t>
            </w:r>
            <w:r>
              <w:rPr>
                <w:rFonts w:ascii="Times New Roman" w:hAnsi="Times New Roman" w:cs="Times New Roman"/>
                <w:sz w:val="18"/>
                <w:lang w:eastAsia="zh-CN"/>
              </w:rPr>
              <w:t>复发</w:t>
            </w:r>
            <w:r>
              <w:rPr>
                <w:rFonts w:ascii="Times New Roman" w:hAnsi="Times New Roman" w:cs="Times New Roman"/>
                <w:sz w:val="18"/>
                <w:lang w:eastAsia="zh-CN"/>
              </w:rPr>
              <w:t>/</w:t>
            </w:r>
            <w:r>
              <w:rPr>
                <w:rFonts w:ascii="Times New Roman" w:hAnsi="Times New Roman" w:cs="Times New Roman"/>
                <w:sz w:val="18"/>
                <w:lang w:eastAsia="zh-CN"/>
              </w:rPr>
              <w:t>死亡</w:t>
            </w:r>
            <w:r>
              <w:rPr>
                <w:rFonts w:ascii="Times New Roman" w:hAnsi="Times New Roman" w:cs="Times New Roman"/>
                <w:sz w:val="18"/>
                <w:lang w:eastAsia="zh-CN"/>
              </w:rPr>
              <w:t>/</w:t>
            </w:r>
            <w:r>
              <w:rPr>
                <w:rFonts w:ascii="Times New Roman" w:hAnsi="Times New Roman" w:cs="Times New Roman"/>
                <w:sz w:val="18"/>
                <w:lang w:eastAsia="zh-CN"/>
              </w:rPr>
              <w:t>改方案</w:t>
            </w:r>
            <w:r>
              <w:rPr>
                <w:rFonts w:ascii="Times New Roman" w:hAnsi="Times New Roman" w:cs="Times New Roman"/>
                <w:sz w:val="18"/>
                <w:lang w:eastAsia="zh-CN"/>
              </w:rPr>
              <w:t>/</w:t>
            </w:r>
            <w:r>
              <w:rPr>
                <w:rFonts w:ascii="Times New Roman" w:hAnsi="Times New Roman" w:cs="Times New Roman"/>
                <w:sz w:val="18"/>
                <w:lang w:eastAsia="zh-CN"/>
              </w:rPr>
              <w:t>再感染</w:t>
            </w:r>
            <w:r>
              <w:rPr>
                <w:rFonts w:ascii="Times New Roman" w:hAnsi="Times New Roman" w:cs="Times New Roman"/>
                <w:sz w:val="18"/>
                <w:lang w:eastAsia="zh-CN"/>
              </w:rPr>
              <w:t>/</w:t>
            </w:r>
            <w:r>
              <w:rPr>
                <w:rFonts w:ascii="Times New Roman" w:hAnsi="Times New Roman" w:cs="Times New Roman"/>
                <w:sz w:val="18"/>
                <w:lang w:eastAsia="zh-CN"/>
              </w:rPr>
              <w:t>缺失）</w:t>
            </w:r>
          </w:p>
        </w:tc>
        <w:tc>
          <w:tcPr>
            <w:tcW w:w="779" w:type="pct"/>
            <w:tcPrChange w:id="149" w:author="jing zhang" w:date="2026-03-03T14:39:00Z" w16du:dateUtc="2026-03-03T06:39:00Z">
              <w:tcPr>
                <w:tcW w:w="1949" w:type="dxa"/>
                <w:gridSpan w:val="2"/>
              </w:tcPr>
            </w:tcPrChange>
          </w:tcPr>
          <w:p w14:paraId="74558975"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w:t>
            </w:r>
          </w:p>
        </w:tc>
        <w:tc>
          <w:tcPr>
            <w:tcW w:w="779" w:type="pct"/>
            <w:tcPrChange w:id="150" w:author="jing zhang" w:date="2026-03-03T14:39:00Z" w16du:dateUtc="2026-03-03T06:39:00Z">
              <w:tcPr>
                <w:tcW w:w="1949" w:type="dxa"/>
              </w:tcPr>
            </w:tcPrChange>
          </w:tcPr>
          <w:p w14:paraId="1087326F"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按队列与分组</w:t>
            </w:r>
            <w:proofErr w:type="spellEnd"/>
          </w:p>
        </w:tc>
      </w:tr>
      <w:tr w:rsidR="00232530" w14:paraId="119B989B" w14:textId="77777777" w:rsidTr="00EB5B85">
        <w:trPr>
          <w:jc w:val="center"/>
          <w:trPrChange w:id="151" w:author="jing zhang" w:date="2026-03-03T14:39:00Z" w16du:dateUtc="2026-03-03T06:39:00Z">
            <w:trPr>
              <w:jc w:val="center"/>
            </w:trPr>
          </w:trPrChange>
        </w:trPr>
        <w:tc>
          <w:tcPr>
            <w:tcW w:w="779" w:type="pct"/>
            <w:tcPrChange w:id="152" w:author="jing zhang" w:date="2026-03-03T14:39:00Z" w16du:dateUtc="2026-03-03T06:39:00Z">
              <w:tcPr>
                <w:tcW w:w="1949" w:type="dxa"/>
                <w:gridSpan w:val="2"/>
              </w:tcPr>
            </w:tcPrChange>
          </w:tcPr>
          <w:p w14:paraId="6B5E80A7"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T8</w:t>
            </w:r>
          </w:p>
        </w:tc>
        <w:tc>
          <w:tcPr>
            <w:tcW w:w="779" w:type="pct"/>
            <w:tcPrChange w:id="153" w:author="jing zhang" w:date="2026-03-03T14:39:00Z" w16du:dateUtc="2026-03-03T06:39:00Z">
              <w:tcPr>
                <w:tcW w:w="1949" w:type="dxa"/>
                <w:gridSpan w:val="2"/>
              </w:tcPr>
            </w:tcPrChange>
          </w:tcPr>
          <w:p w14:paraId="237A8839"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154" w:author="jing zhang" w:date="2026-03-03T14:39:00Z" w16du:dateUtc="2026-03-03T06:39:00Z">
              <w:tcPr>
                <w:tcW w:w="1949" w:type="dxa"/>
                <w:gridSpan w:val="3"/>
              </w:tcPr>
            </w:tcPrChange>
          </w:tcPr>
          <w:p w14:paraId="2EC8A86F" w14:textId="77777777"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支持性分析：</w:t>
            </w:r>
            <w:proofErr w:type="spellStart"/>
            <w:r>
              <w:rPr>
                <w:rFonts w:ascii="Times New Roman" w:hAnsi="Times New Roman" w:cs="Times New Roman"/>
                <w:sz w:val="18"/>
                <w:lang w:eastAsia="zh-CN"/>
              </w:rPr>
              <w:t>mITT</w:t>
            </w:r>
            <w:proofErr w:type="spellEnd"/>
            <w:r>
              <w:rPr>
                <w:rFonts w:ascii="Times New Roman" w:hAnsi="Times New Roman" w:cs="Times New Roman"/>
                <w:sz w:val="18"/>
                <w:lang w:eastAsia="zh-CN"/>
              </w:rPr>
              <w:t>与</w:t>
            </w:r>
            <w:r>
              <w:rPr>
                <w:rFonts w:ascii="Times New Roman" w:hAnsi="Times New Roman" w:cs="Times New Roman"/>
                <w:sz w:val="18"/>
                <w:lang w:eastAsia="zh-CN"/>
              </w:rPr>
              <w:t>PP</w:t>
            </w:r>
            <w:r>
              <w:rPr>
                <w:rFonts w:ascii="Times New Roman" w:hAnsi="Times New Roman" w:cs="Times New Roman"/>
                <w:sz w:val="18"/>
                <w:lang w:eastAsia="zh-CN"/>
              </w:rPr>
              <w:t>的主要终点结果</w:t>
            </w:r>
          </w:p>
        </w:tc>
        <w:tc>
          <w:tcPr>
            <w:tcW w:w="779" w:type="pct"/>
            <w:tcPrChange w:id="155" w:author="jing zhang" w:date="2026-03-03T14:39:00Z" w16du:dateUtc="2026-03-03T06:39:00Z">
              <w:tcPr>
                <w:tcW w:w="1949" w:type="dxa"/>
                <w:gridSpan w:val="2"/>
              </w:tcPr>
            </w:tcPrChange>
          </w:tcPr>
          <w:p w14:paraId="62F266DD"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mITT</w:t>
            </w:r>
            <w:proofErr w:type="spellEnd"/>
            <w:r>
              <w:rPr>
                <w:rFonts w:ascii="Times New Roman" w:hAnsi="Times New Roman" w:cs="Times New Roman"/>
                <w:sz w:val="18"/>
              </w:rPr>
              <w:t>/PP</w:t>
            </w:r>
          </w:p>
        </w:tc>
        <w:tc>
          <w:tcPr>
            <w:tcW w:w="779" w:type="pct"/>
            <w:tcPrChange w:id="156" w:author="jing zhang" w:date="2026-03-03T14:39:00Z" w16du:dateUtc="2026-03-03T06:39:00Z">
              <w:tcPr>
                <w:tcW w:w="1949" w:type="dxa"/>
              </w:tcPr>
            </w:tcPrChange>
          </w:tcPr>
          <w:p w14:paraId="08612380" w14:textId="77777777" w:rsidR="00232530" w:rsidRDefault="00232530">
            <w:pPr>
              <w:spacing w:after="0" w:line="252" w:lineRule="auto"/>
              <w:rPr>
                <w:rFonts w:ascii="Times New Roman" w:hAnsi="Times New Roman" w:cs="Times New Roman"/>
              </w:rPr>
            </w:pPr>
          </w:p>
        </w:tc>
      </w:tr>
      <w:tr w:rsidR="00232530" w14:paraId="1AD017A2" w14:textId="77777777" w:rsidTr="00EB5B85">
        <w:trPr>
          <w:jc w:val="center"/>
          <w:trPrChange w:id="157" w:author="jing zhang" w:date="2026-03-03T14:39:00Z" w16du:dateUtc="2026-03-03T06:39:00Z">
            <w:trPr>
              <w:jc w:val="center"/>
            </w:trPr>
          </w:trPrChange>
        </w:trPr>
        <w:tc>
          <w:tcPr>
            <w:tcW w:w="779" w:type="pct"/>
            <w:tcPrChange w:id="158" w:author="jing zhang" w:date="2026-03-03T14:39:00Z" w16du:dateUtc="2026-03-03T06:39:00Z">
              <w:tcPr>
                <w:tcW w:w="1949" w:type="dxa"/>
                <w:gridSpan w:val="2"/>
              </w:tcPr>
            </w:tcPrChange>
          </w:tcPr>
          <w:p w14:paraId="193A2124"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T9</w:t>
            </w:r>
          </w:p>
        </w:tc>
        <w:tc>
          <w:tcPr>
            <w:tcW w:w="779" w:type="pct"/>
            <w:tcPrChange w:id="159" w:author="jing zhang" w:date="2026-03-03T14:39:00Z" w16du:dateUtc="2026-03-03T06:39:00Z">
              <w:tcPr>
                <w:tcW w:w="1949" w:type="dxa"/>
                <w:gridSpan w:val="2"/>
              </w:tcPr>
            </w:tcPrChange>
          </w:tcPr>
          <w:p w14:paraId="661629B5"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160" w:author="jing zhang" w:date="2026-03-03T14:39:00Z" w16du:dateUtc="2026-03-03T06:39:00Z">
              <w:tcPr>
                <w:tcW w:w="1949" w:type="dxa"/>
                <w:gridSpan w:val="3"/>
              </w:tcPr>
            </w:tcPrChange>
          </w:tcPr>
          <w:p w14:paraId="7B4AF777"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敏感性分析：再感染剔除、</w:t>
            </w:r>
            <w:r>
              <w:rPr>
                <w:rFonts w:ascii="Times New Roman" w:hAnsi="Times New Roman" w:cs="Times New Roman"/>
                <w:sz w:val="18"/>
              </w:rPr>
              <w:t>MI</w:t>
            </w:r>
            <w:proofErr w:type="spellEnd"/>
            <w:r>
              <w:rPr>
                <w:rFonts w:ascii="Times New Roman" w:hAnsi="Times New Roman" w:cs="Times New Roman"/>
                <w:sz w:val="18"/>
              </w:rPr>
              <w:t>/</w:t>
            </w:r>
            <w:proofErr w:type="spellStart"/>
            <w:r>
              <w:rPr>
                <w:rFonts w:ascii="Times New Roman" w:hAnsi="Times New Roman" w:cs="Times New Roman"/>
                <w:sz w:val="18"/>
              </w:rPr>
              <w:t>IPCW</w:t>
            </w:r>
            <w:r>
              <w:rPr>
                <w:rFonts w:ascii="Times New Roman" w:hAnsi="Times New Roman" w:cs="Times New Roman"/>
                <w:sz w:val="18"/>
              </w:rPr>
              <w:t>、</w:t>
            </w:r>
            <w:r>
              <w:rPr>
                <w:rFonts w:ascii="Times New Roman" w:hAnsi="Times New Roman" w:cs="Times New Roman"/>
                <w:sz w:val="18"/>
              </w:rPr>
              <w:t>tipping-point</w:t>
            </w:r>
            <w:r>
              <w:rPr>
                <w:rFonts w:ascii="Times New Roman" w:hAnsi="Times New Roman" w:cs="Times New Roman"/>
                <w:sz w:val="18"/>
              </w:rPr>
              <w:t>概要</w:t>
            </w:r>
            <w:proofErr w:type="spellEnd"/>
          </w:p>
        </w:tc>
        <w:tc>
          <w:tcPr>
            <w:tcW w:w="779" w:type="pct"/>
            <w:tcPrChange w:id="161" w:author="jing zhang" w:date="2026-03-03T14:39:00Z" w16du:dateUtc="2026-03-03T06:39:00Z">
              <w:tcPr>
                <w:tcW w:w="1949" w:type="dxa"/>
                <w:gridSpan w:val="2"/>
              </w:tcPr>
            </w:tcPrChange>
          </w:tcPr>
          <w:p w14:paraId="060493F5"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w:t>
            </w:r>
          </w:p>
        </w:tc>
        <w:tc>
          <w:tcPr>
            <w:tcW w:w="779" w:type="pct"/>
            <w:tcPrChange w:id="162" w:author="jing zhang" w:date="2026-03-03T14:39:00Z" w16du:dateUtc="2026-03-03T06:39:00Z">
              <w:tcPr>
                <w:tcW w:w="1949" w:type="dxa"/>
              </w:tcPr>
            </w:tcPrChange>
          </w:tcPr>
          <w:p w14:paraId="78ACDE11"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展示关键结论一致性</w:t>
            </w:r>
            <w:proofErr w:type="spellEnd"/>
          </w:p>
        </w:tc>
      </w:tr>
      <w:tr w:rsidR="00232530" w14:paraId="58585264" w14:textId="77777777" w:rsidTr="00EB5B85">
        <w:trPr>
          <w:jc w:val="center"/>
          <w:trPrChange w:id="163" w:author="jing zhang" w:date="2026-03-03T14:39:00Z" w16du:dateUtc="2026-03-03T06:39:00Z">
            <w:trPr>
              <w:jc w:val="center"/>
            </w:trPr>
          </w:trPrChange>
        </w:trPr>
        <w:tc>
          <w:tcPr>
            <w:tcW w:w="779" w:type="pct"/>
            <w:tcPrChange w:id="164" w:author="jing zhang" w:date="2026-03-03T14:39:00Z" w16du:dateUtc="2026-03-03T06:39:00Z">
              <w:tcPr>
                <w:tcW w:w="1949" w:type="dxa"/>
                <w:gridSpan w:val="2"/>
              </w:tcPr>
            </w:tcPrChange>
          </w:tcPr>
          <w:p w14:paraId="3C27533B"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T10</w:t>
            </w:r>
          </w:p>
        </w:tc>
        <w:tc>
          <w:tcPr>
            <w:tcW w:w="779" w:type="pct"/>
            <w:tcPrChange w:id="165" w:author="jing zhang" w:date="2026-03-03T14:39:00Z" w16du:dateUtc="2026-03-03T06:39:00Z">
              <w:tcPr>
                <w:tcW w:w="1949" w:type="dxa"/>
                <w:gridSpan w:val="2"/>
              </w:tcPr>
            </w:tcPrChange>
          </w:tcPr>
          <w:p w14:paraId="4BB0CCCF"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166" w:author="jing zhang" w:date="2026-03-03T14:39:00Z" w16du:dateUtc="2026-03-03T06:39:00Z">
              <w:tcPr>
                <w:tcW w:w="1949" w:type="dxa"/>
                <w:gridSpan w:val="3"/>
              </w:tcPr>
            </w:tcPrChange>
          </w:tcPr>
          <w:p w14:paraId="58ADFAE3" w14:textId="77777777"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次要终点：</w:t>
            </w:r>
            <w:r>
              <w:rPr>
                <w:rFonts w:ascii="Times New Roman" w:hAnsi="Times New Roman" w:cs="Times New Roman"/>
                <w:sz w:val="18"/>
                <w:lang w:eastAsia="zh-CN"/>
              </w:rPr>
              <w:t>PT-M24</w:t>
            </w:r>
            <w:r>
              <w:rPr>
                <w:rFonts w:ascii="Times New Roman" w:hAnsi="Times New Roman" w:cs="Times New Roman"/>
                <w:sz w:val="18"/>
                <w:lang w:eastAsia="zh-CN"/>
              </w:rPr>
              <w:t>良好结局率与</w:t>
            </w:r>
            <w:r>
              <w:rPr>
                <w:rFonts w:ascii="Times New Roman" w:hAnsi="Times New Roman" w:cs="Times New Roman"/>
                <w:sz w:val="18"/>
                <w:lang w:eastAsia="zh-CN"/>
              </w:rPr>
              <w:t>RD</w:t>
            </w:r>
          </w:p>
        </w:tc>
        <w:tc>
          <w:tcPr>
            <w:tcW w:w="779" w:type="pct"/>
            <w:tcPrChange w:id="167" w:author="jing zhang" w:date="2026-03-03T14:39:00Z" w16du:dateUtc="2026-03-03T06:39:00Z">
              <w:tcPr>
                <w:tcW w:w="1949" w:type="dxa"/>
                <w:gridSpan w:val="2"/>
              </w:tcPr>
            </w:tcPrChange>
          </w:tcPr>
          <w:p w14:paraId="257EC091"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w:t>
            </w:r>
          </w:p>
        </w:tc>
        <w:tc>
          <w:tcPr>
            <w:tcW w:w="779" w:type="pct"/>
            <w:tcPrChange w:id="168" w:author="jing zhang" w:date="2026-03-03T14:39:00Z" w16du:dateUtc="2026-03-03T06:39:00Z">
              <w:tcPr>
                <w:tcW w:w="1949" w:type="dxa"/>
              </w:tcPr>
            </w:tcPrChange>
          </w:tcPr>
          <w:p w14:paraId="0AAE35F3" w14:textId="77777777" w:rsidR="00232530" w:rsidRDefault="00232530">
            <w:pPr>
              <w:spacing w:after="0" w:line="252" w:lineRule="auto"/>
              <w:rPr>
                <w:rFonts w:ascii="Times New Roman" w:hAnsi="Times New Roman" w:cs="Times New Roman"/>
              </w:rPr>
            </w:pPr>
          </w:p>
        </w:tc>
      </w:tr>
      <w:tr w:rsidR="00232530" w14:paraId="4B563F9C" w14:textId="77777777" w:rsidTr="00EB5B85">
        <w:trPr>
          <w:jc w:val="center"/>
          <w:trPrChange w:id="169" w:author="jing zhang" w:date="2026-03-03T14:39:00Z" w16du:dateUtc="2026-03-03T06:39:00Z">
            <w:trPr>
              <w:jc w:val="center"/>
            </w:trPr>
          </w:trPrChange>
        </w:trPr>
        <w:tc>
          <w:tcPr>
            <w:tcW w:w="779" w:type="pct"/>
            <w:tcPrChange w:id="170" w:author="jing zhang" w:date="2026-03-03T14:39:00Z" w16du:dateUtc="2026-03-03T06:39:00Z">
              <w:tcPr>
                <w:tcW w:w="1949" w:type="dxa"/>
                <w:gridSpan w:val="2"/>
              </w:tcPr>
            </w:tcPrChange>
          </w:tcPr>
          <w:p w14:paraId="4F5D9920"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T11</w:t>
            </w:r>
          </w:p>
        </w:tc>
        <w:tc>
          <w:tcPr>
            <w:tcW w:w="779" w:type="pct"/>
            <w:tcPrChange w:id="171" w:author="jing zhang" w:date="2026-03-03T14:39:00Z" w16du:dateUtc="2026-03-03T06:39:00Z">
              <w:tcPr>
                <w:tcW w:w="1949" w:type="dxa"/>
                <w:gridSpan w:val="2"/>
              </w:tcPr>
            </w:tcPrChange>
          </w:tcPr>
          <w:p w14:paraId="54C82F73"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172" w:author="jing zhang" w:date="2026-03-03T14:39:00Z" w16du:dateUtc="2026-03-03T06:39:00Z">
              <w:tcPr>
                <w:tcW w:w="1949" w:type="dxa"/>
                <w:gridSpan w:val="3"/>
              </w:tcPr>
            </w:tcPrChange>
          </w:tcPr>
          <w:p w14:paraId="1ED12BEA" w14:textId="77777777"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培养转阴比例（</w:t>
            </w:r>
            <w:r>
              <w:rPr>
                <w:rFonts w:ascii="Times New Roman" w:hAnsi="Times New Roman" w:cs="Times New Roman"/>
                <w:sz w:val="18"/>
                <w:lang w:eastAsia="zh-CN"/>
              </w:rPr>
              <w:t>W8/W16/M6</w:t>
            </w:r>
            <w:r>
              <w:rPr>
                <w:rFonts w:ascii="Times New Roman" w:hAnsi="Times New Roman" w:cs="Times New Roman"/>
                <w:sz w:val="18"/>
                <w:lang w:eastAsia="zh-CN"/>
              </w:rPr>
              <w:t>等）</w:t>
            </w:r>
          </w:p>
        </w:tc>
        <w:tc>
          <w:tcPr>
            <w:tcW w:w="779" w:type="pct"/>
            <w:tcPrChange w:id="173" w:author="jing zhang" w:date="2026-03-03T14:39:00Z" w16du:dateUtc="2026-03-03T06:39:00Z">
              <w:tcPr>
                <w:tcW w:w="1949" w:type="dxa"/>
                <w:gridSpan w:val="2"/>
              </w:tcPr>
            </w:tcPrChange>
          </w:tcPr>
          <w:p w14:paraId="598E8161"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w:t>
            </w:r>
          </w:p>
        </w:tc>
        <w:tc>
          <w:tcPr>
            <w:tcW w:w="779" w:type="pct"/>
            <w:tcPrChange w:id="174" w:author="jing zhang" w:date="2026-03-03T14:39:00Z" w16du:dateUtc="2026-03-03T06:39:00Z">
              <w:tcPr>
                <w:tcW w:w="1949" w:type="dxa"/>
              </w:tcPr>
            </w:tcPrChange>
          </w:tcPr>
          <w:p w14:paraId="4B064A1E" w14:textId="77777777" w:rsidR="00232530" w:rsidRDefault="00232530">
            <w:pPr>
              <w:spacing w:after="0" w:line="252" w:lineRule="auto"/>
              <w:rPr>
                <w:rFonts w:ascii="Times New Roman" w:hAnsi="Times New Roman" w:cs="Times New Roman"/>
              </w:rPr>
            </w:pPr>
          </w:p>
        </w:tc>
      </w:tr>
      <w:tr w:rsidR="00232530" w14:paraId="776E1ED0" w14:textId="77777777" w:rsidTr="00EB5B85">
        <w:trPr>
          <w:jc w:val="center"/>
          <w:trPrChange w:id="175" w:author="jing zhang" w:date="2026-03-03T14:39:00Z" w16du:dateUtc="2026-03-03T06:39:00Z">
            <w:trPr>
              <w:jc w:val="center"/>
            </w:trPr>
          </w:trPrChange>
        </w:trPr>
        <w:tc>
          <w:tcPr>
            <w:tcW w:w="779" w:type="pct"/>
            <w:tcPrChange w:id="176" w:author="jing zhang" w:date="2026-03-03T14:39:00Z" w16du:dateUtc="2026-03-03T06:39:00Z">
              <w:tcPr>
                <w:tcW w:w="1949" w:type="dxa"/>
                <w:gridSpan w:val="2"/>
              </w:tcPr>
            </w:tcPrChange>
          </w:tcPr>
          <w:p w14:paraId="46D30DED"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T12</w:t>
            </w:r>
          </w:p>
        </w:tc>
        <w:tc>
          <w:tcPr>
            <w:tcW w:w="779" w:type="pct"/>
            <w:tcPrChange w:id="177" w:author="jing zhang" w:date="2026-03-03T14:39:00Z" w16du:dateUtc="2026-03-03T06:39:00Z">
              <w:tcPr>
                <w:tcW w:w="1949" w:type="dxa"/>
                <w:gridSpan w:val="2"/>
              </w:tcPr>
            </w:tcPrChange>
          </w:tcPr>
          <w:p w14:paraId="29CA172A"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178" w:author="jing zhang" w:date="2026-03-03T14:39:00Z" w16du:dateUtc="2026-03-03T06:39:00Z">
              <w:tcPr>
                <w:tcW w:w="1949" w:type="dxa"/>
                <w:gridSpan w:val="3"/>
              </w:tcPr>
            </w:tcPrChange>
          </w:tcPr>
          <w:p w14:paraId="48E76679" w14:textId="77777777"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复发</w:t>
            </w:r>
            <w:r>
              <w:rPr>
                <w:rFonts w:ascii="Times New Roman" w:hAnsi="Times New Roman" w:cs="Times New Roman"/>
                <w:sz w:val="18"/>
                <w:lang w:eastAsia="zh-CN"/>
              </w:rPr>
              <w:t>/</w:t>
            </w:r>
            <w:r>
              <w:rPr>
                <w:rFonts w:ascii="Times New Roman" w:hAnsi="Times New Roman" w:cs="Times New Roman"/>
                <w:sz w:val="18"/>
                <w:lang w:eastAsia="zh-CN"/>
              </w:rPr>
              <w:t>再感染</w:t>
            </w:r>
            <w:r>
              <w:rPr>
                <w:rFonts w:ascii="Times New Roman" w:hAnsi="Times New Roman" w:cs="Times New Roman"/>
                <w:sz w:val="18"/>
                <w:lang w:eastAsia="zh-CN"/>
              </w:rPr>
              <w:t>/</w:t>
            </w:r>
            <w:r>
              <w:rPr>
                <w:rFonts w:ascii="Times New Roman" w:hAnsi="Times New Roman" w:cs="Times New Roman"/>
                <w:sz w:val="18"/>
                <w:lang w:eastAsia="zh-CN"/>
              </w:rPr>
              <w:t>失败的时间</w:t>
            </w:r>
            <w:r>
              <w:rPr>
                <w:rFonts w:ascii="Times New Roman" w:hAnsi="Times New Roman" w:cs="Times New Roman"/>
                <w:sz w:val="18"/>
                <w:lang w:eastAsia="zh-CN"/>
              </w:rPr>
              <w:t>-</w:t>
            </w:r>
            <w:r>
              <w:rPr>
                <w:rFonts w:ascii="Times New Roman" w:hAnsi="Times New Roman" w:cs="Times New Roman"/>
                <w:sz w:val="18"/>
                <w:lang w:eastAsia="zh-CN"/>
              </w:rPr>
              <w:t>事件结果（</w:t>
            </w:r>
            <w:r>
              <w:rPr>
                <w:rFonts w:ascii="Times New Roman" w:hAnsi="Times New Roman" w:cs="Times New Roman"/>
                <w:sz w:val="18"/>
                <w:lang w:eastAsia="zh-CN"/>
              </w:rPr>
              <w:t>HR</w:t>
            </w:r>
            <w:r>
              <w:rPr>
                <w:rFonts w:ascii="Times New Roman" w:hAnsi="Times New Roman" w:cs="Times New Roman"/>
                <w:sz w:val="18"/>
                <w:lang w:eastAsia="zh-CN"/>
              </w:rPr>
              <w:t>等）</w:t>
            </w:r>
          </w:p>
        </w:tc>
        <w:tc>
          <w:tcPr>
            <w:tcW w:w="779" w:type="pct"/>
            <w:tcPrChange w:id="179" w:author="jing zhang" w:date="2026-03-03T14:39:00Z" w16du:dateUtc="2026-03-03T06:39:00Z">
              <w:tcPr>
                <w:tcW w:w="1949" w:type="dxa"/>
                <w:gridSpan w:val="2"/>
              </w:tcPr>
            </w:tcPrChange>
          </w:tcPr>
          <w:p w14:paraId="7052FCFB"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w:t>
            </w:r>
          </w:p>
        </w:tc>
        <w:tc>
          <w:tcPr>
            <w:tcW w:w="779" w:type="pct"/>
            <w:tcPrChange w:id="180" w:author="jing zhang" w:date="2026-03-03T14:39:00Z" w16du:dateUtc="2026-03-03T06:39:00Z">
              <w:tcPr>
                <w:tcW w:w="1949" w:type="dxa"/>
              </w:tcPr>
            </w:tcPrChange>
          </w:tcPr>
          <w:p w14:paraId="3AC01EE6"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描述性</w:t>
            </w:r>
            <w:proofErr w:type="spellEnd"/>
          </w:p>
        </w:tc>
      </w:tr>
      <w:tr w:rsidR="00232530" w14:paraId="5D4CB0E9" w14:textId="77777777" w:rsidTr="00EB5B85">
        <w:trPr>
          <w:jc w:val="center"/>
          <w:trPrChange w:id="181" w:author="jing zhang" w:date="2026-03-03T14:39:00Z" w16du:dateUtc="2026-03-03T06:39:00Z">
            <w:trPr>
              <w:jc w:val="center"/>
            </w:trPr>
          </w:trPrChange>
        </w:trPr>
        <w:tc>
          <w:tcPr>
            <w:tcW w:w="779" w:type="pct"/>
            <w:tcPrChange w:id="182" w:author="jing zhang" w:date="2026-03-03T14:39:00Z" w16du:dateUtc="2026-03-03T06:39:00Z">
              <w:tcPr>
                <w:tcW w:w="1949" w:type="dxa"/>
                <w:gridSpan w:val="2"/>
              </w:tcPr>
            </w:tcPrChange>
          </w:tcPr>
          <w:p w14:paraId="56A119C8"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T13</w:t>
            </w:r>
          </w:p>
        </w:tc>
        <w:tc>
          <w:tcPr>
            <w:tcW w:w="779" w:type="pct"/>
            <w:tcPrChange w:id="183" w:author="jing zhang" w:date="2026-03-03T14:39:00Z" w16du:dateUtc="2026-03-03T06:39:00Z">
              <w:tcPr>
                <w:tcW w:w="1949" w:type="dxa"/>
                <w:gridSpan w:val="2"/>
              </w:tcPr>
            </w:tcPrChange>
          </w:tcPr>
          <w:p w14:paraId="7D66F02F"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184" w:author="jing zhang" w:date="2026-03-03T14:39:00Z" w16du:dateUtc="2026-03-03T06:39:00Z">
              <w:tcPr>
                <w:tcW w:w="1949" w:type="dxa"/>
                <w:gridSpan w:val="3"/>
              </w:tcPr>
            </w:tcPrChange>
          </w:tcPr>
          <w:p w14:paraId="711935CE" w14:textId="77777777"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影像学终点（评分变化、空洞闭合）</w:t>
            </w:r>
          </w:p>
        </w:tc>
        <w:tc>
          <w:tcPr>
            <w:tcW w:w="779" w:type="pct"/>
            <w:tcPrChange w:id="185" w:author="jing zhang" w:date="2026-03-03T14:39:00Z" w16du:dateUtc="2026-03-03T06:39:00Z">
              <w:tcPr>
                <w:tcW w:w="1949" w:type="dxa"/>
                <w:gridSpan w:val="2"/>
              </w:tcPr>
            </w:tcPrChange>
          </w:tcPr>
          <w:p w14:paraId="6F320E0E"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w:t>
            </w:r>
          </w:p>
        </w:tc>
        <w:tc>
          <w:tcPr>
            <w:tcW w:w="779" w:type="pct"/>
            <w:tcPrChange w:id="186" w:author="jing zhang" w:date="2026-03-03T14:39:00Z" w16du:dateUtc="2026-03-03T06:39:00Z">
              <w:tcPr>
                <w:tcW w:w="1949" w:type="dxa"/>
              </w:tcPr>
            </w:tcPrChange>
          </w:tcPr>
          <w:p w14:paraId="6E52106A" w14:textId="77777777" w:rsidR="00232530" w:rsidRDefault="00232530">
            <w:pPr>
              <w:spacing w:after="0" w:line="252" w:lineRule="auto"/>
              <w:rPr>
                <w:rFonts w:ascii="Times New Roman" w:hAnsi="Times New Roman" w:cs="Times New Roman"/>
              </w:rPr>
            </w:pPr>
          </w:p>
        </w:tc>
      </w:tr>
      <w:tr w:rsidR="00232530" w14:paraId="38869B38" w14:textId="77777777" w:rsidTr="00EB5B85">
        <w:trPr>
          <w:jc w:val="center"/>
          <w:trPrChange w:id="187" w:author="jing zhang" w:date="2026-03-03T14:39:00Z" w16du:dateUtc="2026-03-03T06:39:00Z">
            <w:trPr>
              <w:jc w:val="center"/>
            </w:trPr>
          </w:trPrChange>
        </w:trPr>
        <w:tc>
          <w:tcPr>
            <w:tcW w:w="779" w:type="pct"/>
            <w:tcPrChange w:id="188" w:author="jing zhang" w:date="2026-03-03T14:39:00Z" w16du:dateUtc="2026-03-03T06:39:00Z">
              <w:tcPr>
                <w:tcW w:w="1949" w:type="dxa"/>
                <w:gridSpan w:val="2"/>
              </w:tcPr>
            </w:tcPrChange>
          </w:tcPr>
          <w:p w14:paraId="622BC4F7"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T14</w:t>
            </w:r>
          </w:p>
        </w:tc>
        <w:tc>
          <w:tcPr>
            <w:tcW w:w="779" w:type="pct"/>
            <w:tcPrChange w:id="189" w:author="jing zhang" w:date="2026-03-03T14:39:00Z" w16du:dateUtc="2026-03-03T06:39:00Z">
              <w:tcPr>
                <w:tcW w:w="1949" w:type="dxa"/>
                <w:gridSpan w:val="2"/>
              </w:tcPr>
            </w:tcPrChange>
          </w:tcPr>
          <w:p w14:paraId="44302E44"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190" w:author="jing zhang" w:date="2026-03-03T14:39:00Z" w16du:dateUtc="2026-03-03T06:39:00Z">
              <w:tcPr>
                <w:tcW w:w="1949" w:type="dxa"/>
                <w:gridSpan w:val="3"/>
              </w:tcPr>
            </w:tcPrChange>
          </w:tcPr>
          <w:p w14:paraId="076BCE2F"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TB-DM</w:t>
            </w:r>
            <w:r>
              <w:rPr>
                <w:rFonts w:ascii="Times New Roman" w:hAnsi="Times New Roman" w:cs="Times New Roman"/>
                <w:sz w:val="18"/>
              </w:rPr>
              <w:t>支持性终点（</w:t>
            </w:r>
            <w:r>
              <w:rPr>
                <w:rFonts w:ascii="Times New Roman" w:hAnsi="Times New Roman" w:cs="Times New Roman"/>
                <w:sz w:val="18"/>
              </w:rPr>
              <w:t>HbA1c</w:t>
            </w:r>
            <w:r>
              <w:rPr>
                <w:rFonts w:ascii="Times New Roman" w:hAnsi="Times New Roman" w:cs="Times New Roman"/>
                <w:sz w:val="18"/>
              </w:rPr>
              <w:t>变化、低血糖事件等）</w:t>
            </w:r>
          </w:p>
        </w:tc>
        <w:tc>
          <w:tcPr>
            <w:tcW w:w="779" w:type="pct"/>
            <w:tcPrChange w:id="191" w:author="jing zhang" w:date="2026-03-03T14:39:00Z" w16du:dateUtc="2026-03-03T06:39:00Z">
              <w:tcPr>
                <w:tcW w:w="1949" w:type="dxa"/>
                <w:gridSpan w:val="2"/>
              </w:tcPr>
            </w:tcPrChange>
          </w:tcPr>
          <w:p w14:paraId="4DD18EA1"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ITT/SS</w:t>
            </w:r>
          </w:p>
        </w:tc>
        <w:tc>
          <w:tcPr>
            <w:tcW w:w="779" w:type="pct"/>
            <w:tcPrChange w:id="192" w:author="jing zhang" w:date="2026-03-03T14:39:00Z" w16du:dateUtc="2026-03-03T06:39:00Z">
              <w:tcPr>
                <w:tcW w:w="1949" w:type="dxa"/>
              </w:tcPr>
            </w:tcPrChange>
          </w:tcPr>
          <w:p w14:paraId="7B59A11C" w14:textId="77777777" w:rsidR="00232530" w:rsidRDefault="00232530">
            <w:pPr>
              <w:spacing w:after="0" w:line="252" w:lineRule="auto"/>
              <w:rPr>
                <w:rFonts w:ascii="Times New Roman" w:hAnsi="Times New Roman" w:cs="Times New Roman"/>
              </w:rPr>
            </w:pPr>
          </w:p>
        </w:tc>
      </w:tr>
      <w:tr w:rsidR="00232530" w14:paraId="669D2EC6" w14:textId="77777777" w:rsidTr="00EB5B85">
        <w:trPr>
          <w:jc w:val="center"/>
          <w:trPrChange w:id="193" w:author="jing zhang" w:date="2026-03-03T14:39:00Z" w16du:dateUtc="2026-03-03T06:39:00Z">
            <w:trPr>
              <w:jc w:val="center"/>
            </w:trPr>
          </w:trPrChange>
        </w:trPr>
        <w:tc>
          <w:tcPr>
            <w:tcW w:w="779" w:type="pct"/>
            <w:tcPrChange w:id="194" w:author="jing zhang" w:date="2026-03-03T14:39:00Z" w16du:dateUtc="2026-03-03T06:39:00Z">
              <w:tcPr>
                <w:tcW w:w="1949" w:type="dxa"/>
                <w:gridSpan w:val="2"/>
              </w:tcPr>
            </w:tcPrChange>
          </w:tcPr>
          <w:p w14:paraId="1EFD8A7D"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T15</w:t>
            </w:r>
          </w:p>
        </w:tc>
        <w:tc>
          <w:tcPr>
            <w:tcW w:w="779" w:type="pct"/>
            <w:tcPrChange w:id="195" w:author="jing zhang" w:date="2026-03-03T14:39:00Z" w16du:dateUtc="2026-03-03T06:39:00Z">
              <w:tcPr>
                <w:tcW w:w="1949" w:type="dxa"/>
                <w:gridSpan w:val="2"/>
              </w:tcPr>
            </w:tcPrChange>
          </w:tcPr>
          <w:p w14:paraId="7FB69A66"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196" w:author="jing zhang" w:date="2026-03-03T14:39:00Z" w16du:dateUtc="2026-03-03T06:39:00Z">
              <w:tcPr>
                <w:tcW w:w="1949" w:type="dxa"/>
                <w:gridSpan w:val="3"/>
              </w:tcPr>
            </w:tcPrChange>
          </w:tcPr>
          <w:p w14:paraId="1B4E35B7" w14:textId="77777777"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主要安全性终点（</w:t>
            </w:r>
            <w:r>
              <w:rPr>
                <w:rFonts w:ascii="Times New Roman" w:hAnsi="Times New Roman" w:cs="Times New Roman"/>
                <w:sz w:val="18"/>
                <w:lang w:eastAsia="zh-CN"/>
              </w:rPr>
              <w:t>52</w:t>
            </w:r>
            <w:r>
              <w:rPr>
                <w:rFonts w:ascii="Times New Roman" w:hAnsi="Times New Roman" w:cs="Times New Roman"/>
                <w:sz w:val="18"/>
                <w:lang w:eastAsia="zh-CN"/>
              </w:rPr>
              <w:t>周）：</w:t>
            </w:r>
            <w:r>
              <w:rPr>
                <w:rFonts w:ascii="Times New Roman" w:hAnsi="Times New Roman" w:cs="Times New Roman"/>
                <w:sz w:val="18"/>
                <w:lang w:eastAsia="zh-CN"/>
              </w:rPr>
              <w:t>SAE</w:t>
            </w:r>
            <w:r>
              <w:rPr>
                <w:rFonts w:ascii="Times New Roman" w:hAnsi="Times New Roman" w:cs="Times New Roman"/>
                <w:sz w:val="18"/>
                <w:lang w:eastAsia="zh-CN"/>
              </w:rPr>
              <w:t>、</w:t>
            </w:r>
            <w:r>
              <w:rPr>
                <w:rFonts w:ascii="Times New Roman" w:hAnsi="Times New Roman" w:cs="Times New Roman"/>
                <w:sz w:val="18"/>
                <w:lang w:eastAsia="zh-CN"/>
              </w:rPr>
              <w:t>≥3</w:t>
            </w:r>
            <w:r>
              <w:rPr>
                <w:rFonts w:ascii="Times New Roman" w:hAnsi="Times New Roman" w:cs="Times New Roman"/>
                <w:sz w:val="18"/>
                <w:lang w:eastAsia="zh-CN"/>
              </w:rPr>
              <w:t>级</w:t>
            </w:r>
            <w:r>
              <w:rPr>
                <w:rFonts w:ascii="Times New Roman" w:hAnsi="Times New Roman" w:cs="Times New Roman"/>
                <w:sz w:val="18"/>
                <w:lang w:eastAsia="zh-CN"/>
              </w:rPr>
              <w:t>AE</w:t>
            </w:r>
            <w:r>
              <w:rPr>
                <w:rFonts w:ascii="Times New Roman" w:hAnsi="Times New Roman" w:cs="Times New Roman"/>
                <w:sz w:val="18"/>
                <w:lang w:eastAsia="zh-CN"/>
              </w:rPr>
              <w:t>、</w:t>
            </w:r>
            <w:r>
              <w:rPr>
                <w:rFonts w:ascii="Times New Roman" w:hAnsi="Times New Roman" w:cs="Times New Roman"/>
                <w:sz w:val="18"/>
                <w:lang w:eastAsia="zh-CN"/>
              </w:rPr>
              <w:t>AESI</w:t>
            </w:r>
          </w:p>
        </w:tc>
        <w:tc>
          <w:tcPr>
            <w:tcW w:w="779" w:type="pct"/>
            <w:tcPrChange w:id="197" w:author="jing zhang" w:date="2026-03-03T14:39:00Z" w16du:dateUtc="2026-03-03T06:39:00Z">
              <w:tcPr>
                <w:tcW w:w="1949" w:type="dxa"/>
                <w:gridSpan w:val="2"/>
              </w:tcPr>
            </w:tcPrChange>
          </w:tcPr>
          <w:p w14:paraId="226F6E4C"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SS</w:t>
            </w:r>
          </w:p>
        </w:tc>
        <w:tc>
          <w:tcPr>
            <w:tcW w:w="779" w:type="pct"/>
            <w:tcPrChange w:id="198" w:author="jing zhang" w:date="2026-03-03T14:39:00Z" w16du:dateUtc="2026-03-03T06:39:00Z">
              <w:tcPr>
                <w:tcW w:w="1949" w:type="dxa"/>
              </w:tcPr>
            </w:tcPrChange>
          </w:tcPr>
          <w:p w14:paraId="27E711A8" w14:textId="77777777" w:rsidR="00232530" w:rsidRDefault="00232530">
            <w:pPr>
              <w:spacing w:after="0" w:line="252" w:lineRule="auto"/>
              <w:rPr>
                <w:rFonts w:ascii="Times New Roman" w:hAnsi="Times New Roman" w:cs="Times New Roman"/>
              </w:rPr>
            </w:pPr>
          </w:p>
        </w:tc>
      </w:tr>
      <w:tr w:rsidR="00232530" w14:paraId="60AD1E64" w14:textId="77777777" w:rsidTr="00EB5B85">
        <w:trPr>
          <w:jc w:val="center"/>
          <w:trPrChange w:id="199" w:author="jing zhang" w:date="2026-03-03T14:39:00Z" w16du:dateUtc="2026-03-03T06:39:00Z">
            <w:trPr>
              <w:jc w:val="center"/>
            </w:trPr>
          </w:trPrChange>
        </w:trPr>
        <w:tc>
          <w:tcPr>
            <w:tcW w:w="779" w:type="pct"/>
            <w:tcPrChange w:id="200" w:author="jing zhang" w:date="2026-03-03T14:39:00Z" w16du:dateUtc="2026-03-03T06:39:00Z">
              <w:tcPr>
                <w:tcW w:w="1949" w:type="dxa"/>
                <w:gridSpan w:val="2"/>
              </w:tcPr>
            </w:tcPrChange>
          </w:tcPr>
          <w:p w14:paraId="37184C7B"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T16</w:t>
            </w:r>
          </w:p>
        </w:tc>
        <w:tc>
          <w:tcPr>
            <w:tcW w:w="779" w:type="pct"/>
            <w:tcPrChange w:id="201" w:author="jing zhang" w:date="2026-03-03T14:39:00Z" w16du:dateUtc="2026-03-03T06:39:00Z">
              <w:tcPr>
                <w:tcW w:w="1949" w:type="dxa"/>
                <w:gridSpan w:val="2"/>
              </w:tcPr>
            </w:tcPrChange>
          </w:tcPr>
          <w:p w14:paraId="3A3AC966"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202" w:author="jing zhang" w:date="2026-03-03T14:39:00Z" w16du:dateUtc="2026-03-03T06:39:00Z">
              <w:tcPr>
                <w:tcW w:w="1949" w:type="dxa"/>
                <w:gridSpan w:val="3"/>
              </w:tcPr>
            </w:tcPrChange>
          </w:tcPr>
          <w:p w14:paraId="7C4D292A" w14:textId="79669F84" w:rsidR="00232530" w:rsidRDefault="00000000">
            <w:pPr>
              <w:spacing w:after="0" w:line="252" w:lineRule="auto"/>
              <w:rPr>
                <w:rFonts w:ascii="Times New Roman" w:hAnsi="Times New Roman" w:cs="Times New Roman"/>
              </w:rPr>
            </w:pPr>
            <w:r>
              <w:rPr>
                <w:rFonts w:ascii="Times New Roman" w:hAnsi="Times New Roman" w:cs="Times New Roman"/>
                <w:sz w:val="18"/>
              </w:rPr>
              <w:t>次要安全性窗口（</w:t>
            </w:r>
            <w:r>
              <w:rPr>
                <w:rFonts w:ascii="Times New Roman" w:hAnsi="Times New Roman" w:cs="Times New Roman"/>
                <w:sz w:val="18"/>
              </w:rPr>
              <w:t>26</w:t>
            </w:r>
            <w:r>
              <w:rPr>
                <w:rFonts w:ascii="Times New Roman" w:hAnsi="Times New Roman" w:cs="Times New Roman"/>
                <w:sz w:val="18"/>
              </w:rPr>
              <w:t>周、</w:t>
            </w:r>
            <w:r>
              <w:rPr>
                <w:rFonts w:ascii="Times New Roman" w:hAnsi="Times New Roman" w:cs="Times New Roman"/>
                <w:sz w:val="18"/>
              </w:rPr>
              <w:t>78</w:t>
            </w:r>
            <w:r>
              <w:rPr>
                <w:rFonts w:ascii="Times New Roman" w:hAnsi="Times New Roman" w:cs="Times New Roman"/>
                <w:sz w:val="18"/>
              </w:rPr>
              <w:t>周）</w:t>
            </w:r>
            <w:ins w:id="203" w:author="jing zhang" w:date="2026-03-03T15:53:00Z" w16du:dateUtc="2026-03-03T07:53:00Z">
              <w:r w:rsidR="00593D31">
                <w:rPr>
                  <w:rFonts w:ascii="Times New Roman" w:hAnsi="Times New Roman" w:cs="Times New Roman"/>
                  <w:sz w:val="18"/>
                  <w:lang w:eastAsia="zh-CN"/>
                </w:rPr>
                <w:t>：</w:t>
              </w:r>
              <w:r w:rsidR="00593D31">
                <w:rPr>
                  <w:rFonts w:ascii="Times New Roman" w:hAnsi="Times New Roman" w:cs="Times New Roman"/>
                  <w:sz w:val="18"/>
                  <w:lang w:eastAsia="zh-CN"/>
                </w:rPr>
                <w:t>SAE</w:t>
              </w:r>
              <w:r w:rsidR="00593D31">
                <w:rPr>
                  <w:rFonts w:ascii="Times New Roman" w:hAnsi="Times New Roman" w:cs="Times New Roman"/>
                  <w:sz w:val="18"/>
                  <w:lang w:eastAsia="zh-CN"/>
                </w:rPr>
                <w:t>、</w:t>
              </w:r>
              <w:r w:rsidR="00593D31">
                <w:rPr>
                  <w:rFonts w:ascii="Times New Roman" w:hAnsi="Times New Roman" w:cs="Times New Roman"/>
                  <w:sz w:val="18"/>
                  <w:lang w:eastAsia="zh-CN"/>
                </w:rPr>
                <w:t>≥3</w:t>
              </w:r>
              <w:r w:rsidR="00593D31">
                <w:rPr>
                  <w:rFonts w:ascii="Times New Roman" w:hAnsi="Times New Roman" w:cs="Times New Roman"/>
                  <w:sz w:val="18"/>
                  <w:lang w:eastAsia="zh-CN"/>
                </w:rPr>
                <w:t>级</w:t>
              </w:r>
              <w:r w:rsidR="00593D31">
                <w:rPr>
                  <w:rFonts w:ascii="Times New Roman" w:hAnsi="Times New Roman" w:cs="Times New Roman"/>
                  <w:sz w:val="18"/>
                  <w:lang w:eastAsia="zh-CN"/>
                </w:rPr>
                <w:t>AE</w:t>
              </w:r>
              <w:r w:rsidR="00593D31">
                <w:rPr>
                  <w:rFonts w:ascii="Times New Roman" w:hAnsi="Times New Roman" w:cs="Times New Roman"/>
                  <w:sz w:val="18"/>
                  <w:lang w:eastAsia="zh-CN"/>
                </w:rPr>
                <w:t>、</w:t>
              </w:r>
              <w:r w:rsidR="00593D31">
                <w:rPr>
                  <w:rFonts w:ascii="Times New Roman" w:hAnsi="Times New Roman" w:cs="Times New Roman"/>
                  <w:sz w:val="18"/>
                  <w:lang w:eastAsia="zh-CN"/>
                </w:rPr>
                <w:t>AESI</w:t>
              </w:r>
            </w:ins>
          </w:p>
        </w:tc>
        <w:tc>
          <w:tcPr>
            <w:tcW w:w="779" w:type="pct"/>
            <w:tcPrChange w:id="204" w:author="jing zhang" w:date="2026-03-03T14:39:00Z" w16du:dateUtc="2026-03-03T06:39:00Z">
              <w:tcPr>
                <w:tcW w:w="1949" w:type="dxa"/>
                <w:gridSpan w:val="2"/>
              </w:tcPr>
            </w:tcPrChange>
          </w:tcPr>
          <w:p w14:paraId="37312BAA"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SS</w:t>
            </w:r>
          </w:p>
        </w:tc>
        <w:tc>
          <w:tcPr>
            <w:tcW w:w="779" w:type="pct"/>
            <w:tcPrChange w:id="205" w:author="jing zhang" w:date="2026-03-03T14:39:00Z" w16du:dateUtc="2026-03-03T06:39:00Z">
              <w:tcPr>
                <w:tcW w:w="1949" w:type="dxa"/>
              </w:tcPr>
            </w:tcPrChange>
          </w:tcPr>
          <w:p w14:paraId="7464F8E3" w14:textId="77777777" w:rsidR="00232530" w:rsidRDefault="00232530">
            <w:pPr>
              <w:spacing w:after="0" w:line="252" w:lineRule="auto"/>
              <w:rPr>
                <w:rFonts w:ascii="Times New Roman" w:hAnsi="Times New Roman" w:cs="Times New Roman"/>
              </w:rPr>
            </w:pPr>
          </w:p>
        </w:tc>
      </w:tr>
      <w:tr w:rsidR="00232530" w14:paraId="131F2EB8" w14:textId="77777777" w:rsidTr="00EB5B85">
        <w:trPr>
          <w:jc w:val="center"/>
          <w:trPrChange w:id="206" w:author="jing zhang" w:date="2026-03-03T14:39:00Z" w16du:dateUtc="2026-03-03T06:39:00Z">
            <w:trPr>
              <w:jc w:val="center"/>
            </w:trPr>
          </w:trPrChange>
        </w:trPr>
        <w:tc>
          <w:tcPr>
            <w:tcW w:w="779" w:type="pct"/>
            <w:tcPrChange w:id="207" w:author="jing zhang" w:date="2026-03-03T14:39:00Z" w16du:dateUtc="2026-03-03T06:39:00Z">
              <w:tcPr>
                <w:tcW w:w="1949" w:type="dxa"/>
                <w:gridSpan w:val="2"/>
              </w:tcPr>
            </w:tcPrChange>
          </w:tcPr>
          <w:p w14:paraId="6C73BAF7"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T17</w:t>
            </w:r>
          </w:p>
        </w:tc>
        <w:tc>
          <w:tcPr>
            <w:tcW w:w="779" w:type="pct"/>
            <w:tcPrChange w:id="208" w:author="jing zhang" w:date="2026-03-03T14:39:00Z" w16du:dateUtc="2026-03-03T06:39:00Z">
              <w:tcPr>
                <w:tcW w:w="1949" w:type="dxa"/>
                <w:gridSpan w:val="2"/>
              </w:tcPr>
            </w:tcPrChange>
          </w:tcPr>
          <w:p w14:paraId="2ED8915D"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209" w:author="jing zhang" w:date="2026-03-03T14:39:00Z" w16du:dateUtc="2026-03-03T06:39:00Z">
              <w:tcPr>
                <w:tcW w:w="1949" w:type="dxa"/>
                <w:gridSpan w:val="3"/>
              </w:tcPr>
            </w:tcPrChange>
          </w:tcPr>
          <w:p w14:paraId="454D6B89" w14:textId="77777777"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重点毒性专题：肝损伤、</w:t>
            </w:r>
            <w:proofErr w:type="spellStart"/>
            <w:r>
              <w:rPr>
                <w:rFonts w:ascii="Times New Roman" w:hAnsi="Times New Roman" w:cs="Times New Roman"/>
                <w:sz w:val="18"/>
                <w:lang w:eastAsia="zh-CN"/>
              </w:rPr>
              <w:t>QTcF</w:t>
            </w:r>
            <w:proofErr w:type="spellEnd"/>
            <w:r>
              <w:rPr>
                <w:rFonts w:ascii="Times New Roman" w:hAnsi="Times New Roman" w:cs="Times New Roman"/>
                <w:sz w:val="18"/>
                <w:lang w:eastAsia="zh-CN"/>
              </w:rPr>
              <w:t>延长、神经</w:t>
            </w:r>
            <w:r>
              <w:rPr>
                <w:rFonts w:ascii="Times New Roman" w:hAnsi="Times New Roman" w:cs="Times New Roman"/>
                <w:sz w:val="18"/>
                <w:lang w:eastAsia="zh-CN"/>
              </w:rPr>
              <w:t>/</w:t>
            </w:r>
            <w:r>
              <w:rPr>
                <w:rFonts w:ascii="Times New Roman" w:hAnsi="Times New Roman" w:cs="Times New Roman"/>
                <w:sz w:val="18"/>
                <w:lang w:eastAsia="zh-CN"/>
              </w:rPr>
              <w:t>眼毒性、骨髓抑制</w:t>
            </w:r>
          </w:p>
        </w:tc>
        <w:tc>
          <w:tcPr>
            <w:tcW w:w="779" w:type="pct"/>
            <w:tcPrChange w:id="210" w:author="jing zhang" w:date="2026-03-03T14:39:00Z" w16du:dateUtc="2026-03-03T06:39:00Z">
              <w:tcPr>
                <w:tcW w:w="1949" w:type="dxa"/>
                <w:gridSpan w:val="2"/>
              </w:tcPr>
            </w:tcPrChange>
          </w:tcPr>
          <w:p w14:paraId="46233CF0"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SS</w:t>
            </w:r>
          </w:p>
        </w:tc>
        <w:tc>
          <w:tcPr>
            <w:tcW w:w="779" w:type="pct"/>
            <w:tcPrChange w:id="211" w:author="jing zhang" w:date="2026-03-03T14:39:00Z" w16du:dateUtc="2026-03-03T06:39:00Z">
              <w:tcPr>
                <w:tcW w:w="1949" w:type="dxa"/>
              </w:tcPr>
            </w:tcPrChange>
          </w:tcPr>
          <w:p w14:paraId="50E598AE" w14:textId="77777777" w:rsidR="00232530" w:rsidRDefault="00232530">
            <w:pPr>
              <w:spacing w:after="0" w:line="252" w:lineRule="auto"/>
              <w:rPr>
                <w:rFonts w:ascii="Times New Roman" w:hAnsi="Times New Roman" w:cs="Times New Roman"/>
              </w:rPr>
            </w:pPr>
          </w:p>
        </w:tc>
      </w:tr>
      <w:tr w:rsidR="00232530" w14:paraId="792E0A83" w14:textId="77777777" w:rsidTr="00EB5B85">
        <w:trPr>
          <w:jc w:val="center"/>
          <w:trPrChange w:id="212" w:author="jing zhang" w:date="2026-03-03T14:39:00Z" w16du:dateUtc="2026-03-03T06:39:00Z">
            <w:trPr>
              <w:jc w:val="center"/>
            </w:trPr>
          </w:trPrChange>
        </w:trPr>
        <w:tc>
          <w:tcPr>
            <w:tcW w:w="779" w:type="pct"/>
            <w:tcPrChange w:id="213" w:author="jing zhang" w:date="2026-03-03T14:39:00Z" w16du:dateUtc="2026-03-03T06:39:00Z">
              <w:tcPr>
                <w:tcW w:w="1949" w:type="dxa"/>
                <w:gridSpan w:val="2"/>
              </w:tcPr>
            </w:tcPrChange>
          </w:tcPr>
          <w:p w14:paraId="2E5004B6"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T18</w:t>
            </w:r>
          </w:p>
        </w:tc>
        <w:tc>
          <w:tcPr>
            <w:tcW w:w="779" w:type="pct"/>
            <w:tcPrChange w:id="214" w:author="jing zhang" w:date="2026-03-03T14:39:00Z" w16du:dateUtc="2026-03-03T06:39:00Z">
              <w:tcPr>
                <w:tcW w:w="1949" w:type="dxa"/>
                <w:gridSpan w:val="2"/>
              </w:tcPr>
            </w:tcPrChange>
          </w:tcPr>
          <w:p w14:paraId="4ED198FA"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Table</w:t>
            </w:r>
          </w:p>
        </w:tc>
        <w:tc>
          <w:tcPr>
            <w:tcW w:w="1882" w:type="pct"/>
            <w:tcPrChange w:id="215" w:author="jing zhang" w:date="2026-03-03T14:39:00Z" w16du:dateUtc="2026-03-03T06:39:00Z">
              <w:tcPr>
                <w:tcW w:w="1949" w:type="dxa"/>
                <w:gridSpan w:val="3"/>
              </w:tcPr>
            </w:tcPrChange>
          </w:tcPr>
          <w:p w14:paraId="59E68702" w14:textId="77777777"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实验室与心电分级变化汇总</w:t>
            </w:r>
          </w:p>
        </w:tc>
        <w:tc>
          <w:tcPr>
            <w:tcW w:w="779" w:type="pct"/>
            <w:tcPrChange w:id="216" w:author="jing zhang" w:date="2026-03-03T14:39:00Z" w16du:dateUtc="2026-03-03T06:39:00Z">
              <w:tcPr>
                <w:tcW w:w="1949" w:type="dxa"/>
                <w:gridSpan w:val="2"/>
              </w:tcPr>
            </w:tcPrChange>
          </w:tcPr>
          <w:p w14:paraId="7BD64FE9"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SS</w:t>
            </w:r>
          </w:p>
        </w:tc>
        <w:tc>
          <w:tcPr>
            <w:tcW w:w="779" w:type="pct"/>
            <w:tcPrChange w:id="217" w:author="jing zhang" w:date="2026-03-03T14:39:00Z" w16du:dateUtc="2026-03-03T06:39:00Z">
              <w:tcPr>
                <w:tcW w:w="1949" w:type="dxa"/>
              </w:tcPr>
            </w:tcPrChange>
          </w:tcPr>
          <w:p w14:paraId="67C484F8" w14:textId="77777777" w:rsidR="00232530" w:rsidRDefault="00232530">
            <w:pPr>
              <w:spacing w:after="0" w:line="252" w:lineRule="auto"/>
              <w:rPr>
                <w:rFonts w:ascii="Times New Roman" w:hAnsi="Times New Roman" w:cs="Times New Roman"/>
              </w:rPr>
            </w:pPr>
          </w:p>
        </w:tc>
      </w:tr>
      <w:tr w:rsidR="00232530" w14:paraId="6A9593D4" w14:textId="77777777" w:rsidTr="00EB5B85">
        <w:trPr>
          <w:jc w:val="center"/>
          <w:trPrChange w:id="218" w:author="jing zhang" w:date="2026-03-03T14:39:00Z" w16du:dateUtc="2026-03-03T06:39:00Z">
            <w:trPr>
              <w:jc w:val="center"/>
            </w:trPr>
          </w:trPrChange>
        </w:trPr>
        <w:tc>
          <w:tcPr>
            <w:tcW w:w="779" w:type="pct"/>
            <w:tcPrChange w:id="219" w:author="jing zhang" w:date="2026-03-03T14:39:00Z" w16du:dateUtc="2026-03-03T06:39:00Z">
              <w:tcPr>
                <w:tcW w:w="1949" w:type="dxa"/>
                <w:gridSpan w:val="2"/>
              </w:tcPr>
            </w:tcPrChange>
          </w:tcPr>
          <w:p w14:paraId="76563D6C"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F1</w:t>
            </w:r>
          </w:p>
        </w:tc>
        <w:tc>
          <w:tcPr>
            <w:tcW w:w="779" w:type="pct"/>
            <w:tcPrChange w:id="220" w:author="jing zhang" w:date="2026-03-03T14:39:00Z" w16du:dateUtc="2026-03-03T06:39:00Z">
              <w:tcPr>
                <w:tcW w:w="1949" w:type="dxa"/>
                <w:gridSpan w:val="2"/>
              </w:tcPr>
            </w:tcPrChange>
          </w:tcPr>
          <w:p w14:paraId="657F3F8F"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Figure</w:t>
            </w:r>
          </w:p>
        </w:tc>
        <w:tc>
          <w:tcPr>
            <w:tcW w:w="1882" w:type="pct"/>
            <w:tcPrChange w:id="221" w:author="jing zhang" w:date="2026-03-03T14:39:00Z" w16du:dateUtc="2026-03-03T06:39:00Z">
              <w:tcPr>
                <w:tcW w:w="1949" w:type="dxa"/>
                <w:gridSpan w:val="3"/>
              </w:tcPr>
            </w:tcPrChange>
          </w:tcPr>
          <w:p w14:paraId="5DB63D5E"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CONSORT</w:t>
            </w:r>
            <w:r>
              <w:rPr>
                <w:rFonts w:ascii="Times New Roman" w:hAnsi="Times New Roman" w:cs="Times New Roman"/>
                <w:sz w:val="18"/>
              </w:rPr>
              <w:t>流程图（队列</w:t>
            </w:r>
            <w:r>
              <w:rPr>
                <w:rFonts w:ascii="Times New Roman" w:hAnsi="Times New Roman" w:cs="Times New Roman"/>
                <w:sz w:val="18"/>
              </w:rPr>
              <w:t>A</w:t>
            </w:r>
            <w:r>
              <w:rPr>
                <w:rFonts w:ascii="Times New Roman" w:hAnsi="Times New Roman" w:cs="Times New Roman"/>
                <w:sz w:val="18"/>
              </w:rPr>
              <w:t>与队列</w:t>
            </w:r>
            <w:r>
              <w:rPr>
                <w:rFonts w:ascii="Times New Roman" w:hAnsi="Times New Roman" w:cs="Times New Roman"/>
                <w:sz w:val="18"/>
              </w:rPr>
              <w:t>B</w:t>
            </w:r>
            <w:proofErr w:type="spellEnd"/>
            <w:r>
              <w:rPr>
                <w:rFonts w:ascii="Times New Roman" w:hAnsi="Times New Roman" w:cs="Times New Roman"/>
                <w:sz w:val="18"/>
              </w:rPr>
              <w:t>）</w:t>
            </w:r>
          </w:p>
        </w:tc>
        <w:tc>
          <w:tcPr>
            <w:tcW w:w="779" w:type="pct"/>
            <w:tcPrChange w:id="222" w:author="jing zhang" w:date="2026-03-03T14:39:00Z" w16du:dateUtc="2026-03-03T06:39:00Z">
              <w:tcPr>
                <w:tcW w:w="1949" w:type="dxa"/>
                <w:gridSpan w:val="2"/>
              </w:tcPr>
            </w:tcPrChange>
          </w:tcPr>
          <w:p w14:paraId="335D38FC"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All</w:t>
            </w:r>
          </w:p>
        </w:tc>
        <w:tc>
          <w:tcPr>
            <w:tcW w:w="779" w:type="pct"/>
            <w:tcPrChange w:id="223" w:author="jing zhang" w:date="2026-03-03T14:39:00Z" w16du:dateUtc="2026-03-03T06:39:00Z">
              <w:tcPr>
                <w:tcW w:w="1949" w:type="dxa"/>
              </w:tcPr>
            </w:tcPrChange>
          </w:tcPr>
          <w:p w14:paraId="1A5FDC5D" w14:textId="77777777" w:rsidR="00232530" w:rsidRDefault="00232530">
            <w:pPr>
              <w:spacing w:after="0" w:line="252" w:lineRule="auto"/>
              <w:rPr>
                <w:rFonts w:ascii="Times New Roman" w:hAnsi="Times New Roman" w:cs="Times New Roman"/>
              </w:rPr>
            </w:pPr>
          </w:p>
        </w:tc>
      </w:tr>
      <w:tr w:rsidR="00232530" w14:paraId="3E953F36" w14:textId="77777777" w:rsidTr="00EB5B85">
        <w:trPr>
          <w:jc w:val="center"/>
          <w:trPrChange w:id="224" w:author="jing zhang" w:date="2026-03-03T14:39:00Z" w16du:dateUtc="2026-03-03T06:39:00Z">
            <w:trPr>
              <w:jc w:val="center"/>
            </w:trPr>
          </w:trPrChange>
        </w:trPr>
        <w:tc>
          <w:tcPr>
            <w:tcW w:w="779" w:type="pct"/>
            <w:tcPrChange w:id="225" w:author="jing zhang" w:date="2026-03-03T14:39:00Z" w16du:dateUtc="2026-03-03T06:39:00Z">
              <w:tcPr>
                <w:tcW w:w="1949" w:type="dxa"/>
                <w:gridSpan w:val="2"/>
              </w:tcPr>
            </w:tcPrChange>
          </w:tcPr>
          <w:p w14:paraId="07552720"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F2A</w:t>
            </w:r>
          </w:p>
        </w:tc>
        <w:tc>
          <w:tcPr>
            <w:tcW w:w="779" w:type="pct"/>
            <w:tcPrChange w:id="226" w:author="jing zhang" w:date="2026-03-03T14:39:00Z" w16du:dateUtc="2026-03-03T06:39:00Z">
              <w:tcPr>
                <w:tcW w:w="1949" w:type="dxa"/>
                <w:gridSpan w:val="2"/>
              </w:tcPr>
            </w:tcPrChange>
          </w:tcPr>
          <w:p w14:paraId="68CABACF"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Figure</w:t>
            </w:r>
          </w:p>
        </w:tc>
        <w:tc>
          <w:tcPr>
            <w:tcW w:w="1882" w:type="pct"/>
            <w:tcPrChange w:id="227" w:author="jing zhang" w:date="2026-03-03T14:39:00Z" w16du:dateUtc="2026-03-03T06:39:00Z">
              <w:tcPr>
                <w:tcW w:w="1949" w:type="dxa"/>
                <w:gridSpan w:val="3"/>
              </w:tcPr>
            </w:tcPrChange>
          </w:tcPr>
          <w:p w14:paraId="446D7C47" w14:textId="77777777"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主要终点</w:t>
            </w:r>
            <w:r>
              <w:rPr>
                <w:rFonts w:ascii="Times New Roman" w:hAnsi="Times New Roman" w:cs="Times New Roman"/>
                <w:sz w:val="18"/>
                <w:lang w:eastAsia="zh-CN"/>
              </w:rPr>
              <w:t>RD</w:t>
            </w:r>
            <w:r>
              <w:rPr>
                <w:rFonts w:ascii="Times New Roman" w:hAnsi="Times New Roman" w:cs="Times New Roman"/>
                <w:sz w:val="18"/>
                <w:lang w:eastAsia="zh-CN"/>
              </w:rPr>
              <w:t>森林图（队列</w:t>
            </w:r>
            <w:r>
              <w:rPr>
                <w:rFonts w:ascii="Times New Roman" w:hAnsi="Times New Roman" w:cs="Times New Roman"/>
                <w:sz w:val="18"/>
                <w:lang w:eastAsia="zh-CN"/>
              </w:rPr>
              <w:t>A</w:t>
            </w:r>
            <w:r>
              <w:rPr>
                <w:rFonts w:ascii="Times New Roman" w:hAnsi="Times New Roman" w:cs="Times New Roman"/>
                <w:sz w:val="18"/>
                <w:lang w:eastAsia="zh-CN"/>
              </w:rPr>
              <w:t>两比较）</w:t>
            </w:r>
          </w:p>
        </w:tc>
        <w:tc>
          <w:tcPr>
            <w:tcW w:w="779" w:type="pct"/>
            <w:tcPrChange w:id="228" w:author="jing zhang" w:date="2026-03-03T14:39:00Z" w16du:dateUtc="2026-03-03T06:39:00Z">
              <w:tcPr>
                <w:tcW w:w="1949" w:type="dxa"/>
                <w:gridSpan w:val="2"/>
              </w:tcPr>
            </w:tcPrChange>
          </w:tcPr>
          <w:p w14:paraId="37458AE8"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w:t>
            </w:r>
          </w:p>
        </w:tc>
        <w:tc>
          <w:tcPr>
            <w:tcW w:w="779" w:type="pct"/>
            <w:tcPrChange w:id="229" w:author="jing zhang" w:date="2026-03-03T14:39:00Z" w16du:dateUtc="2026-03-03T06:39:00Z">
              <w:tcPr>
                <w:tcW w:w="1949" w:type="dxa"/>
              </w:tcPr>
            </w:tcPrChange>
          </w:tcPr>
          <w:p w14:paraId="01EEBB54" w14:textId="77777777" w:rsidR="00232530" w:rsidRDefault="00232530">
            <w:pPr>
              <w:spacing w:after="0" w:line="252" w:lineRule="auto"/>
              <w:rPr>
                <w:rFonts w:ascii="Times New Roman" w:hAnsi="Times New Roman" w:cs="Times New Roman"/>
              </w:rPr>
            </w:pPr>
          </w:p>
        </w:tc>
      </w:tr>
      <w:tr w:rsidR="00232530" w14:paraId="6892DC5A" w14:textId="77777777" w:rsidTr="00EB5B85">
        <w:trPr>
          <w:jc w:val="center"/>
          <w:trPrChange w:id="230" w:author="jing zhang" w:date="2026-03-03T14:39:00Z" w16du:dateUtc="2026-03-03T06:39:00Z">
            <w:trPr>
              <w:jc w:val="center"/>
            </w:trPr>
          </w:trPrChange>
        </w:trPr>
        <w:tc>
          <w:tcPr>
            <w:tcW w:w="779" w:type="pct"/>
            <w:tcPrChange w:id="231" w:author="jing zhang" w:date="2026-03-03T14:39:00Z" w16du:dateUtc="2026-03-03T06:39:00Z">
              <w:tcPr>
                <w:tcW w:w="1949" w:type="dxa"/>
                <w:gridSpan w:val="2"/>
              </w:tcPr>
            </w:tcPrChange>
          </w:tcPr>
          <w:p w14:paraId="7EA6CF36"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F2B</w:t>
            </w:r>
          </w:p>
        </w:tc>
        <w:tc>
          <w:tcPr>
            <w:tcW w:w="779" w:type="pct"/>
            <w:tcPrChange w:id="232" w:author="jing zhang" w:date="2026-03-03T14:39:00Z" w16du:dateUtc="2026-03-03T06:39:00Z">
              <w:tcPr>
                <w:tcW w:w="1949" w:type="dxa"/>
                <w:gridSpan w:val="2"/>
              </w:tcPr>
            </w:tcPrChange>
          </w:tcPr>
          <w:p w14:paraId="60683E3B"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Figure</w:t>
            </w:r>
          </w:p>
        </w:tc>
        <w:tc>
          <w:tcPr>
            <w:tcW w:w="1882" w:type="pct"/>
            <w:tcPrChange w:id="233" w:author="jing zhang" w:date="2026-03-03T14:39:00Z" w16du:dateUtc="2026-03-03T06:39:00Z">
              <w:tcPr>
                <w:tcW w:w="1949" w:type="dxa"/>
                <w:gridSpan w:val="3"/>
              </w:tcPr>
            </w:tcPrChange>
          </w:tcPr>
          <w:p w14:paraId="1A2841C4" w14:textId="77777777"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主要终点</w:t>
            </w:r>
            <w:r>
              <w:rPr>
                <w:rFonts w:ascii="Times New Roman" w:hAnsi="Times New Roman" w:cs="Times New Roman"/>
                <w:sz w:val="18"/>
                <w:lang w:eastAsia="zh-CN"/>
              </w:rPr>
              <w:t>RD</w:t>
            </w:r>
            <w:r>
              <w:rPr>
                <w:rFonts w:ascii="Times New Roman" w:hAnsi="Times New Roman" w:cs="Times New Roman"/>
                <w:sz w:val="18"/>
                <w:lang w:eastAsia="zh-CN"/>
              </w:rPr>
              <w:t>森林图（队列</w:t>
            </w:r>
            <w:r>
              <w:rPr>
                <w:rFonts w:ascii="Times New Roman" w:hAnsi="Times New Roman" w:cs="Times New Roman"/>
                <w:sz w:val="18"/>
                <w:lang w:eastAsia="zh-CN"/>
              </w:rPr>
              <w:t>B</w:t>
            </w:r>
            <w:r>
              <w:rPr>
                <w:rFonts w:ascii="Times New Roman" w:hAnsi="Times New Roman" w:cs="Times New Roman"/>
                <w:sz w:val="18"/>
                <w:lang w:eastAsia="zh-CN"/>
              </w:rPr>
              <w:t>）</w:t>
            </w:r>
          </w:p>
        </w:tc>
        <w:tc>
          <w:tcPr>
            <w:tcW w:w="779" w:type="pct"/>
            <w:tcPrChange w:id="234" w:author="jing zhang" w:date="2026-03-03T14:39:00Z" w16du:dateUtc="2026-03-03T06:39:00Z">
              <w:tcPr>
                <w:tcW w:w="1949" w:type="dxa"/>
                <w:gridSpan w:val="2"/>
              </w:tcPr>
            </w:tcPrChange>
          </w:tcPr>
          <w:p w14:paraId="156FB800"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ITT</w:t>
            </w:r>
            <w:r>
              <w:rPr>
                <w:rFonts w:ascii="Times New Roman" w:hAnsi="Times New Roman" w:cs="Times New Roman"/>
                <w:sz w:val="18"/>
              </w:rPr>
              <w:t>（队列</w:t>
            </w:r>
            <w:r>
              <w:rPr>
                <w:rFonts w:ascii="Times New Roman" w:hAnsi="Times New Roman" w:cs="Times New Roman"/>
                <w:sz w:val="18"/>
              </w:rPr>
              <w:t>B</w:t>
            </w:r>
            <w:proofErr w:type="spellEnd"/>
            <w:r>
              <w:rPr>
                <w:rFonts w:ascii="Times New Roman" w:hAnsi="Times New Roman" w:cs="Times New Roman"/>
                <w:sz w:val="18"/>
              </w:rPr>
              <w:t>）</w:t>
            </w:r>
          </w:p>
        </w:tc>
        <w:tc>
          <w:tcPr>
            <w:tcW w:w="779" w:type="pct"/>
            <w:tcPrChange w:id="235" w:author="jing zhang" w:date="2026-03-03T14:39:00Z" w16du:dateUtc="2026-03-03T06:39:00Z">
              <w:tcPr>
                <w:tcW w:w="1949" w:type="dxa"/>
              </w:tcPr>
            </w:tcPrChange>
          </w:tcPr>
          <w:p w14:paraId="79F28986" w14:textId="77777777" w:rsidR="00232530" w:rsidRDefault="00232530">
            <w:pPr>
              <w:spacing w:after="0" w:line="252" w:lineRule="auto"/>
              <w:rPr>
                <w:rFonts w:ascii="Times New Roman" w:hAnsi="Times New Roman" w:cs="Times New Roman"/>
              </w:rPr>
            </w:pPr>
          </w:p>
        </w:tc>
      </w:tr>
      <w:tr w:rsidR="00232530" w14:paraId="5B48B469" w14:textId="77777777" w:rsidTr="00EB5B85">
        <w:trPr>
          <w:jc w:val="center"/>
          <w:trPrChange w:id="236" w:author="jing zhang" w:date="2026-03-03T14:39:00Z" w16du:dateUtc="2026-03-03T06:39:00Z">
            <w:trPr>
              <w:jc w:val="center"/>
            </w:trPr>
          </w:trPrChange>
        </w:trPr>
        <w:tc>
          <w:tcPr>
            <w:tcW w:w="779" w:type="pct"/>
            <w:tcPrChange w:id="237" w:author="jing zhang" w:date="2026-03-03T14:39:00Z" w16du:dateUtc="2026-03-03T06:39:00Z">
              <w:tcPr>
                <w:tcW w:w="1949" w:type="dxa"/>
                <w:gridSpan w:val="2"/>
              </w:tcPr>
            </w:tcPrChange>
          </w:tcPr>
          <w:p w14:paraId="651C6081"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F3</w:t>
            </w:r>
          </w:p>
        </w:tc>
        <w:tc>
          <w:tcPr>
            <w:tcW w:w="779" w:type="pct"/>
            <w:tcPrChange w:id="238" w:author="jing zhang" w:date="2026-03-03T14:39:00Z" w16du:dateUtc="2026-03-03T06:39:00Z">
              <w:tcPr>
                <w:tcW w:w="1949" w:type="dxa"/>
                <w:gridSpan w:val="2"/>
              </w:tcPr>
            </w:tcPrChange>
          </w:tcPr>
          <w:p w14:paraId="0CAF1FB7"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Figure</w:t>
            </w:r>
          </w:p>
        </w:tc>
        <w:tc>
          <w:tcPr>
            <w:tcW w:w="1882" w:type="pct"/>
            <w:tcPrChange w:id="239" w:author="jing zhang" w:date="2026-03-03T14:39:00Z" w16du:dateUtc="2026-03-03T06:39:00Z">
              <w:tcPr>
                <w:tcW w:w="1949" w:type="dxa"/>
                <w:gridSpan w:val="3"/>
              </w:tcPr>
            </w:tcPrChange>
          </w:tcPr>
          <w:p w14:paraId="356063B5"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复发</w:t>
            </w:r>
            <w:proofErr w:type="spellEnd"/>
            <w:r>
              <w:rPr>
                <w:rFonts w:ascii="Times New Roman" w:hAnsi="Times New Roman" w:cs="Times New Roman"/>
                <w:sz w:val="18"/>
              </w:rPr>
              <w:t>/</w:t>
            </w:r>
            <w:proofErr w:type="spellStart"/>
            <w:r>
              <w:rPr>
                <w:rFonts w:ascii="Times New Roman" w:hAnsi="Times New Roman" w:cs="Times New Roman"/>
                <w:sz w:val="18"/>
              </w:rPr>
              <w:t>失败时间</w:t>
            </w:r>
            <w:r>
              <w:rPr>
                <w:rFonts w:ascii="Times New Roman" w:hAnsi="Times New Roman" w:cs="Times New Roman"/>
                <w:sz w:val="18"/>
              </w:rPr>
              <w:t>-</w:t>
            </w:r>
            <w:r>
              <w:rPr>
                <w:rFonts w:ascii="Times New Roman" w:hAnsi="Times New Roman" w:cs="Times New Roman"/>
                <w:sz w:val="18"/>
              </w:rPr>
              <w:t>事件</w:t>
            </w:r>
            <w:r>
              <w:rPr>
                <w:rFonts w:ascii="Times New Roman" w:hAnsi="Times New Roman" w:cs="Times New Roman"/>
                <w:sz w:val="18"/>
              </w:rPr>
              <w:t>Kaplan-Meier</w:t>
            </w:r>
            <w:r>
              <w:rPr>
                <w:rFonts w:ascii="Times New Roman" w:hAnsi="Times New Roman" w:cs="Times New Roman"/>
                <w:sz w:val="18"/>
              </w:rPr>
              <w:t>曲线（</w:t>
            </w:r>
            <w:r>
              <w:rPr>
                <w:rFonts w:ascii="Times New Roman" w:hAnsi="Times New Roman" w:cs="Times New Roman"/>
                <w:sz w:val="18"/>
              </w:rPr>
              <w:t>EOT</w:t>
            </w:r>
            <w:r>
              <w:rPr>
                <w:rFonts w:ascii="Times New Roman" w:hAnsi="Times New Roman" w:cs="Times New Roman"/>
                <w:sz w:val="18"/>
              </w:rPr>
              <w:t>起点</w:t>
            </w:r>
            <w:proofErr w:type="spellEnd"/>
            <w:r>
              <w:rPr>
                <w:rFonts w:ascii="Times New Roman" w:hAnsi="Times New Roman" w:cs="Times New Roman"/>
                <w:sz w:val="18"/>
              </w:rPr>
              <w:t>）</w:t>
            </w:r>
          </w:p>
        </w:tc>
        <w:tc>
          <w:tcPr>
            <w:tcW w:w="779" w:type="pct"/>
            <w:tcPrChange w:id="240" w:author="jing zhang" w:date="2026-03-03T14:39:00Z" w16du:dateUtc="2026-03-03T06:39:00Z">
              <w:tcPr>
                <w:tcW w:w="1949" w:type="dxa"/>
                <w:gridSpan w:val="2"/>
              </w:tcPr>
            </w:tcPrChange>
          </w:tcPr>
          <w:p w14:paraId="4DDDE162"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w:t>
            </w:r>
          </w:p>
        </w:tc>
        <w:tc>
          <w:tcPr>
            <w:tcW w:w="779" w:type="pct"/>
            <w:tcPrChange w:id="241" w:author="jing zhang" w:date="2026-03-03T14:39:00Z" w16du:dateUtc="2026-03-03T06:39:00Z">
              <w:tcPr>
                <w:tcW w:w="1949" w:type="dxa"/>
              </w:tcPr>
            </w:tcPrChange>
          </w:tcPr>
          <w:p w14:paraId="541C4325" w14:textId="77777777" w:rsidR="00232530" w:rsidRDefault="00232530">
            <w:pPr>
              <w:spacing w:after="0" w:line="252" w:lineRule="auto"/>
              <w:rPr>
                <w:rFonts w:ascii="Times New Roman" w:hAnsi="Times New Roman" w:cs="Times New Roman"/>
              </w:rPr>
            </w:pPr>
          </w:p>
        </w:tc>
      </w:tr>
      <w:tr w:rsidR="00232530" w14:paraId="64CD1B0F" w14:textId="77777777" w:rsidTr="00EB5B85">
        <w:trPr>
          <w:jc w:val="center"/>
          <w:trPrChange w:id="242" w:author="jing zhang" w:date="2026-03-03T14:39:00Z" w16du:dateUtc="2026-03-03T06:39:00Z">
            <w:trPr>
              <w:jc w:val="center"/>
            </w:trPr>
          </w:trPrChange>
        </w:trPr>
        <w:tc>
          <w:tcPr>
            <w:tcW w:w="779" w:type="pct"/>
            <w:tcPrChange w:id="243" w:author="jing zhang" w:date="2026-03-03T14:39:00Z" w16du:dateUtc="2026-03-03T06:39:00Z">
              <w:tcPr>
                <w:tcW w:w="1949" w:type="dxa"/>
                <w:gridSpan w:val="2"/>
              </w:tcPr>
            </w:tcPrChange>
          </w:tcPr>
          <w:p w14:paraId="0F3E1569"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F4</w:t>
            </w:r>
          </w:p>
        </w:tc>
        <w:tc>
          <w:tcPr>
            <w:tcW w:w="779" w:type="pct"/>
            <w:tcPrChange w:id="244" w:author="jing zhang" w:date="2026-03-03T14:39:00Z" w16du:dateUtc="2026-03-03T06:39:00Z">
              <w:tcPr>
                <w:tcW w:w="1949" w:type="dxa"/>
                <w:gridSpan w:val="2"/>
              </w:tcPr>
            </w:tcPrChange>
          </w:tcPr>
          <w:p w14:paraId="5BC81AE2"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Figure</w:t>
            </w:r>
          </w:p>
        </w:tc>
        <w:tc>
          <w:tcPr>
            <w:tcW w:w="1882" w:type="pct"/>
            <w:tcPrChange w:id="245" w:author="jing zhang" w:date="2026-03-03T14:39:00Z" w16du:dateUtc="2026-03-03T06:39:00Z">
              <w:tcPr>
                <w:tcW w:w="1949" w:type="dxa"/>
                <w:gridSpan w:val="3"/>
              </w:tcPr>
            </w:tcPrChange>
          </w:tcPr>
          <w:p w14:paraId="26BC43B8"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培养转阴</w:t>
            </w:r>
            <w:r>
              <w:rPr>
                <w:rFonts w:ascii="Times New Roman" w:hAnsi="Times New Roman" w:cs="Times New Roman"/>
                <w:sz w:val="18"/>
              </w:rPr>
              <w:t>Kaplan-Meier</w:t>
            </w:r>
            <w:r>
              <w:rPr>
                <w:rFonts w:ascii="Times New Roman" w:hAnsi="Times New Roman" w:cs="Times New Roman"/>
                <w:sz w:val="18"/>
              </w:rPr>
              <w:t>曲线</w:t>
            </w:r>
            <w:proofErr w:type="spellEnd"/>
          </w:p>
        </w:tc>
        <w:tc>
          <w:tcPr>
            <w:tcW w:w="779" w:type="pct"/>
            <w:tcPrChange w:id="246" w:author="jing zhang" w:date="2026-03-03T14:39:00Z" w16du:dateUtc="2026-03-03T06:39:00Z">
              <w:tcPr>
                <w:tcW w:w="1949" w:type="dxa"/>
                <w:gridSpan w:val="2"/>
              </w:tcPr>
            </w:tcPrChange>
          </w:tcPr>
          <w:p w14:paraId="1F7EA7BD"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w:t>
            </w:r>
          </w:p>
        </w:tc>
        <w:tc>
          <w:tcPr>
            <w:tcW w:w="779" w:type="pct"/>
            <w:tcPrChange w:id="247" w:author="jing zhang" w:date="2026-03-03T14:39:00Z" w16du:dateUtc="2026-03-03T06:39:00Z">
              <w:tcPr>
                <w:tcW w:w="1949" w:type="dxa"/>
              </w:tcPr>
            </w:tcPrChange>
          </w:tcPr>
          <w:p w14:paraId="58F5B27C" w14:textId="77777777" w:rsidR="00232530" w:rsidRDefault="00232530">
            <w:pPr>
              <w:spacing w:after="0" w:line="252" w:lineRule="auto"/>
              <w:rPr>
                <w:rFonts w:ascii="Times New Roman" w:hAnsi="Times New Roman" w:cs="Times New Roman"/>
              </w:rPr>
            </w:pPr>
          </w:p>
        </w:tc>
      </w:tr>
      <w:tr w:rsidR="00232530" w14:paraId="6B5BAAE4" w14:textId="77777777" w:rsidTr="00EB5B85">
        <w:trPr>
          <w:jc w:val="center"/>
          <w:trPrChange w:id="248" w:author="jing zhang" w:date="2026-03-03T14:39:00Z" w16du:dateUtc="2026-03-03T06:39:00Z">
            <w:trPr>
              <w:jc w:val="center"/>
            </w:trPr>
          </w:trPrChange>
        </w:trPr>
        <w:tc>
          <w:tcPr>
            <w:tcW w:w="779" w:type="pct"/>
            <w:tcPrChange w:id="249" w:author="jing zhang" w:date="2026-03-03T14:39:00Z" w16du:dateUtc="2026-03-03T06:39:00Z">
              <w:tcPr>
                <w:tcW w:w="1949" w:type="dxa"/>
                <w:gridSpan w:val="2"/>
              </w:tcPr>
            </w:tcPrChange>
          </w:tcPr>
          <w:p w14:paraId="2B93EA63"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L1</w:t>
            </w:r>
          </w:p>
        </w:tc>
        <w:tc>
          <w:tcPr>
            <w:tcW w:w="779" w:type="pct"/>
            <w:tcPrChange w:id="250" w:author="jing zhang" w:date="2026-03-03T14:39:00Z" w16du:dateUtc="2026-03-03T06:39:00Z">
              <w:tcPr>
                <w:tcW w:w="1949" w:type="dxa"/>
                <w:gridSpan w:val="2"/>
              </w:tcPr>
            </w:tcPrChange>
          </w:tcPr>
          <w:p w14:paraId="6493ACEE"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Listing</w:t>
            </w:r>
          </w:p>
        </w:tc>
        <w:tc>
          <w:tcPr>
            <w:tcW w:w="1882" w:type="pct"/>
            <w:tcPrChange w:id="251" w:author="jing zhang" w:date="2026-03-03T14:39:00Z" w16du:dateUtc="2026-03-03T06:39:00Z">
              <w:tcPr>
                <w:tcW w:w="1949" w:type="dxa"/>
                <w:gridSpan w:val="3"/>
              </w:tcPr>
            </w:tcPrChange>
          </w:tcPr>
          <w:p w14:paraId="105E25EB" w14:textId="77777777" w:rsidR="00232530" w:rsidRDefault="00000000">
            <w:pPr>
              <w:spacing w:after="0" w:line="252" w:lineRule="auto"/>
              <w:rPr>
                <w:rFonts w:ascii="Times New Roman" w:hAnsi="Times New Roman" w:cs="Times New Roman"/>
                <w:lang w:eastAsia="zh-CN"/>
              </w:rPr>
            </w:pPr>
            <w:r>
              <w:rPr>
                <w:rFonts w:ascii="Times New Roman" w:hAnsi="Times New Roman" w:cs="Times New Roman"/>
                <w:sz w:val="18"/>
                <w:lang w:eastAsia="zh-CN"/>
              </w:rPr>
              <w:t>主要终点失败与</w:t>
            </w:r>
            <w:r>
              <w:rPr>
                <w:rFonts w:ascii="Times New Roman" w:hAnsi="Times New Roman" w:cs="Times New Roman"/>
                <w:sz w:val="18"/>
                <w:lang w:eastAsia="zh-CN"/>
              </w:rPr>
              <w:t>CEC</w:t>
            </w:r>
            <w:r>
              <w:rPr>
                <w:rFonts w:ascii="Times New Roman" w:hAnsi="Times New Roman" w:cs="Times New Roman"/>
                <w:sz w:val="18"/>
                <w:lang w:eastAsia="zh-CN"/>
              </w:rPr>
              <w:t>裁决明细</w:t>
            </w:r>
          </w:p>
        </w:tc>
        <w:tc>
          <w:tcPr>
            <w:tcW w:w="779" w:type="pct"/>
            <w:tcPrChange w:id="252" w:author="jing zhang" w:date="2026-03-03T14:39:00Z" w16du:dateUtc="2026-03-03T06:39:00Z">
              <w:tcPr>
                <w:tcW w:w="1949" w:type="dxa"/>
                <w:gridSpan w:val="2"/>
              </w:tcPr>
            </w:tcPrChange>
          </w:tcPr>
          <w:p w14:paraId="06E15ABA"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w:t>
            </w:r>
          </w:p>
        </w:tc>
        <w:tc>
          <w:tcPr>
            <w:tcW w:w="779" w:type="pct"/>
            <w:tcPrChange w:id="253" w:author="jing zhang" w:date="2026-03-03T14:39:00Z" w16du:dateUtc="2026-03-03T06:39:00Z">
              <w:tcPr>
                <w:tcW w:w="1949" w:type="dxa"/>
              </w:tcPr>
            </w:tcPrChange>
          </w:tcPr>
          <w:p w14:paraId="0E624772" w14:textId="77777777" w:rsidR="00232530" w:rsidRDefault="00000000">
            <w:pPr>
              <w:spacing w:after="0" w:line="252" w:lineRule="auto"/>
              <w:rPr>
                <w:rFonts w:ascii="Times New Roman" w:hAnsi="Times New Roman" w:cs="Times New Roman"/>
                <w:lang w:eastAsia="zh-CN"/>
              </w:rPr>
            </w:pPr>
            <w:proofErr w:type="gramStart"/>
            <w:r>
              <w:rPr>
                <w:rFonts w:ascii="Times New Roman" w:hAnsi="Times New Roman" w:cs="Times New Roman"/>
                <w:sz w:val="18"/>
                <w:lang w:eastAsia="zh-CN"/>
              </w:rPr>
              <w:t>含事件</w:t>
            </w:r>
            <w:proofErr w:type="gramEnd"/>
            <w:r>
              <w:rPr>
                <w:rFonts w:ascii="Times New Roman" w:hAnsi="Times New Roman" w:cs="Times New Roman"/>
                <w:sz w:val="18"/>
                <w:lang w:eastAsia="zh-CN"/>
              </w:rPr>
              <w:t>日期、证据等级</w:t>
            </w:r>
          </w:p>
        </w:tc>
      </w:tr>
      <w:tr w:rsidR="00232530" w14:paraId="35E5004D" w14:textId="77777777" w:rsidTr="00EB5B85">
        <w:trPr>
          <w:jc w:val="center"/>
          <w:trPrChange w:id="254" w:author="jing zhang" w:date="2026-03-03T14:39:00Z" w16du:dateUtc="2026-03-03T06:39:00Z">
            <w:trPr>
              <w:jc w:val="center"/>
            </w:trPr>
          </w:trPrChange>
        </w:trPr>
        <w:tc>
          <w:tcPr>
            <w:tcW w:w="779" w:type="pct"/>
            <w:tcPrChange w:id="255" w:author="jing zhang" w:date="2026-03-03T14:39:00Z" w16du:dateUtc="2026-03-03T06:39:00Z">
              <w:tcPr>
                <w:tcW w:w="1949" w:type="dxa"/>
                <w:gridSpan w:val="2"/>
              </w:tcPr>
            </w:tcPrChange>
          </w:tcPr>
          <w:p w14:paraId="36B7DBCC"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L2</w:t>
            </w:r>
          </w:p>
        </w:tc>
        <w:tc>
          <w:tcPr>
            <w:tcW w:w="779" w:type="pct"/>
            <w:tcPrChange w:id="256" w:author="jing zhang" w:date="2026-03-03T14:39:00Z" w16du:dateUtc="2026-03-03T06:39:00Z">
              <w:tcPr>
                <w:tcW w:w="1949" w:type="dxa"/>
                <w:gridSpan w:val="2"/>
              </w:tcPr>
            </w:tcPrChange>
          </w:tcPr>
          <w:p w14:paraId="4677FB66"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Listing</w:t>
            </w:r>
          </w:p>
        </w:tc>
        <w:tc>
          <w:tcPr>
            <w:tcW w:w="1882" w:type="pct"/>
            <w:tcPrChange w:id="257" w:author="jing zhang" w:date="2026-03-03T14:39:00Z" w16du:dateUtc="2026-03-03T06:39:00Z">
              <w:tcPr>
                <w:tcW w:w="1949" w:type="dxa"/>
                <w:gridSpan w:val="3"/>
              </w:tcPr>
            </w:tcPrChange>
          </w:tcPr>
          <w:p w14:paraId="03F44D2D"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SAE</w:t>
            </w:r>
            <w:r>
              <w:rPr>
                <w:rFonts w:ascii="Times New Roman" w:hAnsi="Times New Roman" w:cs="Times New Roman"/>
                <w:sz w:val="18"/>
              </w:rPr>
              <w:t>明细与叙述</w:t>
            </w:r>
            <w:proofErr w:type="spellEnd"/>
          </w:p>
        </w:tc>
        <w:tc>
          <w:tcPr>
            <w:tcW w:w="779" w:type="pct"/>
            <w:tcPrChange w:id="258" w:author="jing zhang" w:date="2026-03-03T14:39:00Z" w16du:dateUtc="2026-03-03T06:39:00Z">
              <w:tcPr>
                <w:tcW w:w="1949" w:type="dxa"/>
                <w:gridSpan w:val="2"/>
              </w:tcPr>
            </w:tcPrChange>
          </w:tcPr>
          <w:p w14:paraId="4E417803"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SS</w:t>
            </w:r>
          </w:p>
        </w:tc>
        <w:tc>
          <w:tcPr>
            <w:tcW w:w="779" w:type="pct"/>
            <w:tcPrChange w:id="259" w:author="jing zhang" w:date="2026-03-03T14:39:00Z" w16du:dateUtc="2026-03-03T06:39:00Z">
              <w:tcPr>
                <w:tcW w:w="1949" w:type="dxa"/>
              </w:tcPr>
            </w:tcPrChange>
          </w:tcPr>
          <w:p w14:paraId="40A5DB90" w14:textId="77777777" w:rsidR="00232530" w:rsidRDefault="00232530">
            <w:pPr>
              <w:spacing w:after="0" w:line="252" w:lineRule="auto"/>
              <w:rPr>
                <w:rFonts w:ascii="Times New Roman" w:hAnsi="Times New Roman" w:cs="Times New Roman"/>
              </w:rPr>
            </w:pPr>
          </w:p>
        </w:tc>
      </w:tr>
      <w:tr w:rsidR="00232530" w14:paraId="2416CB53" w14:textId="77777777" w:rsidTr="00EB5B85">
        <w:trPr>
          <w:jc w:val="center"/>
          <w:trPrChange w:id="260" w:author="jing zhang" w:date="2026-03-03T14:39:00Z" w16du:dateUtc="2026-03-03T06:39:00Z">
            <w:trPr>
              <w:jc w:val="center"/>
            </w:trPr>
          </w:trPrChange>
        </w:trPr>
        <w:tc>
          <w:tcPr>
            <w:tcW w:w="779" w:type="pct"/>
            <w:tcPrChange w:id="261" w:author="jing zhang" w:date="2026-03-03T14:39:00Z" w16du:dateUtc="2026-03-03T06:39:00Z">
              <w:tcPr>
                <w:tcW w:w="1949" w:type="dxa"/>
                <w:gridSpan w:val="2"/>
              </w:tcPr>
            </w:tcPrChange>
          </w:tcPr>
          <w:p w14:paraId="2D494D69"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L3</w:t>
            </w:r>
          </w:p>
        </w:tc>
        <w:tc>
          <w:tcPr>
            <w:tcW w:w="779" w:type="pct"/>
            <w:tcPrChange w:id="262" w:author="jing zhang" w:date="2026-03-03T14:39:00Z" w16du:dateUtc="2026-03-03T06:39:00Z">
              <w:tcPr>
                <w:tcW w:w="1949" w:type="dxa"/>
                <w:gridSpan w:val="2"/>
              </w:tcPr>
            </w:tcPrChange>
          </w:tcPr>
          <w:p w14:paraId="702B7AE6"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Listing</w:t>
            </w:r>
          </w:p>
        </w:tc>
        <w:tc>
          <w:tcPr>
            <w:tcW w:w="1882" w:type="pct"/>
            <w:tcPrChange w:id="263" w:author="jing zhang" w:date="2026-03-03T14:39:00Z" w16du:dateUtc="2026-03-03T06:39:00Z">
              <w:tcPr>
                <w:tcW w:w="1949" w:type="dxa"/>
                <w:gridSpan w:val="3"/>
              </w:tcPr>
            </w:tcPrChange>
          </w:tcPr>
          <w:p w14:paraId="4F16CDE1" w14:textId="77777777" w:rsidR="00232530" w:rsidRDefault="00000000">
            <w:pPr>
              <w:spacing w:after="0" w:line="252" w:lineRule="auto"/>
              <w:rPr>
                <w:rFonts w:ascii="Times New Roman" w:hAnsi="Times New Roman" w:cs="Times New Roman"/>
              </w:rPr>
            </w:pPr>
            <w:proofErr w:type="spellStart"/>
            <w:r>
              <w:rPr>
                <w:rFonts w:ascii="Times New Roman" w:hAnsi="Times New Roman" w:cs="Times New Roman"/>
                <w:sz w:val="18"/>
              </w:rPr>
              <w:t>重大方案偏差清单</w:t>
            </w:r>
            <w:proofErr w:type="spellEnd"/>
          </w:p>
        </w:tc>
        <w:tc>
          <w:tcPr>
            <w:tcW w:w="779" w:type="pct"/>
            <w:tcPrChange w:id="264" w:author="jing zhang" w:date="2026-03-03T14:39:00Z" w16du:dateUtc="2026-03-03T06:39:00Z">
              <w:tcPr>
                <w:tcW w:w="1949" w:type="dxa"/>
                <w:gridSpan w:val="2"/>
              </w:tcPr>
            </w:tcPrChange>
          </w:tcPr>
          <w:p w14:paraId="38E50230" w14:textId="77777777" w:rsidR="00232530" w:rsidRDefault="00000000">
            <w:pPr>
              <w:spacing w:after="0" w:line="252" w:lineRule="auto"/>
              <w:rPr>
                <w:rFonts w:ascii="Times New Roman" w:hAnsi="Times New Roman" w:cs="Times New Roman"/>
              </w:rPr>
            </w:pPr>
            <w:r>
              <w:rPr>
                <w:rFonts w:ascii="Times New Roman" w:hAnsi="Times New Roman" w:cs="Times New Roman"/>
                <w:sz w:val="18"/>
              </w:rPr>
              <w:t>ITT/PP</w:t>
            </w:r>
          </w:p>
        </w:tc>
        <w:tc>
          <w:tcPr>
            <w:tcW w:w="779" w:type="pct"/>
            <w:tcPrChange w:id="265" w:author="jing zhang" w:date="2026-03-03T14:39:00Z" w16du:dateUtc="2026-03-03T06:39:00Z">
              <w:tcPr>
                <w:tcW w:w="1949" w:type="dxa"/>
              </w:tcPr>
            </w:tcPrChange>
          </w:tcPr>
          <w:p w14:paraId="4491AFEC" w14:textId="77777777" w:rsidR="00232530" w:rsidRDefault="00232530">
            <w:pPr>
              <w:spacing w:after="0" w:line="252" w:lineRule="auto"/>
              <w:rPr>
                <w:rFonts w:ascii="Times New Roman" w:hAnsi="Times New Roman" w:cs="Times New Roman"/>
              </w:rPr>
            </w:pPr>
          </w:p>
        </w:tc>
      </w:tr>
    </w:tbl>
    <w:p w14:paraId="1982F9C9" w14:textId="77777777" w:rsidR="00232530" w:rsidRDefault="00000000">
      <w:pPr>
        <w:pStyle w:val="1"/>
        <w:rPr>
          <w:rFonts w:ascii="Times New Roman" w:eastAsia="宋体" w:hAnsi="Times New Roman" w:cs="Times New Roman"/>
        </w:rPr>
      </w:pPr>
      <w:r>
        <w:rPr>
          <w:rFonts w:ascii="Times New Roman" w:eastAsia="宋体" w:hAnsi="Times New Roman" w:cs="Times New Roman"/>
        </w:rPr>
        <w:lastRenderedPageBreak/>
        <w:t xml:space="preserve">15 </w:t>
      </w:r>
      <w:proofErr w:type="spellStart"/>
      <w:r>
        <w:rPr>
          <w:rFonts w:ascii="Times New Roman" w:eastAsia="宋体" w:hAnsi="Times New Roman" w:cs="Times New Roman"/>
        </w:rPr>
        <w:t>参考文献与附录</w:t>
      </w:r>
      <w:proofErr w:type="spellEnd"/>
    </w:p>
    <w:p w14:paraId="50B54433" w14:textId="77777777" w:rsidR="00232530" w:rsidRDefault="00000000">
      <w:pPr>
        <w:pStyle w:val="21"/>
        <w:rPr>
          <w:rFonts w:ascii="Times New Roman" w:eastAsia="宋体" w:hAnsi="Times New Roman" w:cs="Times New Roman"/>
        </w:rPr>
      </w:pPr>
      <w:r>
        <w:rPr>
          <w:rFonts w:ascii="Times New Roman" w:eastAsia="宋体" w:hAnsi="Times New Roman" w:cs="Times New Roman"/>
        </w:rPr>
        <w:t xml:space="preserve">15.1 </w:t>
      </w:r>
      <w:proofErr w:type="spellStart"/>
      <w:r>
        <w:rPr>
          <w:rFonts w:ascii="Times New Roman" w:eastAsia="宋体" w:hAnsi="Times New Roman" w:cs="Times New Roman"/>
        </w:rPr>
        <w:t>参考文献（建议</w:t>
      </w:r>
      <w:proofErr w:type="spellEnd"/>
      <w:r>
        <w:rPr>
          <w:rFonts w:ascii="Times New Roman" w:eastAsia="宋体" w:hAnsi="Times New Roman" w:cs="Times New Roman"/>
        </w:rPr>
        <w:t>）</w:t>
      </w:r>
    </w:p>
    <w:p w14:paraId="55062A7F" w14:textId="77777777" w:rsidR="00232530" w:rsidRDefault="00000000">
      <w:pPr>
        <w:pStyle w:val="a"/>
        <w:rPr>
          <w:rFonts w:ascii="Times New Roman" w:hAnsi="Times New Roman" w:cs="Times New Roman"/>
        </w:rPr>
      </w:pPr>
      <w:r>
        <w:rPr>
          <w:rFonts w:ascii="Times New Roman" w:hAnsi="Times New Roman" w:cs="Times New Roman"/>
        </w:rPr>
        <w:t xml:space="preserve">ICH E9(R1). Statistical Principles for Clinical Trials: Addendum on </w:t>
      </w:r>
      <w:proofErr w:type="spellStart"/>
      <w:r>
        <w:rPr>
          <w:rFonts w:ascii="Times New Roman" w:hAnsi="Times New Roman" w:cs="Times New Roman"/>
        </w:rPr>
        <w:t>Estimands</w:t>
      </w:r>
      <w:proofErr w:type="spellEnd"/>
      <w:r>
        <w:rPr>
          <w:rFonts w:ascii="Times New Roman" w:hAnsi="Times New Roman" w:cs="Times New Roman"/>
        </w:rPr>
        <w:t xml:space="preserve"> and Sensitivity Analysis.</w:t>
      </w:r>
    </w:p>
    <w:p w14:paraId="68993F66" w14:textId="77777777" w:rsidR="00232530" w:rsidRDefault="00000000">
      <w:pPr>
        <w:pStyle w:val="a"/>
        <w:rPr>
          <w:rFonts w:ascii="Times New Roman" w:hAnsi="Times New Roman" w:cs="Times New Roman"/>
        </w:rPr>
      </w:pPr>
      <w:r>
        <w:rPr>
          <w:rFonts w:ascii="Times New Roman" w:hAnsi="Times New Roman" w:cs="Times New Roman"/>
        </w:rPr>
        <w:t>DAIDS. Table for Grading the Severity of Adult and Pediatric Adverse Events (latest available version at study start).</w:t>
      </w:r>
    </w:p>
    <w:p w14:paraId="5A221028" w14:textId="77777777" w:rsidR="00232530" w:rsidRDefault="00000000">
      <w:pPr>
        <w:pStyle w:val="a"/>
        <w:rPr>
          <w:rFonts w:ascii="Times New Roman" w:hAnsi="Times New Roman" w:cs="Times New Roman"/>
        </w:rPr>
      </w:pPr>
      <w:r>
        <w:rPr>
          <w:rFonts w:ascii="Times New Roman" w:hAnsi="Times New Roman" w:cs="Times New Roman"/>
        </w:rPr>
        <w:t>PRO-CTCAE Measurement System (NCI).</w:t>
      </w:r>
    </w:p>
    <w:p w14:paraId="67D2C225" w14:textId="5B62FB33" w:rsidR="00232530" w:rsidRDefault="00000000">
      <w:pPr>
        <w:pStyle w:val="a"/>
        <w:rPr>
          <w:rFonts w:ascii="Times New Roman" w:hAnsi="Times New Roman" w:cs="Times New Roman"/>
        </w:rPr>
      </w:pPr>
      <w:r>
        <w:rPr>
          <w:rFonts w:ascii="Times New Roman" w:hAnsi="Times New Roman" w:cs="Times New Roman"/>
        </w:rPr>
        <w:t xml:space="preserve">CONSORT </w:t>
      </w:r>
      <w:del w:id="266" w:author="jing zhang" w:date="2026-03-03T14:36:00Z" w16du:dateUtc="2026-03-03T06:36:00Z">
        <w:r w:rsidDel="00EB5B85">
          <w:rPr>
            <w:rFonts w:ascii="Times New Roman" w:hAnsi="Times New Roman" w:cs="Times New Roman"/>
          </w:rPr>
          <w:delText xml:space="preserve">2010 </w:delText>
        </w:r>
      </w:del>
      <w:ins w:id="267" w:author="jing zhang" w:date="2026-03-03T14:36:00Z" w16du:dateUtc="2026-03-03T06:36:00Z">
        <w:r w:rsidR="00EB5B85">
          <w:rPr>
            <w:rFonts w:ascii="Times New Roman" w:hAnsi="Times New Roman" w:cs="Times New Roman" w:hint="eastAsia"/>
            <w:lang w:eastAsia="zh-CN"/>
          </w:rPr>
          <w:t>2025</w:t>
        </w:r>
        <w:r w:rsidR="00EB5B85">
          <w:rPr>
            <w:rFonts w:ascii="Times New Roman" w:hAnsi="Times New Roman" w:cs="Times New Roman"/>
          </w:rPr>
          <w:t xml:space="preserve"> </w:t>
        </w:r>
      </w:ins>
      <w:r>
        <w:rPr>
          <w:rFonts w:ascii="Times New Roman" w:hAnsi="Times New Roman" w:cs="Times New Roman"/>
        </w:rPr>
        <w:t>Statement for reporting randomized trials; extensions as applicable.</w:t>
      </w:r>
    </w:p>
    <w:p w14:paraId="1B6EE9B3" w14:textId="77777777" w:rsidR="00232530" w:rsidRDefault="00000000">
      <w:pPr>
        <w:pStyle w:val="a"/>
        <w:rPr>
          <w:rFonts w:ascii="Times New Roman" w:hAnsi="Times New Roman" w:cs="Times New Roman"/>
        </w:rPr>
      </w:pPr>
      <w:r>
        <w:rPr>
          <w:rFonts w:ascii="Times New Roman" w:hAnsi="Times New Roman" w:cs="Times New Roman"/>
        </w:rPr>
        <w:t>Relevant WHO Tuberculosis treatment guidelines referenced in the Protocol.</w:t>
      </w:r>
    </w:p>
    <w:p w14:paraId="09082CDB" w14:textId="77777777" w:rsidR="00232530" w:rsidRDefault="00000000">
      <w:pPr>
        <w:pStyle w:val="21"/>
        <w:rPr>
          <w:rFonts w:ascii="Times New Roman" w:eastAsia="宋体" w:hAnsi="Times New Roman" w:cs="Times New Roman"/>
          <w:lang w:eastAsia="zh-CN"/>
        </w:rPr>
      </w:pPr>
      <w:r>
        <w:rPr>
          <w:rFonts w:ascii="Times New Roman" w:eastAsia="宋体" w:hAnsi="Times New Roman" w:cs="Times New Roman"/>
          <w:lang w:eastAsia="zh-CN"/>
        </w:rPr>
        <w:t xml:space="preserve">15.2 </w:t>
      </w:r>
      <w:r>
        <w:rPr>
          <w:rFonts w:ascii="Times New Roman" w:eastAsia="宋体" w:hAnsi="Times New Roman" w:cs="Times New Roman"/>
          <w:lang w:eastAsia="zh-CN"/>
        </w:rPr>
        <w:t>附录（按需补充）</w:t>
      </w:r>
    </w:p>
    <w:p w14:paraId="19AD8336"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附录</w:t>
      </w:r>
      <w:r>
        <w:rPr>
          <w:rFonts w:ascii="Times New Roman" w:hAnsi="Times New Roman" w:cs="Times New Roman"/>
          <w:lang w:eastAsia="zh-CN"/>
        </w:rPr>
        <w:t>A</w:t>
      </w:r>
      <w:r>
        <w:rPr>
          <w:rFonts w:ascii="Times New Roman" w:hAnsi="Times New Roman" w:cs="Times New Roman"/>
          <w:lang w:eastAsia="zh-CN"/>
        </w:rPr>
        <w:t>：主要终点衍生规则与优先级（事件日期、证据等级、时间窗）。</w:t>
      </w:r>
    </w:p>
    <w:p w14:paraId="308F6431"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附录</w:t>
      </w:r>
      <w:r>
        <w:rPr>
          <w:rFonts w:ascii="Times New Roman" w:hAnsi="Times New Roman" w:cs="Times New Roman"/>
          <w:lang w:eastAsia="zh-CN"/>
        </w:rPr>
        <w:t>B</w:t>
      </w:r>
      <w:r>
        <w:rPr>
          <w:rFonts w:ascii="Times New Roman" w:hAnsi="Times New Roman" w:cs="Times New Roman"/>
          <w:lang w:eastAsia="zh-CN"/>
        </w:rPr>
        <w:t>：重大方案偏差判定表（用于</w:t>
      </w:r>
      <w:r>
        <w:rPr>
          <w:rFonts w:ascii="Times New Roman" w:hAnsi="Times New Roman" w:cs="Times New Roman"/>
          <w:lang w:eastAsia="zh-CN"/>
        </w:rPr>
        <w:t>PP</w:t>
      </w:r>
      <w:r>
        <w:rPr>
          <w:rFonts w:ascii="Times New Roman" w:hAnsi="Times New Roman" w:cs="Times New Roman"/>
          <w:lang w:eastAsia="zh-CN"/>
        </w:rPr>
        <w:t>集）。</w:t>
      </w:r>
    </w:p>
    <w:p w14:paraId="080380C6" w14:textId="77777777" w:rsidR="00232530" w:rsidRDefault="00000000">
      <w:pPr>
        <w:spacing w:after="120" w:line="300" w:lineRule="auto"/>
        <w:rPr>
          <w:rFonts w:ascii="Times New Roman" w:hAnsi="Times New Roman" w:cs="Times New Roman"/>
          <w:lang w:eastAsia="zh-CN"/>
        </w:rPr>
      </w:pPr>
      <w:r>
        <w:rPr>
          <w:rFonts w:ascii="Times New Roman" w:hAnsi="Times New Roman" w:cs="Times New Roman"/>
          <w:lang w:eastAsia="zh-CN"/>
        </w:rPr>
        <w:t>附录</w:t>
      </w:r>
      <w:r>
        <w:rPr>
          <w:rFonts w:ascii="Times New Roman" w:hAnsi="Times New Roman" w:cs="Times New Roman"/>
          <w:lang w:eastAsia="zh-CN"/>
        </w:rPr>
        <w:t>C</w:t>
      </w:r>
      <w:r>
        <w:rPr>
          <w:rFonts w:ascii="Times New Roman" w:hAnsi="Times New Roman" w:cs="Times New Roman"/>
          <w:lang w:eastAsia="zh-CN"/>
        </w:rPr>
        <w:t>：中期分析界值计算说明（</w:t>
      </w:r>
      <w:r>
        <w:rPr>
          <w:rFonts w:ascii="Times New Roman" w:hAnsi="Times New Roman" w:cs="Times New Roman"/>
        </w:rPr>
        <w:t>α</w:t>
      </w:r>
      <w:r>
        <w:rPr>
          <w:rFonts w:ascii="Times New Roman" w:hAnsi="Times New Roman" w:cs="Times New Roman"/>
          <w:lang w:eastAsia="zh-CN"/>
        </w:rPr>
        <w:t>消耗参数、信息量定义）。</w:t>
      </w:r>
    </w:p>
    <w:sectPr w:rsidR="00232530">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32B2F" w14:textId="77777777" w:rsidR="007700CE" w:rsidRDefault="007700CE">
      <w:pPr>
        <w:spacing w:line="240" w:lineRule="auto"/>
      </w:pPr>
      <w:r>
        <w:separator/>
      </w:r>
    </w:p>
  </w:endnote>
  <w:endnote w:type="continuationSeparator" w:id="0">
    <w:p w14:paraId="6007A33B" w14:textId="77777777" w:rsidR="007700CE" w:rsidRDefault="007700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8F077" w14:textId="77777777" w:rsidR="007700CE" w:rsidRDefault="007700CE">
      <w:pPr>
        <w:spacing w:after="0"/>
      </w:pPr>
      <w:r>
        <w:separator/>
      </w:r>
    </w:p>
  </w:footnote>
  <w:footnote w:type="continuationSeparator" w:id="0">
    <w:p w14:paraId="72A4006F" w14:textId="77777777" w:rsidR="007700CE" w:rsidRDefault="007700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948316282">
    <w:abstractNumId w:val="1"/>
  </w:num>
  <w:num w:numId="2" w16cid:durableId="861282250">
    <w:abstractNumId w:val="4"/>
  </w:num>
  <w:num w:numId="3" w16cid:durableId="24452690">
    <w:abstractNumId w:val="5"/>
  </w:num>
  <w:num w:numId="4" w16cid:durableId="338191340">
    <w:abstractNumId w:val="2"/>
  </w:num>
  <w:num w:numId="5" w16cid:durableId="1921863563">
    <w:abstractNumId w:val="0"/>
  </w:num>
  <w:num w:numId="6" w16cid:durableId="2664247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ng zhang">
    <w15:presenceInfo w15:providerId="Windows Live" w15:userId="8508dea2df6b1b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29F"/>
    <w:rsid w:val="0015074B"/>
    <w:rsid w:val="001B5051"/>
    <w:rsid w:val="00232530"/>
    <w:rsid w:val="0029639D"/>
    <w:rsid w:val="00300414"/>
    <w:rsid w:val="00326F90"/>
    <w:rsid w:val="00593D31"/>
    <w:rsid w:val="007700CE"/>
    <w:rsid w:val="0082282D"/>
    <w:rsid w:val="00837A7D"/>
    <w:rsid w:val="00AA1D8D"/>
    <w:rsid w:val="00AA28AB"/>
    <w:rsid w:val="00B47730"/>
    <w:rsid w:val="00CB0664"/>
    <w:rsid w:val="00EB5B85"/>
    <w:rsid w:val="00EE4DD6"/>
    <w:rsid w:val="00F213E0"/>
    <w:rsid w:val="00FC693F"/>
    <w:rsid w:val="2EDC3316"/>
    <w:rsid w:val="37AD68CB"/>
    <w:rsid w:val="392342D1"/>
    <w:rsid w:val="40E85247"/>
    <w:rsid w:val="752169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ECA835"/>
  <w14:defaultImageDpi w14:val="300"/>
  <w15:docId w15:val="{8A967461-D745-440C-AB3C-D3FBBE6C7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Calibri" w:eastAsia="宋体" w:hAnsi="Calibri" w:cs="Calibr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styleId="aff4">
    <w:name w:val="Revision"/>
    <w:hidden/>
    <w:uiPriority w:val="99"/>
    <w:unhideWhenUsed/>
    <w:rsid w:val="00EB5B85"/>
    <w:rPr>
      <w:rFonts w:ascii="Calibri" w:eastAsia="宋体"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12</Pages>
  <Words>1444</Words>
  <Characters>8237</Characters>
  <Application>Microsoft Office Word</Application>
  <DocSecurity>0</DocSecurity>
  <Lines>68</Lines>
  <Paragraphs>19</Paragraphs>
  <ScaleCrop>false</ScaleCrop>
  <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jing zhang</cp:lastModifiedBy>
  <cp:revision>4</cp:revision>
  <dcterms:created xsi:type="dcterms:W3CDTF">2013-12-23T23:15:00Z</dcterms:created>
  <dcterms:modified xsi:type="dcterms:W3CDTF">2026-03-03T09:46:00Z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eyJoZGlkIjoiZTY1YTEzNzUzNjc3OTdhYTczZDYyMDcwZjdjMDcyY2UiLCJ1c2VySWQiOiIyMDkyMjY1MzMifQ==</vt:lpwstr>
  </property>
  <property fmtid="{D5CDD505-2E9C-101B-9397-08002B2CF9AE}" pid="3" name="KSOProductBuildVer">
    <vt:lpwstr>2052-12.1.0.25225</vt:lpwstr>
  </property>
  <property fmtid="{D5CDD505-2E9C-101B-9397-08002B2CF9AE}" pid="4" name="ICV">
    <vt:lpwstr>29D8CC80BF154A8CAC76E76C1F38281C_13</vt:lpwstr>
  </property>
</Properties>
</file>