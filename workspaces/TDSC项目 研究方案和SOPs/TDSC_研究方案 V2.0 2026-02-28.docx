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E7D8F">
      <w:pPr>
        <w:pStyle w:val="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【研究方案】</w:t>
      </w:r>
    </w:p>
    <w:p w14:paraId="2755823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糖尿病人群结核病短程治疗方案研究</w:t>
      </w:r>
    </w:p>
    <w:p w14:paraId="5D0EDD4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——评估短程方案精准治疗策略在</w:t>
      </w:r>
      <w:r>
        <w:rPr>
          <w:rFonts w:hint="eastAsia" w:ascii="Times New Roman" w:hAnsi="Times New Roman" w:eastAsia="宋体" w:cs="Times New Roman"/>
          <w:sz w:val="24"/>
          <w:szCs w:val="24"/>
          <w:lang w:val="en-US" w:eastAsia="zh-CN"/>
        </w:rPr>
        <w:t>结核病与糖尿病共病</w:t>
      </w:r>
      <w:r>
        <w:rPr>
          <w:rFonts w:hint="default" w:ascii="Times New Roman" w:hAnsi="Times New Roman" w:eastAsia="宋体" w:cs="Times New Roman"/>
          <w:sz w:val="24"/>
          <w:szCs w:val="24"/>
        </w:rPr>
        <w:t>患者中的有效性与安全性</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一项多中心、</w:t>
      </w:r>
      <w:r>
        <w:rPr>
          <w:rFonts w:hint="eastAsia" w:ascii="Times New Roman" w:hAnsi="Times New Roman" w:eastAsia="宋体" w:cs="Times New Roman"/>
          <w:sz w:val="24"/>
          <w:szCs w:val="24"/>
          <w:lang w:val="en-US" w:eastAsia="zh-CN"/>
        </w:rPr>
        <w:t>分层、</w:t>
      </w:r>
      <w:r>
        <w:rPr>
          <w:rFonts w:hint="default" w:ascii="Times New Roman" w:hAnsi="Times New Roman" w:eastAsia="宋体" w:cs="Times New Roman"/>
          <w:sz w:val="24"/>
          <w:szCs w:val="24"/>
        </w:rPr>
        <w:t>随机、对照临床试验</w:t>
      </w:r>
    </w:p>
    <w:p w14:paraId="6DAC1834">
      <w:pPr>
        <w:rPr>
          <w:rFonts w:hint="default" w:ascii="Times New Roman" w:hAnsi="Times New Roman" w:eastAsia="宋体" w:cs="Times New Roman"/>
          <w:sz w:val="24"/>
          <w:szCs w:val="24"/>
        </w:rPr>
      </w:pPr>
    </w:p>
    <w:p w14:paraId="317E93FE">
      <w:pPr>
        <w:pStyle w:val="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摘要</w:t>
      </w:r>
    </w:p>
    <w:p w14:paraId="7989528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背景：糖尿病合并肺结核（TB‑DM）人群结局高度异质，固定疗程可能导致</w:t>
      </w:r>
      <w:del w:id="0" w:author="付亮" w:date="2026-03-25T07:47:57Z">
        <w:r>
          <w:rPr>
            <w:rFonts w:hint="default" w:ascii="Times New Roman" w:hAnsi="Times New Roman" w:eastAsia="宋体" w:cs="Times New Roman"/>
            <w:sz w:val="24"/>
            <w:szCs w:val="24"/>
          </w:rPr>
          <w:delText>低风险</w:delText>
        </w:r>
      </w:del>
      <w:ins w:id="1"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人群过度治疗、</w:t>
      </w:r>
      <w:del w:id="2" w:author="付亮" w:date="2026-03-25T07:47:40Z">
        <w:r>
          <w:rPr>
            <w:rFonts w:hint="default" w:ascii="Times New Roman" w:hAnsi="Times New Roman" w:eastAsia="宋体" w:cs="Times New Roman"/>
            <w:sz w:val="24"/>
            <w:szCs w:val="24"/>
          </w:rPr>
          <w:delText>高风险</w:delText>
        </w:r>
      </w:del>
      <w:ins w:id="3"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人群治疗不足。TDSC研究</w:t>
      </w:r>
      <w:r>
        <w:rPr>
          <w:rFonts w:hint="eastAsia" w:ascii="Times New Roman" w:hAnsi="Times New Roman" w:eastAsia="宋体" w:cs="Times New Roman"/>
          <w:sz w:val="24"/>
          <w:szCs w:val="24"/>
          <w:lang w:val="en-US" w:eastAsia="zh-CN"/>
        </w:rPr>
        <w:t>旨在</w:t>
      </w:r>
      <w:r>
        <w:rPr>
          <w:rFonts w:hint="default" w:ascii="Times New Roman" w:hAnsi="Times New Roman" w:eastAsia="宋体" w:cs="Times New Roman"/>
          <w:sz w:val="24"/>
          <w:szCs w:val="24"/>
        </w:rPr>
        <w:t>评估：（1）在基线</w:t>
      </w:r>
      <w:del w:id="4" w:author="付亮" w:date="2026-03-25T07:47:57Z">
        <w:r>
          <w:rPr>
            <w:rFonts w:hint="default" w:ascii="Times New Roman" w:hAnsi="Times New Roman" w:eastAsia="宋体" w:cs="Times New Roman"/>
            <w:sz w:val="24"/>
            <w:szCs w:val="24"/>
          </w:rPr>
          <w:delText>低风险</w:delText>
        </w:r>
      </w:del>
      <w:ins w:id="5"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TB‑DM中，两种每日口服4个月</w:t>
      </w:r>
      <w:r>
        <w:rPr>
          <w:rFonts w:hint="eastAsia" w:ascii="Times New Roman" w:hAnsi="Times New Roman" w:eastAsia="宋体" w:cs="Times New Roman"/>
          <w:sz w:val="24"/>
          <w:szCs w:val="24"/>
          <w:lang w:val="en-US" w:eastAsia="zh-CN"/>
        </w:rPr>
        <w:t>高剂量</w:t>
      </w:r>
      <w:r>
        <w:rPr>
          <w:rFonts w:hint="default" w:ascii="Times New Roman" w:hAnsi="Times New Roman" w:eastAsia="宋体" w:cs="Times New Roman"/>
          <w:sz w:val="24"/>
          <w:szCs w:val="24"/>
        </w:rPr>
        <w:t>利福喷丁方案与6个月标准方案（2HRZE/4HR）的比较；（2）在基线中/</w:t>
      </w:r>
      <w:del w:id="6" w:author="付亮" w:date="2026-03-25T07:47:40Z">
        <w:r>
          <w:rPr>
            <w:rFonts w:hint="default" w:ascii="Times New Roman" w:hAnsi="Times New Roman" w:eastAsia="宋体" w:cs="Times New Roman"/>
            <w:sz w:val="24"/>
            <w:szCs w:val="24"/>
          </w:rPr>
          <w:delText>高风险</w:delText>
        </w:r>
      </w:del>
      <w:ins w:id="7"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TB‑DM中，采用项目化的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第6月</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策略，比较</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6个月停药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继续至9个月（2HRZE/7HR）</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。候选生物标志物（含TB22）仅用于预设验证/探索性分析，不用于治疗分配或停药/继续治疗决策。</w:t>
      </w:r>
    </w:p>
    <w:p w14:paraId="3799CB0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法：TDSC为多中心、开放标签、先分层后随机的随机对照研究。入组时的官方分层工具为专家规则型工具，整合保守的菌负荷分层（Xpert/Ultra与涂片）和影像范围分层（基于CXR的空洞与病变范围）。DSS与影像AI作为预设验证/探索指标，不用于队列分配、随机分配或停药决策。队列A纳入基线</w:t>
      </w:r>
      <w:del w:id="8" w:author="付亮" w:date="2026-03-25T07:47:57Z">
        <w:r>
          <w:rPr>
            <w:rFonts w:hint="default" w:ascii="Times New Roman" w:hAnsi="Times New Roman" w:eastAsia="宋体" w:cs="Times New Roman"/>
            <w:sz w:val="24"/>
            <w:szCs w:val="24"/>
          </w:rPr>
          <w:delText>低风险</w:delText>
        </w:r>
      </w:del>
      <w:ins w:id="9"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受试者，1:1:1随机至A1（2HP</w:t>
      </w:r>
      <w:r>
        <w:rPr>
          <w:rFonts w:hint="default" w:ascii="Times New Roman" w:hAnsi="Times New Roman" w:eastAsia="宋体" w:cs="Times New Roman"/>
          <w:sz w:val="24"/>
          <w:szCs w:val="24"/>
          <w:vertAlign w:val="subscript"/>
        </w:rPr>
        <w:t>1200</w:t>
      </w:r>
      <w:r>
        <w:rPr>
          <w:rFonts w:hint="default" w:ascii="Times New Roman" w:hAnsi="Times New Roman" w:eastAsia="宋体" w:cs="Times New Roman"/>
          <w:sz w:val="24"/>
          <w:szCs w:val="24"/>
        </w:rPr>
        <w:t>MZ/2HP</w:t>
      </w:r>
      <w:r>
        <w:rPr>
          <w:rFonts w:hint="eastAsia" w:ascii="Times New Roman" w:hAnsi="Times New Roman" w:eastAsia="宋体" w:cs="Times New Roman"/>
          <w:sz w:val="24"/>
          <w:szCs w:val="24"/>
          <w:vertAlign w:val="subscript"/>
          <w:lang w:val="en-US" w:eastAsia="zh-CN"/>
        </w:rPr>
        <w:t>1200</w:t>
      </w:r>
      <w:r>
        <w:rPr>
          <w:rFonts w:hint="default" w:ascii="Times New Roman" w:hAnsi="Times New Roman" w:eastAsia="宋体" w:cs="Times New Roman"/>
          <w:sz w:val="24"/>
          <w:szCs w:val="24"/>
        </w:rPr>
        <w:t>M）、A2（2HP</w:t>
      </w:r>
      <w:r>
        <w:rPr>
          <w:rFonts w:hint="default" w:ascii="Times New Roman" w:hAnsi="Times New Roman" w:eastAsia="宋体" w:cs="Times New Roman"/>
          <w:sz w:val="24"/>
          <w:szCs w:val="24"/>
          <w:vertAlign w:val="subscript"/>
        </w:rPr>
        <w:t>900</w:t>
      </w:r>
      <w:r>
        <w:rPr>
          <w:rFonts w:hint="default" w:ascii="Times New Roman" w:hAnsi="Times New Roman" w:eastAsia="宋体" w:cs="Times New Roman"/>
          <w:sz w:val="24"/>
          <w:szCs w:val="24"/>
        </w:rPr>
        <w:t>MZ/2HP</w:t>
      </w:r>
      <w:r>
        <w:rPr>
          <w:rFonts w:hint="eastAsia" w:ascii="Times New Roman" w:hAnsi="Times New Roman" w:eastAsia="宋体" w:cs="Times New Roman"/>
          <w:sz w:val="24"/>
          <w:szCs w:val="24"/>
          <w:vertAlign w:val="subscript"/>
          <w:lang w:val="en-US" w:eastAsia="zh-CN"/>
        </w:rPr>
        <w:t>900</w:t>
      </w:r>
      <w:r>
        <w:rPr>
          <w:rFonts w:hint="default" w:ascii="Times New Roman" w:hAnsi="Times New Roman" w:eastAsia="宋体" w:cs="Times New Roman"/>
          <w:sz w:val="24"/>
          <w:szCs w:val="24"/>
        </w:rPr>
        <w:t>M）或对照A3（2HRZE/4HR）。队列B纳入基线中/</w:t>
      </w:r>
      <w:del w:id="10" w:author="付亮" w:date="2026-03-25T07:47:40Z">
        <w:r>
          <w:rPr>
            <w:rFonts w:hint="default" w:ascii="Times New Roman" w:hAnsi="Times New Roman" w:eastAsia="宋体" w:cs="Times New Roman"/>
            <w:sz w:val="24"/>
            <w:szCs w:val="24"/>
          </w:rPr>
          <w:delText>高风险</w:delText>
        </w:r>
      </w:del>
      <w:ins w:id="11"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受试者并统一治疗至6个月；M6满足预设</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者1:1随机比较停药（总疗程6个月）与继续HR至总疗程9个月；未达标者不随机并按方案继续随访。HRZE方案强化期包含乙胺丁醇（E），并设置至少每月视力监测预警，</w:t>
      </w:r>
      <w:ins w:id="12" w:author="任坦坦" w:date="2026-03-20T08:04:23Z">
        <w:r>
          <w:rPr>
            <w:rFonts w:hint="default" w:ascii="Times New Roman" w:hAnsi="Times New Roman" w:eastAsia="宋体" w:cs="Times New Roman"/>
            <w:b w:val="0"/>
            <w:i w:val="0"/>
            <w:sz w:val="24"/>
            <w:szCs w:val="24"/>
          </w:rPr>
          <w:t>出现视力下降、色觉异常、视野缺损时立即停用 E，并转眼科。</w:t>
        </w:r>
      </w:ins>
      <w:del w:id="13" w:author="任坦坦" w:date="2026-03-20T08:04:23Z">
        <w:r>
          <w:rPr>
            <w:rFonts w:hint="default" w:ascii="Times New Roman" w:hAnsi="Times New Roman" w:eastAsia="宋体" w:cs="Times New Roman"/>
            <w:sz w:val="24"/>
            <w:szCs w:val="24"/>
          </w:rPr>
          <w:delText>疑似视神经毒性则按SOP立即停用E</w:delText>
        </w:r>
      </w:del>
      <w:del w:id="14" w:author="任坦坦" w:date="2026-03-20T08:04:29Z">
        <w:r>
          <w:rPr>
            <w:rFonts w:hint="default" w:ascii="Times New Roman" w:hAnsi="Times New Roman" w:eastAsia="宋体" w:cs="Times New Roman"/>
            <w:sz w:val="24"/>
            <w:szCs w:val="24"/>
          </w:rPr>
          <w:delText>。</w:delText>
        </w:r>
      </w:del>
    </w:p>
    <w:p w14:paraId="7DDE8F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主要终点：停药后12个月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（由集中化结局判定程序裁决）。</w:t>
      </w:r>
    </w:p>
    <w:p w14:paraId="21136E9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伦理与传播：所有受试者均需签署书面知情同意。本研究结果将通过同行评议论文与学术会议发布。</w:t>
      </w:r>
    </w:p>
    <w:p w14:paraId="4FB8C4F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试验状态：研究方案版本 </w:t>
      </w:r>
      <w:r>
        <w:rPr>
          <w:rFonts w:hint="eastAsia" w:ascii="Times New Roman" w:hAnsi="Times New Roman" w:eastAsia="宋体" w:cs="Times New Roman"/>
          <w:sz w:val="24"/>
          <w:szCs w:val="24"/>
          <w:lang w:eastAsia="zh-CN"/>
        </w:rPr>
        <w:t>V</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.0</w:t>
      </w:r>
      <w:r>
        <w:rPr>
          <w:rFonts w:hint="default" w:ascii="Times New Roman" w:hAnsi="Times New Roman" w:eastAsia="宋体" w:cs="Times New Roman"/>
          <w:sz w:val="24"/>
          <w:szCs w:val="24"/>
        </w:rPr>
        <w:t>（2026-02-28），研究注册待完成。</w:t>
      </w:r>
    </w:p>
    <w:p w14:paraId="6D39EEA4">
      <w:pPr>
        <w:pStyle w:val="3"/>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行政信息</w:t>
      </w:r>
    </w:p>
    <w:p w14:paraId="23C4ED33">
      <w:pP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表A. 行政信息概览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4B31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0C22DFA4">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缩写</w:t>
            </w:r>
          </w:p>
        </w:tc>
        <w:tc>
          <w:tcPr>
            <w:tcW w:w="4873" w:type="dxa"/>
          </w:tcPr>
          <w:p w14:paraId="586553A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TDSC（TB‑Diabetes Short Course）</w:t>
            </w:r>
          </w:p>
        </w:tc>
      </w:tr>
      <w:tr w14:paraId="4714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76AE7AD1">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方案版本/日期</w:t>
            </w:r>
          </w:p>
        </w:tc>
        <w:tc>
          <w:tcPr>
            <w:tcW w:w="4873" w:type="dxa"/>
          </w:tcPr>
          <w:p w14:paraId="42390656">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w:t>
            </w:r>
            <w:r>
              <w:rPr>
                <w:rFonts w:hint="eastAsia"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rPr>
              <w:t>/ 2026-02-28</w:t>
            </w:r>
          </w:p>
        </w:tc>
      </w:tr>
      <w:tr w14:paraId="6A4D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517F2C5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研究注册</w:t>
            </w:r>
          </w:p>
        </w:tc>
        <w:tc>
          <w:tcPr>
            <w:tcW w:w="4873" w:type="dxa"/>
          </w:tcPr>
          <w:p w14:paraId="2B1C7E2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待完成</w:t>
            </w:r>
          </w:p>
        </w:tc>
      </w:tr>
      <w:tr w14:paraId="43DD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73" w:type="dxa"/>
          </w:tcPr>
          <w:p w14:paraId="09C4DD84">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申办/牵头单位</w:t>
            </w:r>
          </w:p>
        </w:tc>
        <w:tc>
          <w:tcPr>
            <w:tcW w:w="4873" w:type="dxa"/>
          </w:tcPr>
          <w:p w14:paraId="506CBA2E">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深圳市第三人民医院（协调中心）</w:t>
            </w:r>
          </w:p>
        </w:tc>
      </w:tr>
      <w:tr w14:paraId="30AE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6FCC42B1">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经费来源</w:t>
            </w:r>
          </w:p>
        </w:tc>
        <w:tc>
          <w:tcPr>
            <w:tcW w:w="4873" w:type="dxa"/>
          </w:tcPr>
          <w:p w14:paraId="4A3041ED">
            <w:pPr>
              <w:spacing w:after="0" w:line="240"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国家科技重大专项</w:t>
            </w:r>
          </w:p>
        </w:tc>
      </w:tr>
      <w:tr w14:paraId="3B53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73" w:type="dxa"/>
          </w:tcPr>
          <w:p w14:paraId="6EA8A384">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独立委员会</w:t>
            </w:r>
          </w:p>
        </w:tc>
        <w:tc>
          <w:tcPr>
            <w:tcW w:w="4873" w:type="dxa"/>
          </w:tcPr>
          <w:p w14:paraId="6E82E483">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指导委员会；DSMB；CEC</w:t>
            </w:r>
          </w:p>
        </w:tc>
      </w:tr>
    </w:tbl>
    <w:p w14:paraId="342CE13F">
      <w:pPr>
        <w:rPr>
          <w:rFonts w:hint="default" w:ascii="Times New Roman" w:hAnsi="Times New Roman" w:eastAsia="宋体" w:cs="Times New Roman"/>
          <w:sz w:val="24"/>
          <w:szCs w:val="24"/>
        </w:rPr>
      </w:pPr>
    </w:p>
    <w:p w14:paraId="116AF994">
      <w:pPr>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表B. 研究中心与分中心PI（示例，可按实际更新）</w:t>
      </w:r>
    </w:p>
    <w:tbl>
      <w:tblPr>
        <w:tblStyle w:val="32"/>
        <w:tblW w:w="980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4794"/>
        <w:gridCol w:w="5012"/>
      </w:tblGrid>
      <w:tr w14:paraId="77F8EA6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l2br w:val="nil"/>
            </w:tcBorders>
            <w:shd w:val="clear" w:color="auto" w:fill="FFFFFF"/>
            <w:tcMar>
              <w:top w:w="20" w:type="dxa"/>
              <w:left w:w="30" w:type="dxa"/>
              <w:bottom w:w="20" w:type="dxa"/>
              <w:right w:w="30" w:type="dxa"/>
            </w:tcMar>
            <w:vAlign w:val="top"/>
          </w:tcPr>
          <w:p w14:paraId="10189354">
            <w:pPr>
              <w:keepNext w:val="0"/>
              <w:keepLines w:val="0"/>
              <w:widowControl/>
              <w:suppressLineNumbers w:val="0"/>
              <w:bidi w:val="0"/>
              <w:jc w:val="center"/>
              <w:textAlignment w:val="bottom"/>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kern w:val="0"/>
                <w:sz w:val="24"/>
                <w:szCs w:val="24"/>
                <w:lang w:val="en-US" w:eastAsia="zh-CN" w:bidi="ar"/>
              </w:rPr>
              <w:t>研究机构 (Site)</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11572622">
            <w:pPr>
              <w:keepNext w:val="0"/>
              <w:keepLines w:val="0"/>
              <w:widowControl/>
              <w:suppressLineNumbers w:val="0"/>
              <w:bidi w:val="0"/>
              <w:jc w:val="center"/>
              <w:textAlignment w:val="bottom"/>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kern w:val="0"/>
                <w:sz w:val="24"/>
                <w:szCs w:val="24"/>
                <w:lang w:val="en-US" w:eastAsia="zh-CN" w:bidi="ar"/>
              </w:rPr>
              <w:t>主要研究者 (Site PI)</w:t>
            </w:r>
          </w:p>
        </w:tc>
      </w:tr>
      <w:tr w14:paraId="71A592C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6DE44923">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深圳市第三人民医院（牵头单位）</w:t>
            </w:r>
          </w:p>
          <w:p w14:paraId="525F185D">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广东</w:t>
            </w:r>
            <w:r>
              <w:rPr>
                <w:rFonts w:hint="default" w:ascii="Times New Roman" w:hAnsi="Times New Roman" w:eastAsia="宋体" w:cs="Times New Roman"/>
                <w:b w:val="0"/>
                <w:color w:val="000000"/>
                <w:kern w:val="0"/>
                <w:sz w:val="24"/>
                <w:szCs w:val="24"/>
                <w:lang w:val="en-US" w:eastAsia="zh-CN" w:bidi="ar"/>
              </w:rPr>
              <w:t>，深圳</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2EE50786">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邓国防 (Guofang Deng)</w:t>
            </w:r>
          </w:p>
        </w:tc>
      </w:tr>
      <w:tr w14:paraId="423922E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46E6B085">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广西壮族自治区胸科医院</w:t>
            </w:r>
          </w:p>
          <w:p w14:paraId="658B6774">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广西</w:t>
            </w:r>
            <w:r>
              <w:rPr>
                <w:rFonts w:hint="default" w:ascii="Times New Roman" w:hAnsi="Times New Roman" w:eastAsia="宋体" w:cs="Times New Roman"/>
                <w:b w:val="0"/>
                <w:color w:val="000000"/>
                <w:kern w:val="0"/>
                <w:sz w:val="24"/>
                <w:szCs w:val="24"/>
                <w:lang w:val="en-US" w:eastAsia="zh-CN" w:bidi="ar"/>
              </w:rPr>
              <w:t>，南宁</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7B110718">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刘爱梅 (Liu Aimei)</w:t>
            </w:r>
          </w:p>
        </w:tc>
      </w:tr>
      <w:tr w14:paraId="1DFD47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3B2527BA">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广州市胸科医院</w:t>
            </w:r>
          </w:p>
          <w:p w14:paraId="6C895E2F">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广东</w:t>
            </w:r>
            <w:r>
              <w:rPr>
                <w:rFonts w:hint="default" w:ascii="Times New Roman" w:hAnsi="Times New Roman" w:eastAsia="宋体" w:cs="Times New Roman"/>
                <w:b w:val="0"/>
                <w:color w:val="000000"/>
                <w:kern w:val="0"/>
                <w:sz w:val="24"/>
                <w:szCs w:val="24"/>
                <w:lang w:val="en-US" w:eastAsia="zh-CN" w:bidi="ar"/>
              </w:rPr>
              <w:t>，广州</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5F552109">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邝浩斌 (Kuang Haobin)</w:t>
            </w:r>
          </w:p>
        </w:tc>
      </w:tr>
      <w:tr w14:paraId="171586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6B738F2E">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山东省公共卫生临床中心</w:t>
            </w:r>
          </w:p>
          <w:p w14:paraId="60DB1FC0">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山东</w:t>
            </w:r>
            <w:r>
              <w:rPr>
                <w:rFonts w:hint="default" w:ascii="Times New Roman" w:hAnsi="Times New Roman" w:eastAsia="宋体" w:cs="Times New Roman"/>
                <w:b w:val="0"/>
                <w:color w:val="000000"/>
                <w:kern w:val="0"/>
                <w:sz w:val="24"/>
                <w:szCs w:val="24"/>
                <w:lang w:val="en-US" w:eastAsia="zh-CN" w:bidi="ar"/>
              </w:rPr>
              <w:t>，济南</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45609853">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迟晶宇 (Chi Jingyu)</w:t>
            </w:r>
          </w:p>
        </w:tc>
      </w:tr>
      <w:tr w14:paraId="6B827B1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18D5C7BB">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浙江大学医学院附属第一医院</w:t>
            </w:r>
          </w:p>
          <w:p w14:paraId="0BA9AA54">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浙江</w:t>
            </w:r>
            <w:r>
              <w:rPr>
                <w:rFonts w:hint="default" w:ascii="Times New Roman" w:hAnsi="Times New Roman" w:eastAsia="宋体" w:cs="Times New Roman"/>
                <w:b w:val="0"/>
                <w:color w:val="000000"/>
                <w:kern w:val="0"/>
                <w:sz w:val="24"/>
                <w:szCs w:val="24"/>
                <w:lang w:val="en-US" w:eastAsia="zh-CN" w:bidi="ar"/>
              </w:rPr>
              <w:t>，杭州</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10EE7328">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杨美芳 (Yang Meifang)</w:t>
            </w:r>
          </w:p>
        </w:tc>
      </w:tr>
      <w:tr w14:paraId="5F2010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457686A9">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复旦大学附属华山医院</w:t>
            </w:r>
          </w:p>
          <w:p w14:paraId="48D635FF">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上海</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707158BC">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李杨 (Li Yang)</w:t>
            </w:r>
          </w:p>
        </w:tc>
      </w:tr>
      <w:tr w14:paraId="255FFE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160F3BBE">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郑州市第六人民医院（河南省传染病医院）</w:t>
            </w:r>
          </w:p>
          <w:p w14:paraId="2FCBE47E">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河南</w:t>
            </w:r>
            <w:r>
              <w:rPr>
                <w:rFonts w:hint="default" w:ascii="Times New Roman" w:hAnsi="Times New Roman" w:eastAsia="宋体" w:cs="Times New Roman"/>
                <w:b w:val="0"/>
                <w:color w:val="000000"/>
                <w:kern w:val="0"/>
                <w:sz w:val="24"/>
                <w:szCs w:val="24"/>
                <w:lang w:val="en-US" w:eastAsia="zh-CN" w:bidi="ar"/>
              </w:rPr>
              <w:t>，郑州</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78BEB329">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李洪智 (Li Hongzhi)</w:t>
            </w:r>
          </w:p>
        </w:tc>
      </w:tr>
      <w:tr w14:paraId="78EF8B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647F332C">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中南大学湘雅二医院</w:t>
            </w:r>
          </w:p>
          <w:p w14:paraId="4A4AA5DB">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湖南</w:t>
            </w:r>
            <w:r>
              <w:rPr>
                <w:rFonts w:hint="default" w:ascii="Times New Roman" w:hAnsi="Times New Roman" w:eastAsia="宋体" w:cs="Times New Roman"/>
                <w:b w:val="0"/>
                <w:color w:val="000000"/>
                <w:kern w:val="0"/>
                <w:sz w:val="24"/>
                <w:szCs w:val="24"/>
                <w:lang w:val="en-US" w:eastAsia="zh-CN" w:bidi="ar"/>
              </w:rPr>
              <w:t>，长沙</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76B23916">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陈智鹰 (Chen Zhiying)</w:t>
            </w:r>
          </w:p>
        </w:tc>
      </w:tr>
      <w:tr w14:paraId="52B93D3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63019A26">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中山大学</w:t>
            </w:r>
          </w:p>
          <w:p w14:paraId="6C24DA61">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lang w:val="en-US"/>
              </w:rPr>
            </w:pPr>
            <w:r>
              <w:rPr>
                <w:rFonts w:hint="eastAsia" w:ascii="Times New Roman" w:hAnsi="Times New Roman" w:eastAsia="宋体" w:cs="Times New Roman"/>
                <w:b w:val="0"/>
                <w:color w:val="000000"/>
                <w:kern w:val="0"/>
                <w:sz w:val="24"/>
                <w:szCs w:val="24"/>
                <w:lang w:val="en-US" w:eastAsia="zh-CN" w:bidi="ar"/>
              </w:rPr>
              <w:t>广东</w:t>
            </w:r>
            <w:r>
              <w:rPr>
                <w:rFonts w:hint="default" w:ascii="Times New Roman" w:hAnsi="Times New Roman" w:eastAsia="宋体" w:cs="Times New Roman"/>
                <w:b w:val="0"/>
                <w:color w:val="000000"/>
                <w:kern w:val="0"/>
                <w:sz w:val="24"/>
                <w:szCs w:val="24"/>
                <w:lang w:val="en-US" w:eastAsia="zh-CN" w:bidi="ar"/>
              </w:rPr>
              <w:t>，</w:t>
            </w:r>
            <w:r>
              <w:rPr>
                <w:rFonts w:hint="eastAsia" w:ascii="Times New Roman" w:hAnsi="Times New Roman" w:eastAsia="宋体" w:cs="Times New Roman"/>
                <w:b w:val="0"/>
                <w:color w:val="000000"/>
                <w:kern w:val="0"/>
                <w:sz w:val="24"/>
                <w:szCs w:val="24"/>
                <w:lang w:val="en-US" w:eastAsia="zh-CN" w:bidi="ar"/>
              </w:rPr>
              <w:t>深圳</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5622B112">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杨崇广 (Yang Chongguang) / 赵杨 (Zhao Yang)</w:t>
            </w:r>
          </w:p>
        </w:tc>
      </w:tr>
      <w:tr w14:paraId="73D14E5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7D54E4AC">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深圳大学</w:t>
            </w:r>
          </w:p>
          <w:p w14:paraId="120497F6">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eastAsia" w:ascii="Times New Roman" w:hAnsi="Times New Roman" w:eastAsia="宋体" w:cs="Times New Roman"/>
                <w:b w:val="0"/>
                <w:color w:val="000000"/>
                <w:kern w:val="0"/>
                <w:sz w:val="24"/>
                <w:szCs w:val="24"/>
                <w:lang w:val="en-US" w:eastAsia="zh-CN" w:bidi="ar"/>
              </w:rPr>
              <w:t>广东</w:t>
            </w:r>
            <w:r>
              <w:rPr>
                <w:rFonts w:hint="default" w:ascii="Times New Roman" w:hAnsi="Times New Roman" w:eastAsia="宋体" w:cs="Times New Roman"/>
                <w:b w:val="0"/>
                <w:color w:val="000000"/>
                <w:kern w:val="0"/>
                <w:sz w:val="24"/>
                <w:szCs w:val="24"/>
                <w:lang w:val="en-US" w:eastAsia="zh-CN" w:bidi="ar"/>
              </w:rPr>
              <w:t>，深圳</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5C0827DF">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张晶 (Zhang Jing) / 史琛彦 (Shi Chenyan)</w:t>
            </w:r>
          </w:p>
        </w:tc>
      </w:tr>
      <w:tr w14:paraId="2CB190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50D511D3">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清华大学</w:t>
            </w:r>
          </w:p>
          <w:p w14:paraId="74EAC45C">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北京</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426080B8">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胡晔 (Hu Ye)</w:t>
            </w:r>
          </w:p>
        </w:tc>
      </w:tr>
      <w:tr w14:paraId="1ECFB2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10" w:hRule="atLeast"/>
        </w:trPr>
        <w:tc>
          <w:tcPr>
            <w:tcW w:w="4794"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6D41C4F3">
            <w:pPr>
              <w:keepNext w:val="0"/>
              <w:keepLines w:val="0"/>
              <w:widowControl/>
              <w:suppressLineNumbers w:val="0"/>
              <w:bidi w:val="0"/>
              <w:jc w:val="left"/>
              <w:textAlignment w:val="bottom"/>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吕贝克大学呼吸医学与国际健康系；博斯特尔研究中心德国</w:t>
            </w:r>
          </w:p>
          <w:p w14:paraId="2CAD0EB7">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吕贝克 / 博斯特尔</w:t>
            </w:r>
          </w:p>
        </w:tc>
        <w:tc>
          <w:tcPr>
            <w:tcW w:w="5012" w:type="dxa"/>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top"/>
          </w:tcPr>
          <w:p w14:paraId="5DFDC411">
            <w:pPr>
              <w:keepNext w:val="0"/>
              <w:keepLines w:val="0"/>
              <w:widowControl/>
              <w:suppressLineNumbers w:val="0"/>
              <w:bidi w:val="0"/>
              <w:jc w:val="left"/>
              <w:textAlignment w:val="bottom"/>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kern w:val="0"/>
                <w:sz w:val="24"/>
                <w:szCs w:val="24"/>
                <w:lang w:val="en-US" w:eastAsia="zh-CN" w:bidi="ar"/>
              </w:rPr>
              <w:t>Christoph Lange / Maja Reimann</w:t>
            </w:r>
          </w:p>
        </w:tc>
      </w:tr>
    </w:tbl>
    <w:p w14:paraId="047EF910">
      <w:pPr>
        <w:rPr>
          <w:rFonts w:hint="default" w:ascii="Times New Roman" w:hAnsi="Times New Roman" w:eastAsia="宋体" w:cs="Times New Roman"/>
          <w:sz w:val="24"/>
          <w:szCs w:val="24"/>
        </w:rPr>
      </w:pPr>
    </w:p>
    <w:p w14:paraId="0C96D228">
      <w:pPr>
        <w:jc w:val="both"/>
      </w:pPr>
      <w:r>
        <w:rPr>
          <w:rFonts w:ascii="Calibri" w:hAnsi="Calibri" w:eastAsia="宋体"/>
          <w:b/>
          <w:sz w:val="28"/>
        </w:rPr>
        <w:t>研究概要表（Protocol Synopsis / Trial at a glance）</w:t>
      </w:r>
    </w:p>
    <w:tbl>
      <w:tblPr>
        <w:tblStyle w:val="3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gridCol w:w="7472"/>
      </w:tblGrid>
      <w:tr w14:paraId="4405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center"/>
          </w:tcPr>
          <w:p w14:paraId="558A811B">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要素</w:t>
            </w:r>
          </w:p>
        </w:tc>
        <w:tc>
          <w:tcPr>
            <w:tcW w:w="3750" w:type="pct"/>
            <w:vAlign w:val="center"/>
          </w:tcPr>
          <w:p w14:paraId="61EF0F04">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内容</w:t>
            </w:r>
          </w:p>
        </w:tc>
      </w:tr>
      <w:tr w14:paraId="0882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38CA198E">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研究题目与简称</w:t>
            </w:r>
          </w:p>
        </w:tc>
        <w:tc>
          <w:tcPr>
            <w:tcW w:w="3750" w:type="pct"/>
            <w:vAlign w:val="top"/>
          </w:tcPr>
          <w:p w14:paraId="3675665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中文题目：糖尿病人群结核病短程治疗方案研究——评估短程方案精准治疗策略在结核病与糖尿病共病患者中的有效性与安全性：一项分层、多中心、随机、对照临床试验；简称：TDSC（TB-Diabetes Short Course）</w:t>
            </w:r>
          </w:p>
        </w:tc>
      </w:tr>
      <w:tr w14:paraId="4BF4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EF3B454">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方案版本/日期</w:t>
            </w:r>
          </w:p>
        </w:tc>
        <w:tc>
          <w:tcPr>
            <w:tcW w:w="3750" w:type="pct"/>
            <w:vAlign w:val="top"/>
          </w:tcPr>
          <w:p w14:paraId="66CEB4BC">
            <w:pPr>
              <w:spacing w:before="40" w:after="40" w:line="276" w:lineRule="auto"/>
              <w:jc w:val="left"/>
              <w:rPr>
                <w:rFonts w:hint="default" w:ascii="Times New Roman" w:hAnsi="Times New Roman" w:eastAsia="宋体" w:cs="Times New Roman"/>
                <w:sz w:val="24"/>
                <w:szCs w:val="24"/>
              </w:rPr>
            </w:pPr>
            <w:r>
              <w:rPr>
                <w:rFonts w:hint="eastAsia" w:ascii="Times New Roman" w:hAnsi="Times New Roman" w:eastAsia="宋体" w:cs="Times New Roman"/>
                <w:b w:val="0"/>
                <w:sz w:val="24"/>
                <w:szCs w:val="24"/>
                <w:lang w:eastAsia="zh-CN"/>
              </w:rPr>
              <w:t>V</w:t>
            </w:r>
            <w:r>
              <w:rPr>
                <w:rFonts w:hint="eastAsia" w:ascii="Times New Roman" w:hAnsi="Times New Roman" w:eastAsia="宋体" w:cs="Times New Roman"/>
                <w:b w:val="0"/>
                <w:sz w:val="24"/>
                <w:szCs w:val="24"/>
                <w:lang w:val="en-US" w:eastAsia="zh-CN"/>
              </w:rPr>
              <w:t>2</w:t>
            </w:r>
            <w:r>
              <w:rPr>
                <w:rFonts w:hint="eastAsia" w:ascii="Times New Roman" w:hAnsi="Times New Roman" w:eastAsia="宋体" w:cs="Times New Roman"/>
                <w:b w:val="0"/>
                <w:sz w:val="24"/>
                <w:szCs w:val="24"/>
                <w:lang w:eastAsia="zh-CN"/>
              </w:rPr>
              <w:t>.0</w:t>
            </w:r>
            <w:r>
              <w:rPr>
                <w:rFonts w:hint="default" w:ascii="Times New Roman" w:hAnsi="Times New Roman" w:eastAsia="宋体" w:cs="Times New Roman"/>
                <w:b w:val="0"/>
                <w:sz w:val="24"/>
                <w:szCs w:val="24"/>
              </w:rPr>
              <w:t xml:space="preserve"> / 2026-02-28；研究注册：待完成</w:t>
            </w:r>
          </w:p>
        </w:tc>
      </w:tr>
      <w:tr w14:paraId="11EE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9" w:type="pct"/>
            <w:vAlign w:val="top"/>
          </w:tcPr>
          <w:p w14:paraId="41404F3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研究类型</w:t>
            </w:r>
          </w:p>
        </w:tc>
        <w:tc>
          <w:tcPr>
            <w:tcW w:w="3750" w:type="pct"/>
            <w:vAlign w:val="top"/>
          </w:tcPr>
          <w:p w14:paraId="3448CA2B">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多中心、开放标签、分层随机对照研究；两队列体系化设计（队列A与队列B）。</w:t>
            </w:r>
          </w:p>
        </w:tc>
      </w:tr>
      <w:tr w14:paraId="1183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793D71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研究对象</w:t>
            </w:r>
          </w:p>
        </w:tc>
        <w:tc>
          <w:tcPr>
            <w:tcW w:w="3750" w:type="pct"/>
            <w:vAlign w:val="top"/>
          </w:tcPr>
          <w:p w14:paraId="5153E9C1">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糖尿病合并药敏肺结核成人受试者（具体纳入/排除标准见研究方案第6章）。</w:t>
            </w:r>
          </w:p>
        </w:tc>
      </w:tr>
      <w:tr w14:paraId="190C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734A4CF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基线分层与队列分配</w:t>
            </w:r>
          </w:p>
        </w:tc>
        <w:tc>
          <w:tcPr>
            <w:tcW w:w="3750" w:type="pct"/>
            <w:vAlign w:val="top"/>
          </w:tcPr>
          <w:p w14:paraId="6B333D51">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官方分层工具：专家规则型工具（整合痰菌负荷/阳性程度与空洞/影像严重度等关键变量）；DSS与影像AI：作为预设验证/探索，结果不用于队列分配或治疗决策。</w:t>
            </w:r>
          </w:p>
        </w:tc>
      </w:tr>
      <w:tr w14:paraId="4087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13A7139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队列A（</w:t>
            </w:r>
            <w:del w:id="15" w:author="付亮" w:date="2026-03-25T07:47:57Z">
              <w:r>
                <w:rPr>
                  <w:rFonts w:hint="default" w:ascii="Times New Roman" w:hAnsi="Times New Roman" w:eastAsia="宋体" w:cs="Times New Roman"/>
                  <w:b w:val="0"/>
                  <w:sz w:val="24"/>
                  <w:szCs w:val="24"/>
                </w:rPr>
                <w:delText>低风险</w:delText>
              </w:r>
            </w:del>
            <w:ins w:id="16" w:author="付亮" w:date="2026-03-25T07:47:57Z">
              <w:r>
                <w:rPr>
                  <w:rFonts w:hint="eastAsia" w:ascii="Times New Roman" w:hAnsi="Times New Roman" w:eastAsia="宋体" w:cs="Times New Roman"/>
                  <w:b w:val="0"/>
                  <w:sz w:val="24"/>
                  <w:szCs w:val="24"/>
                  <w:lang w:eastAsia="zh"/>
                </w:rPr>
                <w:t>低治疗难度</w:t>
              </w:r>
            </w:ins>
            <w:r>
              <w:rPr>
                <w:rFonts w:hint="default" w:ascii="Times New Roman" w:hAnsi="Times New Roman" w:eastAsia="宋体" w:cs="Times New Roman"/>
                <w:b w:val="0"/>
                <w:sz w:val="24"/>
                <w:szCs w:val="24"/>
              </w:rPr>
              <w:t>）干预与对照</w:t>
            </w:r>
          </w:p>
        </w:tc>
        <w:tc>
          <w:tcPr>
            <w:tcW w:w="3750" w:type="pct"/>
            <w:vAlign w:val="top"/>
          </w:tcPr>
          <w:p w14:paraId="4AFD67E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1:1:1随机三臂：A1（2HP</w:t>
            </w:r>
            <w:r>
              <w:rPr>
                <w:rFonts w:hint="default" w:ascii="Times New Roman" w:hAnsi="Times New Roman" w:eastAsia="宋体" w:cs="Times New Roman"/>
                <w:b w:val="0"/>
                <w:sz w:val="24"/>
                <w:szCs w:val="24"/>
                <w:vertAlign w:val="subscript"/>
              </w:rPr>
              <w:t>1200</w:t>
            </w:r>
            <w:r>
              <w:rPr>
                <w:rFonts w:hint="default" w:ascii="Times New Roman" w:hAnsi="Times New Roman" w:eastAsia="宋体" w:cs="Times New Roman"/>
                <w:b w:val="0"/>
                <w:sz w:val="24"/>
                <w:szCs w:val="24"/>
              </w:rPr>
              <w:t>MZ/2HPM）、A2（2HP</w:t>
            </w:r>
            <w:r>
              <w:rPr>
                <w:rFonts w:hint="default" w:ascii="Times New Roman" w:hAnsi="Times New Roman" w:eastAsia="宋体" w:cs="Times New Roman"/>
                <w:b w:val="0"/>
                <w:sz w:val="24"/>
                <w:szCs w:val="24"/>
                <w:vertAlign w:val="subscript"/>
              </w:rPr>
              <w:t>900</w:t>
            </w:r>
            <w:r>
              <w:rPr>
                <w:rFonts w:hint="default" w:ascii="Times New Roman" w:hAnsi="Times New Roman" w:eastAsia="宋体" w:cs="Times New Roman"/>
                <w:b w:val="0"/>
                <w:sz w:val="24"/>
                <w:szCs w:val="24"/>
              </w:rPr>
              <w:t>MZ/2HPM） vs 对照A3（2HRZE/4HR）。</w:t>
            </w:r>
          </w:p>
        </w:tc>
      </w:tr>
      <w:tr w14:paraId="038A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0F0851BB">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队列B（</w:t>
            </w:r>
            <w:del w:id="17" w:author="付亮" w:date="2026-03-25T07:44:39Z">
              <w:r>
                <w:rPr>
                  <w:rFonts w:hint="default" w:ascii="Times New Roman" w:hAnsi="Times New Roman" w:eastAsia="宋体" w:cs="Times New Roman"/>
                  <w:b w:val="0"/>
                  <w:sz w:val="24"/>
                  <w:szCs w:val="24"/>
                </w:rPr>
                <w:delText>中高风险</w:delText>
              </w:r>
            </w:del>
            <w:ins w:id="18" w:author="付亮" w:date="2026-03-25T07:47:40Z">
              <w:r>
                <w:rPr>
                  <w:rFonts w:hint="eastAsia" w:ascii="Times New Roman" w:hAnsi="Times New Roman" w:eastAsia="宋体" w:cs="Times New Roman"/>
                  <w:b w:val="0"/>
                  <w:sz w:val="24"/>
                  <w:szCs w:val="24"/>
                  <w:lang w:eastAsia="zh"/>
                </w:rPr>
                <w:t>高治疗难度</w:t>
              </w:r>
            </w:ins>
            <w:r>
              <w:rPr>
                <w:rFonts w:hint="default" w:ascii="Times New Roman" w:hAnsi="Times New Roman" w:eastAsia="宋体" w:cs="Times New Roman"/>
                <w:b w:val="0"/>
                <w:sz w:val="24"/>
                <w:szCs w:val="24"/>
              </w:rPr>
              <w:t>）干预与对照</w:t>
            </w:r>
          </w:p>
        </w:tc>
        <w:tc>
          <w:tcPr>
            <w:tcW w:w="3750" w:type="pct"/>
            <w:vAlign w:val="top"/>
          </w:tcPr>
          <w:p w14:paraId="43B347C1">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先统一治疗至6个月；M6依据微生物学安全门槛(Hard Gate)判定随机资格（</w:t>
            </w:r>
            <w:r>
              <w:rPr>
                <w:rFonts w:hint="default" w:ascii="Times New Roman" w:hAnsi="Times New Roman" w:eastAsia="宋体" w:cs="Times New Roman"/>
                <w:b w:val="0"/>
                <w:sz w:val="24"/>
                <w:szCs w:val="24"/>
                <w:lang w:val="en-US" w:eastAsia="zh-CN"/>
              </w:rPr>
              <w:t>4个月内</w:t>
            </w:r>
            <w:r>
              <w:rPr>
                <w:rFonts w:hint="default" w:ascii="Times New Roman" w:hAnsi="Times New Roman" w:eastAsia="宋体" w:cs="Times New Roman"/>
                <w:b w:val="0"/>
                <w:sz w:val="24"/>
                <w:szCs w:val="24"/>
              </w:rPr>
              <w:t>至少2次培养阴性，间隔至少</w:t>
            </w:r>
            <w:r>
              <w:rPr>
                <w:rFonts w:hint="eastAsia" w:ascii="Times New Roman" w:hAnsi="Times New Roman" w:eastAsia="宋体" w:cs="Times New Roman"/>
                <w:b w:val="0"/>
                <w:sz w:val="24"/>
                <w:szCs w:val="24"/>
                <w:lang w:val="en-US" w:eastAsia="zh-CN"/>
              </w:rPr>
              <w:t>7</w:t>
            </w:r>
            <w:r>
              <w:rPr>
                <w:rFonts w:hint="default" w:ascii="Times New Roman" w:hAnsi="Times New Roman" w:eastAsia="宋体" w:cs="Times New Roman"/>
                <w:b w:val="0"/>
                <w:sz w:val="24"/>
                <w:szCs w:val="24"/>
              </w:rPr>
              <w:t>天，且之后无培养再阳）；达标者1:1随机比较停药（总疗程6个月） vs 继续至9个月（2HRZE/7HR）。未达标者不随机，按方案继续/延长治疗并随访。</w:t>
            </w:r>
          </w:p>
        </w:tc>
      </w:tr>
      <w:tr w14:paraId="4F3D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D487623">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随机化与分层因素</w:t>
            </w:r>
          </w:p>
        </w:tc>
        <w:tc>
          <w:tcPr>
            <w:tcW w:w="3750" w:type="pct"/>
            <w:vAlign w:val="top"/>
          </w:tcPr>
          <w:p w14:paraId="41E7233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随机化由EDC系统实施、分配隐藏；队列A在基线随机，队列B在M6门槛达标后随机。建议/预设分层因素：研究中心 + 菌负荷层级（Xpert/Ultra或涂片分级）+ 影像范围层级（CXR范围/空洞分级）+ HbA1c分层（阈值以SAP/SOP锁定）。</w:t>
            </w:r>
          </w:p>
        </w:tc>
      </w:tr>
      <w:tr w14:paraId="2022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1862955">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主要终点</w:t>
            </w:r>
          </w:p>
        </w:tc>
        <w:tc>
          <w:tcPr>
            <w:tcW w:w="3750" w:type="pct"/>
            <w:vAlign w:val="top"/>
          </w:tcPr>
          <w:p w14:paraId="66F4BB0E">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停药后12个月</w:t>
            </w:r>
            <w:r>
              <w:rPr>
                <w:rFonts w:hint="eastAsia" w:ascii="Times New Roman" w:hAnsi="Times New Roman" w:eastAsia="宋体" w:cs="Times New Roman"/>
                <w:b w:val="0"/>
                <w:sz w:val="24"/>
                <w:szCs w:val="24"/>
                <w:lang w:eastAsia="zh-CN"/>
              </w:rPr>
              <w:t>良好结局率</w:t>
            </w:r>
            <w:r>
              <w:rPr>
                <w:rFonts w:hint="default" w:ascii="Times New Roman" w:hAnsi="Times New Roman" w:eastAsia="宋体" w:cs="Times New Roman"/>
                <w:b w:val="0"/>
                <w:sz w:val="24"/>
                <w:szCs w:val="24"/>
              </w:rPr>
              <w:t>（Relapse-free cure at PT-M12）。复发以培养证实为基础，并结合分子分型/WGS区分复发与再感染；终点事件由独立CEC盲态裁决。</w:t>
            </w:r>
          </w:p>
        </w:tc>
      </w:tr>
      <w:tr w14:paraId="4F17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9" w:type="pct"/>
            <w:vAlign w:val="top"/>
          </w:tcPr>
          <w:p w14:paraId="4298DB3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关键次要与安全性终点</w:t>
            </w:r>
          </w:p>
        </w:tc>
        <w:tc>
          <w:tcPr>
            <w:tcW w:w="3750" w:type="pct"/>
            <w:vAlign w:val="top"/>
          </w:tcPr>
          <w:p w14:paraId="0CE98D55">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停药后24个月</w:t>
            </w:r>
            <w:r>
              <w:rPr>
                <w:rFonts w:hint="eastAsia" w:ascii="Times New Roman" w:hAnsi="Times New Roman" w:eastAsia="宋体" w:cs="Times New Roman"/>
                <w:b w:val="0"/>
                <w:sz w:val="24"/>
                <w:szCs w:val="24"/>
                <w:lang w:eastAsia="zh-CN"/>
              </w:rPr>
              <w:t>良好结局率</w:t>
            </w:r>
            <w:r>
              <w:rPr>
                <w:rFonts w:hint="default" w:ascii="Times New Roman" w:hAnsi="Times New Roman" w:eastAsia="宋体" w:cs="Times New Roman"/>
                <w:b w:val="0"/>
                <w:sz w:val="24"/>
                <w:szCs w:val="24"/>
              </w:rPr>
              <w:t>；时间到复发；安全性结局（SAE、&gt;=3级AE、AESI等）；微生物学与影像学反应指标。</w:t>
            </w:r>
          </w:p>
        </w:tc>
      </w:tr>
      <w:tr w14:paraId="4418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054CACC3">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随访</w:t>
            </w:r>
          </w:p>
        </w:tc>
        <w:tc>
          <w:tcPr>
            <w:tcW w:w="3750" w:type="pct"/>
            <w:vAlign w:val="top"/>
          </w:tcPr>
          <w:p w14:paraId="0F281564">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所有受试者停药后随访24个月（关键时间点包括PT-M12与PT-M24）。</w:t>
            </w:r>
          </w:p>
        </w:tc>
      </w:tr>
      <w:tr w14:paraId="7476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B88986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样本量（总体与分队列）</w:t>
            </w:r>
          </w:p>
        </w:tc>
        <w:tc>
          <w:tcPr>
            <w:tcW w:w="3750" w:type="pct"/>
            <w:vAlign w:val="top"/>
          </w:tcPr>
          <w:p w14:paraId="057BCC80">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总样本量1350例：队列A 850例；队列B 500例（富集设计）。</w:t>
            </w:r>
          </w:p>
        </w:tc>
      </w:tr>
      <w:tr w14:paraId="1E65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433AAE7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样本量（队列A关键参数）</w:t>
            </w:r>
          </w:p>
        </w:tc>
        <w:tc>
          <w:tcPr>
            <w:tcW w:w="3750" w:type="pct"/>
            <w:vAlign w:val="top"/>
          </w:tcPr>
          <w:p w14:paraId="20463E13">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非劣效界值δA=</w:t>
            </w:r>
            <w:r>
              <w:rPr>
                <w:rFonts w:hint="eastAsia" w:ascii="Times New Roman" w:hAnsi="Times New Roman" w:eastAsia="宋体" w:cs="Times New Roman"/>
                <w:b w:val="0"/>
                <w:sz w:val="24"/>
                <w:szCs w:val="24"/>
                <w:lang w:val="en-US" w:eastAsia="zh-CN"/>
              </w:rPr>
              <w:t>10</w:t>
            </w:r>
            <w:r>
              <w:rPr>
                <w:rFonts w:hint="default" w:ascii="Times New Roman" w:hAnsi="Times New Roman" w:eastAsia="宋体" w:cs="Times New Roman"/>
                <w:b w:val="0"/>
                <w:sz w:val="24"/>
                <w:szCs w:val="24"/>
              </w:rPr>
              <w:t>%；预期</w:t>
            </w:r>
            <w:r>
              <w:rPr>
                <w:rFonts w:hint="eastAsia" w:ascii="Times New Roman" w:hAnsi="Times New Roman" w:eastAsia="宋体" w:cs="Times New Roman"/>
                <w:b w:val="0"/>
                <w:sz w:val="24"/>
                <w:szCs w:val="24"/>
                <w:lang w:eastAsia="zh-CN"/>
              </w:rPr>
              <w:t>良好结局率</w:t>
            </w:r>
            <w:r>
              <w:rPr>
                <w:rFonts w:hint="default" w:ascii="Times New Roman" w:hAnsi="Times New Roman" w:eastAsia="宋体" w:cs="Times New Roman"/>
                <w:b w:val="0"/>
                <w:sz w:val="24"/>
                <w:szCs w:val="24"/>
              </w:rPr>
              <w:t xml:space="preserve">90%；Power </w:t>
            </w:r>
            <w:r>
              <w:rPr>
                <w:rFonts w:hint="eastAsia" w:ascii="Times New Roman" w:hAnsi="Times New Roman" w:eastAsia="宋体" w:cs="Times New Roman"/>
                <w:b w:val="0"/>
                <w:sz w:val="24"/>
                <w:szCs w:val="24"/>
                <w:lang w:eastAsia="zh-CN"/>
              </w:rPr>
              <w:t>约92%</w:t>
            </w:r>
            <w:r>
              <w:rPr>
                <w:rFonts w:hint="default" w:ascii="Times New Roman" w:hAnsi="Times New Roman" w:eastAsia="宋体" w:cs="Times New Roman"/>
                <w:b w:val="0"/>
                <w:sz w:val="24"/>
                <w:szCs w:val="24"/>
              </w:rPr>
              <w:t>；脱落率15%；两项主要比较采用Bonferroni（α=0.0</w:t>
            </w:r>
            <w:r>
              <w:rPr>
                <w:rFonts w:hint="eastAsia" w:ascii="Times New Roman" w:hAnsi="Times New Roman" w:eastAsia="宋体" w:cs="Times New Roman"/>
                <w:b w:val="0"/>
                <w:sz w:val="24"/>
                <w:szCs w:val="24"/>
                <w:lang w:val="en-US" w:eastAsia="zh-CN"/>
              </w:rPr>
              <w:t>25</w:t>
            </w:r>
            <w:r>
              <w:rPr>
                <w:rFonts w:hint="default" w:ascii="Times New Roman" w:hAnsi="Times New Roman" w:eastAsia="宋体" w:cs="Times New Roman"/>
                <w:b w:val="0"/>
                <w:sz w:val="24"/>
                <w:szCs w:val="24"/>
              </w:rPr>
              <w:t>）；每组计划入组约283例（有效样本约240例/组），合计约850例。</w:t>
            </w:r>
          </w:p>
        </w:tc>
      </w:tr>
      <w:tr w14:paraId="52CB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9" w:type="pct"/>
            <w:vAlign w:val="top"/>
          </w:tcPr>
          <w:p w14:paraId="251BE13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样本量（队列B富集与随机化规模）</w:t>
            </w:r>
          </w:p>
        </w:tc>
        <w:tc>
          <w:tcPr>
            <w:tcW w:w="3750" w:type="pct"/>
            <w:vAlign w:val="top"/>
          </w:tcPr>
          <w:p w14:paraId="68C2DC2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非劣效界值δB=10%；α=0.0</w:t>
            </w:r>
            <w:r>
              <w:rPr>
                <w:rFonts w:hint="eastAsia" w:ascii="Times New Roman" w:hAnsi="Times New Roman" w:eastAsia="宋体" w:cs="Times New Roman"/>
                <w:b w:val="0"/>
                <w:sz w:val="24"/>
                <w:szCs w:val="24"/>
                <w:lang w:val="en-US" w:eastAsia="zh-CN"/>
              </w:rPr>
              <w:t>5</w:t>
            </w:r>
            <w:r>
              <w:rPr>
                <w:rFonts w:hint="default" w:ascii="Times New Roman" w:hAnsi="Times New Roman" w:eastAsia="宋体" w:cs="Times New Roman"/>
                <w:b w:val="0"/>
                <w:sz w:val="24"/>
                <w:szCs w:val="24"/>
              </w:rPr>
              <w:t>；Power 80%；预期</w:t>
            </w:r>
            <w:r>
              <w:rPr>
                <w:rFonts w:hint="eastAsia" w:ascii="Times New Roman" w:hAnsi="Times New Roman" w:eastAsia="宋体" w:cs="Times New Roman"/>
                <w:b w:val="0"/>
                <w:sz w:val="24"/>
                <w:szCs w:val="24"/>
                <w:lang w:eastAsia="zh-CN"/>
              </w:rPr>
              <w:t>良好结局率</w:t>
            </w:r>
            <w:r>
              <w:rPr>
                <w:rFonts w:hint="default" w:ascii="Times New Roman" w:hAnsi="Times New Roman" w:eastAsia="宋体" w:cs="Times New Roman"/>
                <w:b w:val="0"/>
                <w:sz w:val="24"/>
                <w:szCs w:val="24"/>
              </w:rPr>
              <w:t>85%；预计约50%-60%在M6达标进入随机化，随机化样本约250-300例；队列B按确保随机化阶段至少获得约250例可用于主要疗效分析的数据为目标。</w:t>
            </w:r>
          </w:p>
        </w:tc>
      </w:tr>
      <w:tr w14:paraId="3282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7C6B4AA1">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统计设计要点</w:t>
            </w:r>
          </w:p>
        </w:tc>
        <w:tc>
          <w:tcPr>
            <w:tcW w:w="3750" w:type="pct"/>
            <w:vAlign w:val="top"/>
          </w:tcPr>
          <w:p w14:paraId="6CE7E7CC">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非劣效设计；主要分析按预设分析集与缺失数据处理策略执行（详见SAP）。</w:t>
            </w:r>
          </w:p>
        </w:tc>
      </w:tr>
      <w:tr w14:paraId="6C97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287C40D3">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中期分析与数据监测</w:t>
            </w:r>
          </w:p>
        </w:tc>
        <w:tc>
          <w:tcPr>
            <w:tcW w:w="3750" w:type="pct"/>
            <w:vAlign w:val="top"/>
          </w:tcPr>
          <w:p w14:paraId="4E52A26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设置1次正式中期疗效分析：约50%的随机化受试者完成主要终点评估时进行，采用O'Brien-Fleming型α消耗函数进行组序贯监测；α控制口径</w:t>
            </w:r>
            <w:r>
              <w:rPr>
                <w:rFonts w:hint="eastAsia" w:ascii="Times New Roman" w:hAnsi="Times New Roman" w:eastAsia="宋体" w:cs="Times New Roman"/>
                <w:b w:val="0"/>
                <w:sz w:val="24"/>
                <w:szCs w:val="24"/>
                <w:lang w:eastAsia="zh-CN"/>
              </w:rPr>
              <w:t>：</w:t>
            </w:r>
            <w:r>
              <w:rPr>
                <w:rFonts w:ascii="宋体" w:hAnsi="宋体" w:eastAsia="宋体" w:cs="宋体"/>
                <w:sz w:val="24"/>
                <w:szCs w:val="24"/>
              </w:rPr>
              <w:t>α在</w:t>
            </w:r>
            <w:r>
              <w:rPr>
                <w:rFonts w:hint="eastAsia" w:ascii="宋体" w:hAnsi="宋体" w:eastAsia="宋体" w:cs="宋体"/>
                <w:sz w:val="24"/>
                <w:szCs w:val="24"/>
                <w:lang w:eastAsia="zh-CN"/>
              </w:rPr>
              <w:t>“</w:t>
            </w:r>
            <w:r>
              <w:rPr>
                <w:rFonts w:ascii="宋体" w:hAnsi="宋体" w:eastAsia="宋体" w:cs="宋体"/>
                <w:sz w:val="24"/>
                <w:szCs w:val="24"/>
              </w:rPr>
              <w:t>多臂×中期</w:t>
            </w:r>
            <w:r>
              <w:rPr>
                <w:rFonts w:hint="eastAsia" w:ascii="宋体" w:hAnsi="宋体" w:eastAsia="宋体" w:cs="宋体"/>
                <w:sz w:val="24"/>
                <w:szCs w:val="24"/>
                <w:lang w:eastAsia="zh-CN"/>
              </w:rPr>
              <w:t>”</w:t>
            </w:r>
            <w:r>
              <w:rPr>
                <w:rFonts w:ascii="宋体" w:hAnsi="宋体" w:eastAsia="宋体" w:cs="宋体"/>
                <w:sz w:val="24"/>
                <w:szCs w:val="24"/>
              </w:rPr>
              <w:t>两维同时控制</w:t>
            </w:r>
            <w:r>
              <w:rPr>
                <w:rFonts w:hint="eastAsia" w:ascii="宋体" w:hAnsi="宋体" w:eastAsia="宋体" w:cs="宋体"/>
                <w:sz w:val="24"/>
                <w:szCs w:val="24"/>
                <w:lang w:eastAsia="zh-CN"/>
              </w:rPr>
              <w:t>；</w:t>
            </w:r>
            <w:r>
              <w:rPr>
                <w:rFonts w:hint="default" w:ascii="Times New Roman" w:hAnsi="Times New Roman" w:eastAsia="宋体" w:cs="Times New Roman"/>
                <w:b w:val="0"/>
                <w:sz w:val="24"/>
                <w:szCs w:val="24"/>
              </w:rPr>
              <w:t>DSMB定期审阅安全性并提出建议。</w:t>
            </w:r>
          </w:p>
        </w:tc>
      </w:tr>
      <w:tr w14:paraId="47C5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71C8A3D4">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盲态要素与偏倚控制</w:t>
            </w:r>
          </w:p>
        </w:tc>
        <w:tc>
          <w:tcPr>
            <w:tcW w:w="3750" w:type="pct"/>
            <w:vAlign w:val="top"/>
          </w:tcPr>
          <w:p w14:paraId="7B34A6B2">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研究治疗为开放标签，但关键环节采用独立/盲态机制：CEC对失败/复发/再感染等进行盲态裁决；影像集中判读与双读裁决；探索性指标默认不向临床治疗团队开放以避免影响治疗决策。</w:t>
            </w:r>
          </w:p>
        </w:tc>
      </w:tr>
      <w:tr w14:paraId="72C9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9" w:type="pct"/>
            <w:vAlign w:val="top"/>
          </w:tcPr>
          <w:p w14:paraId="03D5F1E9">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关键安全性控制点</w:t>
            </w:r>
          </w:p>
        </w:tc>
        <w:tc>
          <w:tcPr>
            <w:tcW w:w="3750" w:type="pct"/>
            <w:vAlign w:val="top"/>
          </w:tcPr>
          <w:p w14:paraId="364A954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强化期包含乙胺丁醇（E），设置至少每月视力监测预警；疑似视神经毒性按SOP立即停用E并处理。</w:t>
            </w:r>
          </w:p>
        </w:tc>
      </w:tr>
      <w:tr w14:paraId="7A29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3D4F02F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独立委员会</w:t>
            </w:r>
          </w:p>
        </w:tc>
        <w:tc>
          <w:tcPr>
            <w:tcW w:w="3750" w:type="pct"/>
            <w:vAlign w:val="top"/>
          </w:tcPr>
          <w:p w14:paraId="4ADA547D">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指导委员会；DSMB；CEC。</w:t>
            </w:r>
          </w:p>
        </w:tc>
      </w:tr>
      <w:tr w14:paraId="46D7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top"/>
          </w:tcPr>
          <w:p w14:paraId="06F38248">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伦理与传播</w:t>
            </w:r>
          </w:p>
        </w:tc>
        <w:tc>
          <w:tcPr>
            <w:tcW w:w="3750" w:type="pct"/>
            <w:vAlign w:val="top"/>
          </w:tcPr>
          <w:p w14:paraId="5EAFE933">
            <w:pPr>
              <w:spacing w:before="40" w:after="40" w:line="276" w:lineRule="auto"/>
              <w:jc w:val="left"/>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所有受试者签署书面知情同意；结果通过同行评议论文与学术会议发布。</w:t>
            </w:r>
          </w:p>
        </w:tc>
      </w:tr>
    </w:tbl>
    <w:p w14:paraId="3A661D1C">
      <w:pPr>
        <w:rPr>
          <w:rFonts w:hint="default" w:ascii="Times New Roman" w:hAnsi="Times New Roman" w:eastAsia="宋体" w:cs="Times New Roman"/>
          <w:sz w:val="24"/>
          <w:szCs w:val="24"/>
        </w:rPr>
      </w:pPr>
    </w:p>
    <w:p w14:paraId="1603F6A7">
      <w:pP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变更日志（用于中英文统一口径）：</w:t>
      </w:r>
    </w:p>
    <w:p w14:paraId="0A795F3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中期分析：11.9改为在约50%达到主要终点评估时进行1次中期分析，采用O’Brien–Fleming型α消耗函数，并明确DSMB提前停止建议范围。</w:t>
      </w:r>
    </w:p>
    <w:p w14:paraId="083756D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随机化分层因素在10.3中明确：中心+菌负荷层级+影像范围层级+HbA1c分层。</w:t>
      </w:r>
    </w:p>
    <w:p w14:paraId="59B553D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第8章8.4门槛评估条款删除</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临床/影像学安全底线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和</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TB22绿灯门槛</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，统一为</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操作学定义（</w:t>
      </w:r>
      <w:r>
        <w:rPr>
          <w:rFonts w:hint="eastAsia" w:ascii="Times New Roman" w:hAnsi="Times New Roman" w:eastAsia="宋体" w:cs="Times New Roman"/>
          <w:sz w:val="24"/>
          <w:szCs w:val="24"/>
          <w:lang w:eastAsia="zh-CN"/>
        </w:rPr>
        <w:t>4个月</w:t>
      </w:r>
      <w:r>
        <w:rPr>
          <w:rFonts w:hint="default" w:ascii="Times New Roman" w:hAnsi="Times New Roman" w:eastAsia="宋体" w:cs="Times New Roman"/>
          <w:sz w:val="24"/>
          <w:szCs w:val="24"/>
        </w:rPr>
        <w:t>≥2次培养阴性、间隔</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、后续无再阳）。</w:t>
      </w:r>
    </w:p>
    <w:p w14:paraId="3E079D5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方案B：强化期加入乙胺丁醇（E），并新增至少每月视力监测的预警机制；疑似视神经毒性立即停用E并按SOP处理。</w:t>
      </w:r>
    </w:p>
    <w:p w14:paraId="56A4461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队列B：M6门槛改为仅采用</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（不含TB22，不含影像学门槛），比较</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6个月停药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vs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9个月继续治疗</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br w:type="page"/>
      </w:r>
    </w:p>
    <w:p w14:paraId="6C47E5C6">
      <w:pPr>
        <w:rPr>
          <w:rFonts w:hint="default" w:ascii="Times New Roman" w:hAnsi="Times New Roman" w:eastAsia="宋体" w:cs="Times New Roman"/>
          <w:sz w:val="24"/>
          <w:szCs w:val="24"/>
        </w:rPr>
      </w:pPr>
    </w:p>
    <w:p w14:paraId="4977AFE5">
      <w:pPr>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TDSC研究方案</w:t>
      </w:r>
    </w:p>
    <w:p w14:paraId="70FFAFD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 研究概览</w:t>
      </w:r>
    </w:p>
    <w:p w14:paraId="6B35A95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研究题目与研究定位</w:t>
      </w:r>
    </w:p>
    <w:p w14:paraId="6784FAD6">
      <w:pPr>
        <w:spacing w:after="120"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中文题目：糖尿病人群结核病短程治疗方案研究——评估短程方案精准治疗策略在结核病与糖尿病共病患者中的有效性与安全性：一项多中心、分层、随机、对照临床试验</w:t>
      </w:r>
    </w:p>
    <w:p w14:paraId="78DAF68B">
      <w:pPr>
        <w:spacing w:after="120"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英文题目：Short-course Treatment strategy for Tuberculosis in Patients with Diabetes Mellitus (TDSC): a </w:t>
      </w:r>
      <w:r>
        <w:rPr>
          <w:rFonts w:hint="eastAsia" w:ascii="Times New Roman" w:hAnsi="Times New Roman" w:eastAsia="宋体" w:cs="Times New Roman"/>
          <w:sz w:val="24"/>
          <w:szCs w:val="24"/>
          <w:lang w:val="en-US" w:eastAsia="zh-CN"/>
        </w:rPr>
        <w:t>m</w:t>
      </w:r>
      <w:r>
        <w:rPr>
          <w:rFonts w:hint="default" w:ascii="Times New Roman" w:hAnsi="Times New Roman" w:eastAsia="宋体" w:cs="Times New Roman"/>
          <w:sz w:val="24"/>
          <w:szCs w:val="24"/>
        </w:rPr>
        <w:t>ulticenter</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stratification-first randomized controlled trial</w:t>
      </w:r>
    </w:p>
    <w:p w14:paraId="164C5ACC">
      <w:pPr>
        <w:spacing w:after="120"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研究定位：本研究旨在真实临床实践条件下，建立并验证一套可复制、可推广的风险分层治疗路径，以回答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哪些糖尿病合并肺结核患者可以更短疗程、哪些患者需要更长疗程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这一核心临床与公共卫生问题。在保持主要决策规则简洁、可执行的前提下，研究同步开展候选生物标志物与数字化工具的前瞻性验证，以支撑未来精准缩疗策略的开发与转化。</w:t>
      </w:r>
    </w:p>
    <w:p w14:paraId="23C6F18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研究背景与核心科学问题</w:t>
      </w:r>
    </w:p>
    <w:p w14:paraId="258E140F">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糖尿病合并肺结核（TB-DM）人群在结核高负担地区日益增多，且存在疾病负担重、治疗结局不佳与复发风险升高等问题。传统以固定疗程为核心的项目化治疗策略具有可推广性优势，但难以充分应对TB-DM人群的异质性。</w:t>
      </w:r>
    </w:p>
    <w:p w14:paraId="7ED4BE49">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本研究围绕以下</w:t>
      </w:r>
      <w:r>
        <w:rPr>
          <w:rFonts w:hint="eastAsia" w:ascii="Times New Roman" w:hAnsi="Times New Roman" w:eastAsia="宋体" w:cs="Times New Roman"/>
          <w:sz w:val="24"/>
          <w:szCs w:val="24"/>
          <w:lang w:val="en-US" w:eastAsia="zh-CN"/>
        </w:rPr>
        <w:t>三个</w:t>
      </w:r>
      <w:r>
        <w:rPr>
          <w:rFonts w:hint="default" w:ascii="Times New Roman" w:hAnsi="Times New Roman" w:eastAsia="宋体" w:cs="Times New Roman"/>
          <w:sz w:val="24"/>
          <w:szCs w:val="24"/>
        </w:rPr>
        <w:t>核心科学问题构建整体设计：</w:t>
      </w:r>
    </w:p>
    <w:p w14:paraId="4BA6801C">
      <w:pPr>
        <w:spacing w:after="60" w:line="288"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在基线</w:t>
      </w:r>
      <w:del w:id="19" w:author="付亮" w:date="2026-03-25T07:47:57Z">
        <w:r>
          <w:rPr>
            <w:rFonts w:hint="default" w:ascii="Times New Roman" w:hAnsi="Times New Roman" w:eastAsia="宋体" w:cs="Times New Roman"/>
            <w:sz w:val="24"/>
            <w:szCs w:val="24"/>
          </w:rPr>
          <w:delText>低风险</w:delText>
        </w:r>
      </w:del>
      <w:ins w:id="20"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TB-DM患者中，固定4个月短程方案是否在疗效与安全性方面不劣于标准6个月方案，并具备推广可行性？（队列A）</w:t>
      </w:r>
    </w:p>
    <w:p w14:paraId="4909E8CC">
      <w:pPr>
        <w:spacing w:after="60" w:line="288"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在基线</w:t>
      </w:r>
      <w:del w:id="21" w:author="付亮" w:date="2026-03-25T07:44:39Z">
        <w:r>
          <w:rPr>
            <w:rFonts w:hint="default" w:ascii="Times New Roman" w:hAnsi="Times New Roman" w:eastAsia="宋体" w:cs="Times New Roman"/>
            <w:sz w:val="24"/>
            <w:szCs w:val="24"/>
          </w:rPr>
          <w:delText>中高风险</w:delText>
        </w:r>
      </w:del>
      <w:ins w:id="22"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TB-DM患者中，完成6个月治疗后，满足预设安全门槛（Hard Gate）的受试者停止治疗（总疗程6个月）是否不劣于继续治疗至9个月？（队列B）</w:t>
      </w:r>
    </w:p>
    <w:p w14:paraId="3EC11757">
      <w:pPr>
        <w:spacing w:after="60" w:line="288"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TB22转录组评分、CRISPR TB-DNA、呼气组学等候选生物标志物能否在不参与治疗决策的前提下预测6个月停药后的复发风险，并提供增量价值？（预设验证/探索）</w:t>
      </w:r>
    </w:p>
    <w:p w14:paraId="4CF48CD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 研究总体设计概述</w:t>
      </w:r>
    </w:p>
    <w:p w14:paraId="1E1142D6">
      <w:pPr>
        <w:spacing w:after="120" w:line="300" w:lineRule="auto"/>
        <w:ind w:firstLine="480" w:firstLineChars="200"/>
        <w:rPr>
          <w:ins w:id="23" w:author="付亮" w:date="2026-03-25T07:46:59Z"/>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本研究为多中心、开放标签、分层随机对照研究，采用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先分层、后随机（stratification-first）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的体系化设计。入组时使用可操作、可复制的专家规则型分层工具完成风险分层与队列分配；同时预设验证</w:t>
      </w:r>
      <w:r>
        <w:rPr>
          <w:rFonts w:hint="eastAsia" w:ascii="Times New Roman" w:hAnsi="Times New Roman" w:eastAsia="宋体" w:cs="Times New Roman"/>
          <w:sz w:val="24"/>
          <w:szCs w:val="24"/>
          <w:lang w:val="en-US" w:eastAsia="zh-CN"/>
        </w:rPr>
        <w:t>一个综合性疾病严重程度（disease severity score，</w:t>
      </w:r>
      <w:r>
        <w:rPr>
          <w:rFonts w:hint="default" w:ascii="Times New Roman" w:hAnsi="Times New Roman" w:eastAsia="宋体" w:cs="Times New Roman"/>
          <w:sz w:val="24"/>
          <w:szCs w:val="24"/>
        </w:rPr>
        <w:t>DSS</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评分与</w:t>
      </w:r>
      <w:r>
        <w:rPr>
          <w:rFonts w:hint="eastAsia" w:ascii="Times New Roman" w:hAnsi="Times New Roman" w:eastAsia="宋体" w:cs="Times New Roman"/>
          <w:sz w:val="24"/>
          <w:szCs w:val="24"/>
          <w:lang w:val="en-US" w:eastAsia="zh-CN"/>
        </w:rPr>
        <w:t>一个</w:t>
      </w:r>
      <w:r>
        <w:rPr>
          <w:rFonts w:hint="default" w:ascii="Times New Roman" w:hAnsi="Times New Roman" w:eastAsia="宋体" w:cs="Times New Roman"/>
          <w:sz w:val="24"/>
          <w:szCs w:val="24"/>
        </w:rPr>
        <w:t>AI评分的预测价值，但其结果不用于入组或治疗分配。</w:t>
      </w:r>
    </w:p>
    <w:p w14:paraId="118A2938">
      <w:pPr>
        <w:spacing w:after="120" w:line="300" w:lineRule="auto"/>
        <w:ind w:firstLine="480" w:firstLineChars="200"/>
        <w:rPr>
          <w:rFonts w:hint="eastAsia" w:ascii="Times New Roman" w:hAnsi="Times New Roman" w:eastAsia="宋体" w:cs="Times New Roman"/>
          <w:sz w:val="24"/>
          <w:szCs w:val="24"/>
          <w:lang w:eastAsia="zh"/>
          <w:woUserID w:val="1"/>
        </w:rPr>
      </w:pPr>
      <w:ins w:id="24" w:author="付亮" w:date="2026-03-25T07:47:03Z">
        <w:r>
          <w:rPr>
            <w:rFonts w:hint="eastAsia" w:ascii="Times New Roman" w:hAnsi="Times New Roman" w:eastAsia="宋体" w:cs="Times New Roman"/>
            <w:sz w:val="24"/>
            <w:szCs w:val="24"/>
            <w:lang w:eastAsia="zh"/>
            <w:woUserID w:val="1"/>
          </w:rPr>
          <w:t>根据预先设定的患者分层工具，对受试者在基线时进行分层评估，并将其划分为低治疗难度人群（easy-to-treat, ETT）和高治疗难度人群（hard-to-treat, HTT）。其中，低治疗难度人群是指经分层工具评估后提示病灶负荷较低、治疗反应预期较好、具有接受较短疗程潜力的患者；高治疗难度人群是指经分层工具评估后提示病灶负荷较高、治疗反应可能较慢、复发或治疗失败风险相对较高、通常需要更强化或更长疗程治疗的患者。</w:t>
        </w:r>
      </w:ins>
    </w:p>
    <w:p w14:paraId="0063814D">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研究由两个相对独立的随机对照队列构成：队列A用于验证固定短程策略；队列B用于在</w:t>
      </w:r>
      <w:del w:id="25" w:author="付亮" w:date="2026-03-25T07:44:39Z">
        <w:r>
          <w:rPr>
            <w:rFonts w:hint="default" w:ascii="Times New Roman" w:hAnsi="Times New Roman" w:eastAsia="宋体" w:cs="Times New Roman"/>
            <w:sz w:val="24"/>
            <w:szCs w:val="24"/>
          </w:rPr>
          <w:delText>中高风险</w:delText>
        </w:r>
      </w:del>
      <w:ins w:id="26"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人群中实施</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安全门槛后随机（gate-then-randomize / enriched randomization）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并完成6个月与9个月策略比较。</w:t>
      </w:r>
    </w:p>
    <w:p w14:paraId="156C41A2">
      <w:pP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表1. 研究要素概览（Trial at a glance）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7050"/>
      </w:tblGrid>
      <w:tr w14:paraId="67E8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334188A9">
            <w:pPr>
              <w:spacing w:after="0" w:line="240" w:lineRule="auto"/>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要素</w:t>
            </w:r>
          </w:p>
        </w:tc>
        <w:tc>
          <w:tcPr>
            <w:tcW w:w="7050" w:type="dxa"/>
          </w:tcPr>
          <w:p w14:paraId="41688806">
            <w:pPr>
              <w:spacing w:after="0" w:line="240" w:lineRule="auto"/>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内容</w:t>
            </w:r>
          </w:p>
        </w:tc>
      </w:tr>
      <w:tr w14:paraId="68CE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07D6265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研究类型</w:t>
            </w:r>
          </w:p>
        </w:tc>
        <w:tc>
          <w:tcPr>
            <w:tcW w:w="7050" w:type="dxa"/>
          </w:tcPr>
          <w:p w14:paraId="49922312">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多中心、开放标签、分层随机对照研究；两队列体系化设计（队列A与队列B）。</w:t>
            </w:r>
          </w:p>
        </w:tc>
      </w:tr>
      <w:tr w14:paraId="1BE4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3E1B3106">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研究对象</w:t>
            </w:r>
          </w:p>
        </w:tc>
        <w:tc>
          <w:tcPr>
            <w:tcW w:w="7050" w:type="dxa"/>
          </w:tcPr>
          <w:p w14:paraId="40C7AE0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糖尿病合并药敏肺结核成人受试者（具体纳入/排除标准见第6章）。</w:t>
            </w:r>
          </w:p>
        </w:tc>
      </w:tr>
      <w:tr w14:paraId="64B6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96" w:type="dxa"/>
          </w:tcPr>
          <w:p w14:paraId="5777DB2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基线分层与队列分配</w:t>
            </w:r>
          </w:p>
        </w:tc>
        <w:tc>
          <w:tcPr>
            <w:tcW w:w="7050" w:type="dxa"/>
          </w:tcPr>
          <w:p w14:paraId="11BD6E61">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官方分层工具：专家规则型工具（痰菌负荷/阳性程度与空洞/影像严重度等关键变量）；DSS与影像AI作为预设验证/探索，结果不用于分配。</w:t>
            </w:r>
          </w:p>
        </w:tc>
      </w:tr>
      <w:tr w14:paraId="7CC8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57C9C572">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w:t>
            </w:r>
            <w:del w:id="27" w:author="付亮" w:date="2026-03-25T07:47:57Z">
              <w:r>
                <w:rPr>
                  <w:rFonts w:hint="default" w:ascii="Times New Roman" w:hAnsi="Times New Roman" w:eastAsia="宋体" w:cs="Times New Roman"/>
                  <w:sz w:val="24"/>
                  <w:szCs w:val="24"/>
                </w:rPr>
                <w:delText>低风险</w:delText>
              </w:r>
            </w:del>
            <w:ins w:id="28"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w:t>
            </w:r>
          </w:p>
        </w:tc>
        <w:tc>
          <w:tcPr>
            <w:tcW w:w="7050" w:type="dxa"/>
          </w:tcPr>
          <w:p w14:paraId="5826D6E9">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1:1:1随机三臂：4个月短程两种利福喷丁剂量方案 vs 6个月标准对照方案（2HRZE/4HR）。</w:t>
            </w:r>
          </w:p>
        </w:tc>
      </w:tr>
      <w:tr w14:paraId="73E8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65CFA63B">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w:t>
            </w:r>
            <w:del w:id="29" w:author="付亮" w:date="2026-03-25T07:44:39Z">
              <w:r>
                <w:rPr>
                  <w:rFonts w:hint="default" w:ascii="Times New Roman" w:hAnsi="Times New Roman" w:eastAsia="宋体" w:cs="Times New Roman"/>
                  <w:sz w:val="24"/>
                  <w:szCs w:val="24"/>
                </w:rPr>
                <w:delText>中高风险</w:delText>
              </w:r>
            </w:del>
            <w:ins w:id="30"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w:t>
            </w:r>
          </w:p>
        </w:tc>
        <w:tc>
          <w:tcPr>
            <w:tcW w:w="7050" w:type="dxa"/>
          </w:tcPr>
          <w:p w14:paraId="13304BB4">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先统一治疗至6个月；M6时依据</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判定随机资格（</w:t>
            </w:r>
            <w:r>
              <w:rPr>
                <w:rFonts w:hint="eastAsia" w:ascii="Times New Roman" w:hAnsi="Times New Roman" w:eastAsia="宋体" w:cs="Times New Roman"/>
                <w:sz w:val="24"/>
                <w:szCs w:val="24"/>
                <w:lang w:eastAsia="zh-CN"/>
              </w:rPr>
              <w:t>4个月</w:t>
            </w:r>
            <w:r>
              <w:rPr>
                <w:rFonts w:hint="default" w:ascii="Times New Roman" w:hAnsi="Times New Roman" w:eastAsia="宋体" w:cs="Times New Roman"/>
                <w:sz w:val="24"/>
                <w:szCs w:val="24"/>
              </w:rPr>
              <w:t>≥2次培养阴性、间隔</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，且之后无再阳）；达标者1:1随机比较</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停药（总疗程6个月）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vs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继续至9个月（2HRZE/7HR）</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。未达标者不随机，按方案继续/延长治疗并随访。</w:t>
            </w:r>
          </w:p>
        </w:tc>
      </w:tr>
      <w:tr w14:paraId="2318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7BB24147">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主要终点</w:t>
            </w:r>
          </w:p>
        </w:tc>
        <w:tc>
          <w:tcPr>
            <w:tcW w:w="7050" w:type="dxa"/>
          </w:tcPr>
          <w:p w14:paraId="54D2C88C">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（Relapse-free cure at PT-M12）。</w:t>
            </w:r>
          </w:p>
        </w:tc>
      </w:tr>
      <w:tr w14:paraId="61A8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33BDE7DE">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关键次要与安全性终点</w:t>
            </w:r>
          </w:p>
        </w:tc>
        <w:tc>
          <w:tcPr>
            <w:tcW w:w="7050" w:type="dxa"/>
          </w:tcPr>
          <w:p w14:paraId="09573C42">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停药后24个月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；时间到复发；安全性结局（SAE、≥3级AE、AESI等）；微生物学与影像学反应指标。</w:t>
            </w:r>
          </w:p>
        </w:tc>
      </w:tr>
      <w:tr w14:paraId="364C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74DBFEF7">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随访</w:t>
            </w:r>
          </w:p>
        </w:tc>
        <w:tc>
          <w:tcPr>
            <w:tcW w:w="7050" w:type="dxa"/>
          </w:tcPr>
          <w:p w14:paraId="0D59E95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所有受试者停药后随访24个月。</w:t>
            </w:r>
          </w:p>
        </w:tc>
      </w:tr>
      <w:tr w14:paraId="5A90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6" w:type="dxa"/>
          </w:tcPr>
          <w:p w14:paraId="13CF7B5B">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关键设计要点</w:t>
            </w:r>
          </w:p>
        </w:tc>
        <w:tc>
          <w:tcPr>
            <w:tcW w:w="7050" w:type="dxa"/>
          </w:tcPr>
          <w:p w14:paraId="79F59331">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非劣效设计；随机化由EDC系统实施并在首例入组前锁定分层因素；终点事件由独立CEC盲态裁决；设立DMC/DSMB并预设中期分析与停试规则；TB22、CRISPR TB-DNA、呼气组学、DSS、影像AI等作为预设验证/探索性指标，不参与治疗决策（最终以SAP为准）。</w:t>
            </w:r>
          </w:p>
        </w:tc>
      </w:tr>
    </w:tbl>
    <w:p w14:paraId="2C43AF5D">
      <w:pPr>
        <w:rPr>
          <w:rFonts w:hint="default" w:ascii="Times New Roman" w:hAnsi="Times New Roman" w:eastAsia="宋体" w:cs="Times New Roman"/>
          <w:sz w:val="24"/>
          <w:szCs w:val="24"/>
        </w:rPr>
      </w:pPr>
    </w:p>
    <w:p w14:paraId="1A8614D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 干预与随访时间线（概览）</w:t>
      </w:r>
    </w:p>
    <w:p w14:paraId="6ACF74BE">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关键评估节点包括：</w:t>
      </w:r>
      <w:ins w:id="31" w:author="任坦坦" w:date="2026-03-19T18:48:44Z">
        <w:r>
          <w:rPr>
            <w:rFonts w:ascii="Times New Roman" w:hAnsi="Times New Roman" w:eastAsia="宋体" w:cs="Times New Roman"/>
            <w:b w:val="0"/>
            <w:sz w:val="24"/>
            <w:szCs w:val="24"/>
            <w:rPrChange w:id="32" w:author="任坦坦" w:date="2026-03-19T19:09:21Z">
              <w:rPr>
                <w:rFonts w:ascii="宋体" w:hAnsi="宋体" w:eastAsia="宋体"/>
                <w:b w:val="0"/>
                <w:sz w:val="22"/>
              </w:rPr>
            </w:rPrChange>
          </w:rPr>
          <w:t>基线、治疗第2周（W2）、第</w:t>
        </w:r>
      </w:ins>
      <w:ins w:id="33" w:author="任坦坦" w:date="2026-03-19T18:48:44Z">
        <w:r>
          <w:rPr>
            <w:rFonts w:hint="default" w:ascii="Times New Roman" w:hAnsi="Times New Roman" w:eastAsia="宋体" w:cs="Times New Roman"/>
            <w:b w:val="0"/>
            <w:sz w:val="24"/>
            <w:szCs w:val="24"/>
            <w:lang w:val="en-US" w:eastAsia="zh-CN"/>
            <w:rPrChange w:id="34" w:author="任坦坦" w:date="2026-03-19T19:09:21Z">
              <w:rPr>
                <w:rFonts w:hint="eastAsia"/>
                <w:b w:val="0"/>
                <w:sz w:val="22"/>
                <w:lang w:val="en-US" w:eastAsia="zh-CN"/>
              </w:rPr>
            </w:rPrChange>
          </w:rPr>
          <w:t>4</w:t>
        </w:r>
      </w:ins>
      <w:ins w:id="35" w:author="任坦坦" w:date="2026-03-19T18:48:44Z">
        <w:r>
          <w:rPr>
            <w:rFonts w:ascii="Times New Roman" w:hAnsi="Times New Roman" w:eastAsia="宋体" w:cs="Times New Roman"/>
            <w:b w:val="0"/>
            <w:sz w:val="24"/>
            <w:szCs w:val="24"/>
            <w:rPrChange w:id="36" w:author="任坦坦" w:date="2026-03-19T19:09:21Z">
              <w:rPr>
                <w:rFonts w:ascii="宋体" w:hAnsi="宋体" w:eastAsia="宋体"/>
                <w:b w:val="0"/>
                <w:sz w:val="22"/>
              </w:rPr>
            </w:rPrChange>
          </w:rPr>
          <w:t>周（W</w:t>
        </w:r>
      </w:ins>
      <w:ins w:id="37" w:author="任坦坦" w:date="2026-03-19T18:48:44Z">
        <w:r>
          <w:rPr>
            <w:rFonts w:hint="default" w:ascii="Times New Roman" w:hAnsi="Times New Roman" w:eastAsia="宋体" w:cs="Times New Roman"/>
            <w:b w:val="0"/>
            <w:sz w:val="24"/>
            <w:szCs w:val="24"/>
            <w:lang w:val="en-US" w:eastAsia="zh-CN"/>
            <w:rPrChange w:id="38" w:author="任坦坦" w:date="2026-03-19T19:09:21Z">
              <w:rPr>
                <w:rFonts w:hint="eastAsia"/>
                <w:b w:val="0"/>
                <w:sz w:val="22"/>
                <w:lang w:val="en-US" w:eastAsia="zh-CN"/>
              </w:rPr>
            </w:rPrChange>
          </w:rPr>
          <w:t>4</w:t>
        </w:r>
      </w:ins>
      <w:ins w:id="39" w:author="任坦坦" w:date="2026-03-19T18:48:44Z">
        <w:r>
          <w:rPr>
            <w:rFonts w:ascii="Times New Roman" w:hAnsi="Times New Roman" w:eastAsia="宋体" w:cs="Times New Roman"/>
            <w:b w:val="0"/>
            <w:sz w:val="24"/>
            <w:szCs w:val="24"/>
            <w:rPrChange w:id="40" w:author="任坦坦" w:date="2026-03-19T19:09:21Z">
              <w:rPr>
                <w:rFonts w:ascii="宋体" w:hAnsi="宋体" w:eastAsia="宋体"/>
                <w:b w:val="0"/>
                <w:sz w:val="22"/>
              </w:rPr>
            </w:rPrChange>
          </w:rPr>
          <w:t>）</w:t>
        </w:r>
      </w:ins>
      <w:ins w:id="41" w:author="任坦坦" w:date="2026-03-19T18:48:44Z">
        <w:r>
          <w:rPr>
            <w:rFonts w:hint="default" w:ascii="Times New Roman" w:hAnsi="Times New Roman" w:eastAsia="宋体" w:cs="Times New Roman"/>
            <w:b w:val="0"/>
            <w:sz w:val="24"/>
            <w:szCs w:val="24"/>
            <w:lang w:eastAsia="zh-CN"/>
            <w:rPrChange w:id="42" w:author="任坦坦" w:date="2026-03-19T19:09:21Z">
              <w:rPr>
                <w:rFonts w:hint="eastAsia"/>
                <w:b w:val="0"/>
                <w:sz w:val="22"/>
                <w:lang w:eastAsia="zh-CN"/>
              </w:rPr>
            </w:rPrChange>
          </w:rPr>
          <w:t>、</w:t>
        </w:r>
      </w:ins>
      <w:ins w:id="43" w:author="任坦坦" w:date="2026-03-19T18:48:44Z">
        <w:r>
          <w:rPr>
            <w:rFonts w:ascii="Times New Roman" w:hAnsi="Times New Roman" w:eastAsia="宋体" w:cs="Times New Roman"/>
            <w:b w:val="0"/>
            <w:sz w:val="24"/>
            <w:szCs w:val="24"/>
            <w:rPrChange w:id="44" w:author="任坦坦" w:date="2026-03-19T19:09:21Z">
              <w:rPr>
                <w:rFonts w:ascii="宋体" w:hAnsi="宋体" w:eastAsia="宋体"/>
                <w:b w:val="0"/>
                <w:sz w:val="22"/>
              </w:rPr>
            </w:rPrChange>
          </w:rPr>
          <w:t>第8周（M2/W8）、第</w:t>
        </w:r>
      </w:ins>
      <w:ins w:id="45" w:author="任坦坦" w:date="2026-03-19T18:48:44Z">
        <w:r>
          <w:rPr>
            <w:rFonts w:hint="default" w:ascii="Times New Roman" w:hAnsi="Times New Roman" w:eastAsia="宋体" w:cs="Times New Roman"/>
            <w:b w:val="0"/>
            <w:sz w:val="24"/>
            <w:szCs w:val="24"/>
            <w:lang w:val="en-US" w:eastAsia="zh-CN"/>
            <w:rPrChange w:id="46" w:author="任坦坦" w:date="2026-03-19T19:09:21Z">
              <w:rPr>
                <w:rFonts w:hint="eastAsia"/>
                <w:b w:val="0"/>
                <w:sz w:val="22"/>
                <w:lang w:val="en-US" w:eastAsia="zh-CN"/>
              </w:rPr>
            </w:rPrChange>
          </w:rPr>
          <w:t>12</w:t>
        </w:r>
      </w:ins>
      <w:ins w:id="47" w:author="任坦坦" w:date="2026-03-19T18:48:44Z">
        <w:r>
          <w:rPr>
            <w:rFonts w:ascii="Times New Roman" w:hAnsi="Times New Roman" w:eastAsia="宋体" w:cs="Times New Roman"/>
            <w:b w:val="0"/>
            <w:sz w:val="24"/>
            <w:szCs w:val="24"/>
            <w:rPrChange w:id="48" w:author="任坦坦" w:date="2026-03-19T19:09:21Z">
              <w:rPr>
                <w:rFonts w:ascii="宋体" w:hAnsi="宋体" w:eastAsia="宋体"/>
                <w:b w:val="0"/>
                <w:sz w:val="22"/>
              </w:rPr>
            </w:rPrChange>
          </w:rPr>
          <w:t>周（M</w:t>
        </w:r>
      </w:ins>
      <w:ins w:id="49" w:author="任坦坦" w:date="2026-03-19T18:48:44Z">
        <w:r>
          <w:rPr>
            <w:rFonts w:hint="default" w:ascii="Times New Roman" w:hAnsi="Times New Roman" w:eastAsia="宋体" w:cs="Times New Roman"/>
            <w:b w:val="0"/>
            <w:sz w:val="24"/>
            <w:szCs w:val="24"/>
            <w:lang w:val="en-US" w:eastAsia="zh-CN"/>
            <w:rPrChange w:id="50" w:author="任坦坦" w:date="2026-03-19T19:09:21Z">
              <w:rPr>
                <w:rFonts w:hint="eastAsia"/>
                <w:b w:val="0"/>
                <w:sz w:val="22"/>
                <w:lang w:val="en-US" w:eastAsia="zh-CN"/>
              </w:rPr>
            </w:rPrChange>
          </w:rPr>
          <w:t>3/</w:t>
        </w:r>
      </w:ins>
      <w:ins w:id="51" w:author="任坦坦" w:date="2026-03-19T18:48:44Z">
        <w:r>
          <w:rPr>
            <w:rFonts w:ascii="Times New Roman" w:hAnsi="Times New Roman" w:eastAsia="宋体" w:cs="Times New Roman"/>
            <w:b w:val="0"/>
            <w:sz w:val="24"/>
            <w:szCs w:val="24"/>
            <w:rPrChange w:id="52" w:author="任坦坦" w:date="2026-03-19T19:09:21Z">
              <w:rPr>
                <w:rFonts w:ascii="宋体" w:hAnsi="宋体" w:eastAsia="宋体"/>
                <w:b w:val="0"/>
                <w:sz w:val="22"/>
              </w:rPr>
            </w:rPrChange>
          </w:rPr>
          <w:t>W</w:t>
        </w:r>
      </w:ins>
      <w:ins w:id="53" w:author="任坦坦" w:date="2026-03-19T18:48:44Z">
        <w:r>
          <w:rPr>
            <w:rFonts w:hint="default" w:ascii="Times New Roman" w:hAnsi="Times New Roman" w:eastAsia="宋体" w:cs="Times New Roman"/>
            <w:b w:val="0"/>
            <w:sz w:val="24"/>
            <w:szCs w:val="24"/>
            <w:lang w:val="en-US" w:eastAsia="zh-CN"/>
            <w:rPrChange w:id="54" w:author="任坦坦" w:date="2026-03-19T19:09:21Z">
              <w:rPr>
                <w:rFonts w:hint="eastAsia"/>
                <w:b w:val="0"/>
                <w:sz w:val="22"/>
                <w:lang w:val="en-US" w:eastAsia="zh-CN"/>
              </w:rPr>
            </w:rPrChange>
          </w:rPr>
          <w:t>12</w:t>
        </w:r>
      </w:ins>
      <w:ins w:id="55" w:author="任坦坦" w:date="2026-03-19T18:48:44Z">
        <w:r>
          <w:rPr>
            <w:rFonts w:ascii="Times New Roman" w:hAnsi="Times New Roman" w:eastAsia="宋体" w:cs="Times New Roman"/>
            <w:b w:val="0"/>
            <w:sz w:val="24"/>
            <w:szCs w:val="24"/>
            <w:rPrChange w:id="56" w:author="任坦坦" w:date="2026-03-19T19:09:21Z">
              <w:rPr>
                <w:rFonts w:ascii="宋体" w:hAnsi="宋体" w:eastAsia="宋体"/>
                <w:b w:val="0"/>
                <w:sz w:val="22"/>
              </w:rPr>
            </w:rPrChange>
          </w:rPr>
          <w:t>）</w:t>
        </w:r>
      </w:ins>
      <w:ins w:id="57" w:author="任坦坦" w:date="2026-03-19T18:48:44Z">
        <w:r>
          <w:rPr>
            <w:rFonts w:hint="default" w:ascii="Times New Roman" w:hAnsi="Times New Roman" w:eastAsia="宋体" w:cs="Times New Roman"/>
            <w:b w:val="0"/>
            <w:sz w:val="24"/>
            <w:szCs w:val="24"/>
            <w:lang w:eastAsia="zh-CN"/>
            <w:rPrChange w:id="58" w:author="任坦坦" w:date="2026-03-19T19:09:21Z">
              <w:rPr>
                <w:rFonts w:hint="eastAsia"/>
                <w:b w:val="0"/>
                <w:sz w:val="22"/>
                <w:lang w:eastAsia="zh-CN"/>
              </w:rPr>
            </w:rPrChange>
          </w:rPr>
          <w:t>、</w:t>
        </w:r>
      </w:ins>
      <w:ins w:id="59" w:author="任坦坦" w:date="2026-03-19T18:48:44Z">
        <w:r>
          <w:rPr>
            <w:rFonts w:ascii="Times New Roman" w:hAnsi="Times New Roman" w:eastAsia="宋体" w:cs="Times New Roman"/>
            <w:b w:val="0"/>
            <w:sz w:val="24"/>
            <w:szCs w:val="24"/>
            <w:rPrChange w:id="60" w:author="任坦坦" w:date="2026-03-19T19:09:21Z">
              <w:rPr>
                <w:rFonts w:ascii="宋体" w:hAnsi="宋体" w:eastAsia="宋体"/>
                <w:b w:val="0"/>
                <w:sz w:val="22"/>
              </w:rPr>
            </w:rPrChange>
          </w:rPr>
          <w:t>第16周（M4，队列Ａ治疗结束节点）、</w:t>
        </w:r>
      </w:ins>
      <w:ins w:id="61" w:author="任坦坦" w:date="2026-03-19T18:48:44Z">
        <w:r>
          <w:rPr>
            <w:rFonts w:hint="default" w:ascii="Times New Roman" w:hAnsi="Times New Roman" w:eastAsia="宋体" w:cs="Times New Roman"/>
            <w:b w:val="0"/>
            <w:sz w:val="24"/>
            <w:szCs w:val="24"/>
            <w:lang w:val="en-US" w:eastAsia="zh-CN"/>
            <w:rPrChange w:id="62" w:author="任坦坦" w:date="2026-03-19T19:09:21Z">
              <w:rPr>
                <w:rFonts w:hint="eastAsia"/>
                <w:b w:val="0"/>
                <w:sz w:val="22"/>
                <w:lang w:val="en-US" w:eastAsia="zh-CN"/>
              </w:rPr>
            </w:rPrChange>
          </w:rPr>
          <w:t>第20周（</w:t>
        </w:r>
      </w:ins>
      <w:ins w:id="63" w:author="任坦坦" w:date="2026-03-19T18:48:44Z">
        <w:r>
          <w:rPr>
            <w:rFonts w:ascii="Times New Roman" w:hAnsi="Times New Roman" w:eastAsia="宋体" w:cs="Times New Roman"/>
            <w:b w:val="0"/>
            <w:sz w:val="24"/>
            <w:szCs w:val="24"/>
            <w:rPrChange w:id="64" w:author="任坦坦" w:date="2026-03-19T19:09:21Z">
              <w:rPr>
                <w:rFonts w:ascii="宋体" w:hAnsi="宋体" w:eastAsia="宋体"/>
                <w:b w:val="0"/>
                <w:sz w:val="22"/>
              </w:rPr>
            </w:rPrChange>
          </w:rPr>
          <w:t>M</w:t>
        </w:r>
      </w:ins>
      <w:ins w:id="65" w:author="任坦坦" w:date="2026-03-19T18:48:44Z">
        <w:r>
          <w:rPr>
            <w:rFonts w:hint="default" w:ascii="Times New Roman" w:hAnsi="Times New Roman" w:eastAsia="宋体" w:cs="Times New Roman"/>
            <w:b w:val="0"/>
            <w:sz w:val="24"/>
            <w:szCs w:val="24"/>
            <w:lang w:val="en-US" w:eastAsia="zh-CN"/>
            <w:rPrChange w:id="66" w:author="任坦坦" w:date="2026-03-19T19:09:21Z">
              <w:rPr>
                <w:rFonts w:hint="eastAsia"/>
                <w:b w:val="0"/>
                <w:sz w:val="22"/>
                <w:lang w:val="en-US" w:eastAsia="zh-CN"/>
              </w:rPr>
            </w:rPrChange>
          </w:rPr>
          <w:t>5/</w:t>
        </w:r>
      </w:ins>
      <w:ins w:id="67" w:author="任坦坦" w:date="2026-03-19T18:48:44Z">
        <w:r>
          <w:rPr>
            <w:rFonts w:ascii="Times New Roman" w:hAnsi="Times New Roman" w:eastAsia="宋体" w:cs="Times New Roman"/>
            <w:b w:val="0"/>
            <w:sz w:val="24"/>
            <w:szCs w:val="24"/>
            <w:rPrChange w:id="68" w:author="任坦坦" w:date="2026-03-19T19:09:21Z">
              <w:rPr>
                <w:rFonts w:ascii="宋体" w:hAnsi="宋体" w:eastAsia="宋体"/>
                <w:b w:val="0"/>
                <w:sz w:val="22"/>
              </w:rPr>
            </w:rPrChange>
          </w:rPr>
          <w:t>W</w:t>
        </w:r>
      </w:ins>
      <w:ins w:id="69" w:author="任坦坦" w:date="2026-03-19T18:48:44Z">
        <w:r>
          <w:rPr>
            <w:rFonts w:hint="default" w:ascii="Times New Roman" w:hAnsi="Times New Roman" w:eastAsia="宋体" w:cs="Times New Roman"/>
            <w:b w:val="0"/>
            <w:sz w:val="24"/>
            <w:szCs w:val="24"/>
            <w:lang w:val="en-US" w:eastAsia="zh-CN"/>
            <w:rPrChange w:id="70" w:author="任坦坦" w:date="2026-03-19T19:09:21Z">
              <w:rPr>
                <w:rFonts w:hint="eastAsia"/>
                <w:b w:val="0"/>
                <w:sz w:val="22"/>
                <w:lang w:val="en-US" w:eastAsia="zh-CN"/>
              </w:rPr>
            </w:rPrChange>
          </w:rPr>
          <w:t>20）、</w:t>
        </w:r>
      </w:ins>
      <w:ins w:id="71" w:author="任坦坦" w:date="2026-03-19T18:48:44Z">
        <w:r>
          <w:rPr>
            <w:rFonts w:ascii="Times New Roman" w:hAnsi="Times New Roman" w:eastAsia="宋体" w:cs="Times New Roman"/>
            <w:b w:val="0"/>
            <w:sz w:val="24"/>
            <w:szCs w:val="24"/>
            <w:rPrChange w:id="72" w:author="任坦坦" w:date="2026-03-19T19:09:21Z">
              <w:rPr>
                <w:rFonts w:ascii="宋体" w:hAnsi="宋体" w:eastAsia="宋体"/>
                <w:b w:val="0"/>
                <w:sz w:val="22"/>
              </w:rPr>
            </w:rPrChange>
          </w:rPr>
          <w:t>第6个月（M6，队列Ｂ门槛与随机化节点）、</w:t>
        </w:r>
      </w:ins>
      <w:ins w:id="73" w:author="任坦坦" w:date="2026-03-19T18:48:44Z">
        <w:r>
          <w:rPr>
            <w:rFonts w:hint="default" w:ascii="Times New Roman" w:hAnsi="Times New Roman" w:eastAsia="宋体" w:cs="Times New Roman"/>
            <w:b w:val="0"/>
            <w:sz w:val="24"/>
            <w:szCs w:val="24"/>
            <w:lang w:val="en-US" w:eastAsia="zh-CN"/>
            <w:rPrChange w:id="74" w:author="任坦坦" w:date="2026-03-19T19:09:21Z">
              <w:rPr>
                <w:rFonts w:hint="eastAsia"/>
                <w:b w:val="0"/>
                <w:sz w:val="22"/>
                <w:lang w:val="en-US" w:eastAsia="zh-CN"/>
              </w:rPr>
            </w:rPrChange>
          </w:rPr>
          <w:t>第28周（</w:t>
        </w:r>
      </w:ins>
      <w:ins w:id="75" w:author="任坦坦" w:date="2026-03-19T18:48:44Z">
        <w:r>
          <w:rPr>
            <w:rFonts w:ascii="Times New Roman" w:hAnsi="Times New Roman" w:eastAsia="宋体" w:cs="Times New Roman"/>
            <w:b w:val="0"/>
            <w:sz w:val="24"/>
            <w:szCs w:val="24"/>
            <w:rPrChange w:id="76" w:author="任坦坦" w:date="2026-03-19T19:09:21Z">
              <w:rPr>
                <w:rFonts w:ascii="宋体" w:hAnsi="宋体" w:eastAsia="宋体"/>
                <w:b w:val="0"/>
                <w:sz w:val="22"/>
              </w:rPr>
            </w:rPrChange>
          </w:rPr>
          <w:t>M</w:t>
        </w:r>
      </w:ins>
      <w:ins w:id="77" w:author="任坦坦" w:date="2026-03-19T18:48:44Z">
        <w:r>
          <w:rPr>
            <w:rFonts w:hint="default" w:ascii="Times New Roman" w:hAnsi="Times New Roman" w:eastAsia="宋体" w:cs="Times New Roman"/>
            <w:b w:val="0"/>
            <w:sz w:val="24"/>
            <w:szCs w:val="24"/>
            <w:lang w:val="en-US" w:eastAsia="zh-CN"/>
            <w:rPrChange w:id="78" w:author="任坦坦" w:date="2026-03-19T19:09:21Z">
              <w:rPr>
                <w:rFonts w:hint="eastAsia"/>
                <w:b w:val="0"/>
                <w:sz w:val="22"/>
                <w:lang w:val="en-US" w:eastAsia="zh-CN"/>
              </w:rPr>
            </w:rPrChange>
          </w:rPr>
          <w:t>7/W28）、第32周（</w:t>
        </w:r>
      </w:ins>
      <w:ins w:id="79" w:author="任坦坦" w:date="2026-03-19T18:48:44Z">
        <w:r>
          <w:rPr>
            <w:rFonts w:ascii="Times New Roman" w:hAnsi="Times New Roman" w:eastAsia="宋体" w:cs="Times New Roman"/>
            <w:b w:val="0"/>
            <w:sz w:val="24"/>
            <w:szCs w:val="24"/>
            <w:rPrChange w:id="80" w:author="任坦坦" w:date="2026-03-19T19:09:21Z">
              <w:rPr>
                <w:rFonts w:ascii="宋体" w:hAnsi="宋体" w:eastAsia="宋体"/>
                <w:b w:val="0"/>
                <w:sz w:val="22"/>
              </w:rPr>
            </w:rPrChange>
          </w:rPr>
          <w:t>M</w:t>
        </w:r>
      </w:ins>
      <w:ins w:id="81" w:author="任坦坦" w:date="2026-03-19T18:48:44Z">
        <w:r>
          <w:rPr>
            <w:rFonts w:hint="default" w:ascii="Times New Roman" w:hAnsi="Times New Roman" w:eastAsia="宋体" w:cs="Times New Roman"/>
            <w:b w:val="0"/>
            <w:sz w:val="24"/>
            <w:szCs w:val="24"/>
            <w:lang w:val="en-US" w:eastAsia="zh-CN"/>
            <w:rPrChange w:id="82" w:author="任坦坦" w:date="2026-03-19T19:09:21Z">
              <w:rPr>
                <w:rFonts w:hint="eastAsia"/>
                <w:b w:val="0"/>
                <w:sz w:val="22"/>
                <w:lang w:val="en-US" w:eastAsia="zh-CN"/>
              </w:rPr>
            </w:rPrChange>
          </w:rPr>
          <w:t>8/W32）、</w:t>
        </w:r>
      </w:ins>
      <w:ins w:id="83" w:author="任坦坦" w:date="2026-03-19T18:48:44Z">
        <w:r>
          <w:rPr>
            <w:rFonts w:ascii="Times New Roman" w:hAnsi="Times New Roman" w:eastAsia="宋体" w:cs="Times New Roman"/>
            <w:b w:val="0"/>
            <w:sz w:val="24"/>
            <w:szCs w:val="24"/>
            <w:rPrChange w:id="84" w:author="任坦坦" w:date="2026-03-19T19:09:21Z">
              <w:rPr>
                <w:rFonts w:ascii="宋体" w:hAnsi="宋体" w:eastAsia="宋体"/>
                <w:b w:val="0"/>
                <w:sz w:val="22"/>
              </w:rPr>
            </w:rPrChange>
          </w:rPr>
          <w:t>第9个月（如适用，继续治疗结束节点）</w:t>
        </w:r>
      </w:ins>
      <w:del w:id="85" w:author="任坦坦" w:date="2026-03-19T18:48:44Z">
        <w:r>
          <w:rPr>
            <w:rFonts w:hint="default" w:ascii="Times New Roman" w:hAnsi="Times New Roman" w:eastAsia="宋体" w:cs="Times New Roman"/>
            <w:sz w:val="24"/>
            <w:szCs w:val="24"/>
          </w:rPr>
          <w:delText>筛选/基线、治疗第2周、第8周、第16周（4个月治疗结束节点）、第6个月（队列B随机化决策节点）、第9个月（队列B继续治疗结束节点）、停药后第12个月与第24个月随访节点</w:delText>
        </w:r>
      </w:del>
      <w:r>
        <w:rPr>
          <w:rFonts w:hint="default" w:ascii="Times New Roman" w:hAnsi="Times New Roman" w:eastAsia="宋体" w:cs="Times New Roman"/>
          <w:sz w:val="24"/>
          <w:szCs w:val="24"/>
        </w:rPr>
        <w:t>。影像学决策以胸部X线（CXR）为主，胸部CT作为补充评估工具。胸部 CT 在本研究中主要用于补充评估和预设嵌套研究分析，不作为基线队列分配、随机化分层或队列B第6月停药资格判定依据。</w:t>
      </w:r>
    </w:p>
    <w:p w14:paraId="38A082F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 研究终点概述</w:t>
      </w:r>
    </w:p>
    <w:p w14:paraId="30D00287">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主要有效性终点为停药后12个月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。复发事件以培养证实的结核分枝杆菌复合群阳性为基础，并结合分子分型/全基因组测序用于区分复发与再感染；终点事件由独立终点裁决委员会（CEC）进行盲态裁决。</w:t>
      </w:r>
    </w:p>
    <w:p w14:paraId="2674A340">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安全性终点包括严重不良事件（SAE）、3级及以上不良事件，以及预设特别关注不良事件（AESI）。</w:t>
      </w:r>
    </w:p>
    <w:p w14:paraId="6386E2A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 样本量与统计设计概述</w:t>
      </w:r>
    </w:p>
    <w:p w14:paraId="7312ADE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研究采用非劣效设计。样本量基于预期</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、非劣效界值与允许的失访比例进行计算。队列A为多臂非劣效比较并考虑多重性控制；队列B在Hard Gate达标的随机化人群中进行6个月与9个月策略比较。队列A与队列B作为两组相对独立的主要假设家族分别控制Ⅰ类错误率（primary families）</w:t>
      </w:r>
      <w:r>
        <w:rPr>
          <w:rFonts w:hint="eastAsia" w:ascii="Times New Roman" w:hAnsi="Times New Roman" w:eastAsia="宋体" w:cs="Times New Roman"/>
          <w:sz w:val="24"/>
          <w:szCs w:val="24"/>
          <w:lang w:eastAsia="zh-CN"/>
        </w:rPr>
        <w:t>，队列A与队列B</w:t>
      </w:r>
      <w:r>
        <w:rPr>
          <w:rFonts w:hint="eastAsia" w:ascii="Times New Roman" w:hAnsi="Times New Roman" w:eastAsia="宋体" w:cs="Times New Roman"/>
          <w:sz w:val="24"/>
          <w:szCs w:val="24"/>
          <w:lang w:val="en-US" w:eastAsia="zh-CN"/>
        </w:rPr>
        <w:t>不</w:t>
      </w:r>
      <w:r>
        <w:rPr>
          <w:rFonts w:hint="eastAsia" w:ascii="Times New Roman" w:hAnsi="Times New Roman" w:eastAsia="宋体" w:cs="Times New Roman"/>
          <w:sz w:val="24"/>
          <w:szCs w:val="24"/>
          <w:lang w:eastAsia="zh-CN"/>
        </w:rPr>
        <w:t>需要共同控制一个全局α。</w:t>
      </w:r>
      <w:r>
        <w:rPr>
          <w:rFonts w:hint="default" w:ascii="Times New Roman" w:hAnsi="Times New Roman" w:eastAsia="宋体" w:cs="Times New Roman"/>
          <w:sz w:val="24"/>
          <w:szCs w:val="24"/>
        </w:rPr>
        <w:t>主要分析集、缺失数据处理原则、中期分析与α消耗策略等将在统计分析计划（SAP）中预先明确并在首例入组前锁定。</w:t>
      </w:r>
      <w:r>
        <w:rPr>
          <w:rFonts w:hint="eastAsia" w:ascii="Times New Roman" w:hAnsi="Times New Roman" w:eastAsia="宋体" w:cs="Times New Roman"/>
          <w:sz w:val="24"/>
          <w:szCs w:val="24"/>
          <w:lang w:val="en-US" w:eastAsia="zh-CN"/>
        </w:rPr>
        <w:t>参考“11. 样本量与统计分析”。</w:t>
      </w:r>
    </w:p>
    <w:p w14:paraId="4CB94F7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1.7 关键合理性说明与风险控制要点</w:t>
      </w:r>
    </w:p>
    <w:p w14:paraId="2454A65C">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本研究通过队列A与队列B两项相对独立的随机对照研究拆解不同临床问题，以提高结论清晰度与可解释性。队列B采用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安全门槛后随机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以降低欠治疗风险：M6门槛以微生物学为核心决策依据；影像学用于基线分层与常规随访评估（不作为M6随机化资格条件），从而保证主要策略具有可复制与可推广性。</w:t>
      </w:r>
    </w:p>
    <w:p w14:paraId="07CEF7AB">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短程方案研究中，潜在的单药耐药（尤其异烟肼耐药）可能影响方案有效药数与失败风险。因此需在方案层面明确耐药风险评估与处置路径（例如入组前快速耐药筛查策略、发现耐药后的退出/转常规治疗与事件判定规则等），以保障受试者安全并提高研究结论稳健性。</w:t>
      </w:r>
    </w:p>
    <w:p w14:paraId="2D7B3D96">
      <w:pPr>
        <w:spacing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探索性生物标志物与数字化工具以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预设验证/探索</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为定位，不作为治疗分配或停药决策依据。其价值通过对复发预测能力、校准与增量效益的系统评估来体现，为未来精准缩疗策略提供循证基础。</w:t>
      </w:r>
    </w:p>
    <w:p w14:paraId="690929B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1C14EAE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背景与研究依据</w:t>
      </w:r>
    </w:p>
    <w:p w14:paraId="04AEA38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本章旨在阐明糖尿病合并药敏肺结核（TB-DM）人群在疾病负担、治疗反应与复发风险方面的特殊性，系统综述现行药敏结核（drug-susceptible tuberculosis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DS-TB）治疗推荐与短程方案证据，并在此基础上说明 TDSC 研究在方案选择、对照设定与研究路径设计上的科学依据与实践合理性。</w:t>
      </w:r>
    </w:p>
    <w:p w14:paraId="3036EB6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2.1 TB-DM 的流行病学与临床重要性</w:t>
      </w:r>
    </w:p>
    <w:p w14:paraId="2DB83A7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TB 与 DM 在全球范围内呈现显著的协同流行趋势。DM 负担的持续增长与 TB 高负担地区的空间重叠，使 TB-DM 成为影响结核病控制成效的重要因素。DM 可通过多种机制影响机体对结核分枝杆菌的免疫应答，并与更高的发病风险、疾病严重度、治疗反应异质性及不良结局风险相关。</w:t>
      </w:r>
    </w:p>
    <w:p w14:paraId="08FBAC5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在临床实践中，TB-DM 患者常见以下挑战：</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病原学负荷与影像学病变可能更重，且中心间影像判读存在差异；</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治疗反应存在明显异质性，部分患者可获得快速而稳定的转阴与影像吸收，但亦有患者反应迟缓；</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治疗期间安全性与并发症管理更复杂，包括合并用药、肝毒性风险、代谢状态波动与依从性问题；</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停药后复发不仅影响个体预后，也增加传播风险与后续治疗资源消耗。</w:t>
      </w:r>
    </w:p>
    <w:p w14:paraId="37B4F33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因此，TB-DM 人群的治疗策略需要在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项目化可推广的标准路径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基于风险的个体化管理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之间取得可检验的平衡。</w:t>
      </w:r>
    </w:p>
    <w:p w14:paraId="1077DA2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 现行 DS-TB 治疗推荐与短程治疗证据概览</w:t>
      </w:r>
    </w:p>
    <w:p w14:paraId="573B6C4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长期以来，DS-TB 的基础治疗框架以含利福霉素的 6 个月</w:t>
      </w:r>
      <w:r>
        <w:rPr>
          <w:rFonts w:hint="eastAsia" w:ascii="Times New Roman" w:hAnsi="Times New Roman" w:eastAsia="宋体" w:cs="Times New Roman"/>
          <w:sz w:val="24"/>
          <w:szCs w:val="24"/>
          <w:lang w:val="en-US" w:eastAsia="zh-CN"/>
        </w:rPr>
        <w:t>标准</w:t>
      </w:r>
      <w:r>
        <w:rPr>
          <w:rFonts w:hint="default" w:ascii="Times New Roman" w:hAnsi="Times New Roman" w:eastAsia="宋体" w:cs="Times New Roman"/>
          <w:sz w:val="24"/>
          <w:szCs w:val="24"/>
        </w:rPr>
        <w:t>方案为核心，并在全球范围广泛应用。在此基础上，近年来 WHO 与多国指南陆续纳入经随机对照试验验证的 4 个月短程方案，以期在保证疗效的前提下缩短疗程、降低患者负担并改善治疗完成率。</w:t>
      </w:r>
    </w:p>
    <w:p w14:paraId="3817258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2.2.1 WHO 对 DS-TB 主要治疗方案的推荐框架</w:t>
      </w:r>
    </w:p>
    <w:p w14:paraId="2E969BD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WHO 的药敏肺结核治疗推荐中，6 个月 2HRZE/4HR 仍是最广泛采用的通用方案。此外，针对符合特定条件的人群，WHO 推荐可选用含利福喷丁与莫西沙星的 4 个月方案（2HPMZ/2HPM）。对于 3 个月至 16 岁、非重症（non-severe）结核病儿童与青少年，则推荐 4 个月 2HRZ(E)/2HR 方案。</w:t>
      </w:r>
    </w:p>
    <w:p w14:paraId="4E5029A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2.2.2 成人短程方案的证据基础与关键启示</w:t>
      </w:r>
    </w:p>
    <w:p w14:paraId="2DF93C1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既往多项以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缩短成人 DS-TB 疗程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为目标的 </w:t>
      </w:r>
      <w:r>
        <w:rPr>
          <w:rFonts w:hint="eastAsia" w:ascii="Times New Roman" w:hAnsi="Times New Roman" w:eastAsia="宋体" w:cs="Times New Roman"/>
          <w:sz w:val="24"/>
          <w:szCs w:val="24"/>
          <w:lang w:val="en-US" w:eastAsia="zh-CN"/>
        </w:rPr>
        <w:t>大型</w:t>
      </w:r>
      <w:r>
        <w:rPr>
          <w:rFonts w:hint="default" w:ascii="Times New Roman" w:hAnsi="Times New Roman" w:eastAsia="宋体" w:cs="Times New Roman"/>
          <w:sz w:val="24"/>
          <w:szCs w:val="24"/>
        </w:rPr>
        <w:t>临床试验未能证明非劣效，提示在成人 DS-TB 中，仅在传统药物框架内压缩疗程可能带来复发风险上升。随后，TBTC Study 31/ACTG A5349 证实了以利福喷丁与莫西沙星强化药物组合实现 4 个月治疗的非劣效性，为成人短程治疗提供了关键证据基础，并推动 WHO 将 2HPMZ/2HPM 纳入推荐框架。</w:t>
      </w:r>
    </w:p>
    <w:p w14:paraId="5C2895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2.2.3 儿童/青少年非重症短程方案的证据基础与适用边界</w:t>
      </w:r>
    </w:p>
    <w:p w14:paraId="08078C9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SHINE 试验证实，在符合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非重症</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定义的儿童与青少年中，4 个月 2HRZ(E)/2HR 相对于 6 个月方案具有非劣效性。需要强调的是，该推荐具有明确的人群边界（儿童/青少年、非重症），其证据不应被直接外推至成人 TB-DM 人群。</w:t>
      </w:r>
    </w:p>
    <w:p w14:paraId="031B812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2.3 TB-DM 人群短程治疗的关键不确定性与知识空白</w:t>
      </w:r>
    </w:p>
    <w:p w14:paraId="13DE62E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 DS-TB 短程治疗证据不断积累，但在 TB-DM 人群中仍存在重要的不确定性。首先，TB-DM 患者的疾病严重度与治疗反应存在更大异质性，短程方案的适用范围与安全边界需要专门研究加以界定。其次，真实世界场景中影像学评估与微生物学监测的可及性与一致性存在差异，若研究设计过度依赖复杂或不可普及的决策变量，将削弱结论的可推广性。第三，近年来出现的多种候选生物标志物（如血液转录组评分、分子检测、呼气组学等）具有潜在预测价值，但其跨中心一致性、稳健性与增量价值仍需前瞻性验证。</w:t>
      </w:r>
    </w:p>
    <w:p w14:paraId="1EE2B4A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因此，TB-DM 人群迫切需要：（1）以可普及、可复制且可质量控制的微生物学</w:t>
      </w:r>
      <w:r>
        <w:rPr>
          <w:rFonts w:hint="eastAsia" w:ascii="Times New Roman" w:hAnsi="Times New Roman" w:eastAsia="宋体" w:cs="Times New Roman"/>
          <w:sz w:val="24"/>
          <w:szCs w:val="24"/>
          <w:lang w:val="en-US" w:eastAsia="zh-CN"/>
        </w:rPr>
        <w:t>安全门槛（</w:t>
      </w:r>
      <w:r>
        <w:rPr>
          <w:rFonts w:hint="default" w:ascii="Times New Roman" w:hAnsi="Times New Roman" w:eastAsia="宋体" w:cs="Times New Roman"/>
          <w:sz w:val="24"/>
          <w:szCs w:val="24"/>
        </w:rPr>
        <w:t>Hard Gate</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为核心，建立可审计的疗程决策“安全门槛”（影像与临床评估用于常规管理与可行性前置条件，不作为Hard Gate）；（2）在同一研究框架内对候选生物标志物进行预设验证，明确其预测性能与增量价值，而不在证据不足时将其直接用于治疗决策；（3）形成兼顾科学严谨性与项目化可执行性的风险分层治疗路径，明确“谁可以更短、谁需要更长”。</w:t>
      </w:r>
    </w:p>
    <w:p w14:paraId="3CA8820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2.4 本研究的总体研究依据与设计逻辑</w:t>
      </w:r>
    </w:p>
    <w:p w14:paraId="015AB71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基于上述疾病负担、证据进展与知识空白，TDSC 研究采用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分层优先（stratification-first）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研究策略：在研究内部系统采集多维度信息，但将治疗分配与关键决策尽量建立在可普及、可复制且可质量控制的核心评估要素之上，从而在确保解释性与稳健性的同时，为未来进一步的精准化缩疗奠定证据基础。</w:t>
      </w:r>
    </w:p>
    <w:p w14:paraId="02BB187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在研究结构上，TDSC 将关键科学问题拆解为相对独立且可解释的比较：</w:t>
      </w:r>
    </w:p>
    <w:p w14:paraId="0881F3B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del w:id="86" w:author="付亮" w:date="2026-03-25T07:47:57Z">
        <w:r>
          <w:rPr>
            <w:rFonts w:hint="default" w:ascii="Times New Roman" w:hAnsi="Times New Roman" w:eastAsia="宋体" w:cs="Times New Roman"/>
            <w:sz w:val="24"/>
            <w:szCs w:val="24"/>
          </w:rPr>
          <w:delText>低风险</w:delText>
        </w:r>
      </w:del>
      <w:ins w:id="87"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人群的固定短程策略验证（回答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哪些 TB-DM 患者可安全接受固定 4 个月短程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1EC364F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del w:id="88" w:author="付亮" w:date="2026-03-25T07:44:39Z">
        <w:r>
          <w:rPr>
            <w:rFonts w:hint="default" w:ascii="Times New Roman" w:hAnsi="Times New Roman" w:eastAsia="宋体" w:cs="Times New Roman"/>
            <w:sz w:val="24"/>
            <w:szCs w:val="24"/>
          </w:rPr>
          <w:delText>中高风险</w:delText>
        </w:r>
      </w:del>
      <w:ins w:id="89"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安全门槛后随机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策略评估（回答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哪些</w:t>
      </w:r>
      <w:del w:id="90" w:author="付亮" w:date="2026-03-25T07:44:39Z">
        <w:r>
          <w:rPr>
            <w:rFonts w:hint="default" w:ascii="Times New Roman" w:hAnsi="Times New Roman" w:eastAsia="宋体" w:cs="Times New Roman"/>
            <w:sz w:val="24"/>
            <w:szCs w:val="24"/>
          </w:rPr>
          <w:delText>中高风险</w:delText>
        </w:r>
      </w:del>
      <w:ins w:id="91"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 患者在 6 个月时可安全停止治疗，而无需延长至 9 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5FCBA02D">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候选生物标志物与预测模型的预设验证（评价其对停药后复发风险的预测性能及增量价值，形成未来决策工具的证据储备）。</w:t>
      </w:r>
    </w:p>
    <w:p w14:paraId="2119745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2.5 预期贡献与转化价值</w:t>
      </w:r>
    </w:p>
    <w:p w14:paraId="533DC37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研究预计在以下层面产生贡献：</w:t>
      </w:r>
    </w:p>
    <w:p w14:paraId="6587AFE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临床决策层面：明确 TB-DM 人群短程治疗的适用范围与安全边界，形成可操作的分层化疗程策略证据；</w:t>
      </w:r>
    </w:p>
    <w:p w14:paraId="35CD1C1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项目管理层面：以可获得评估为核心构建决策框架，兼顾科学性与可推广性，为不同医疗系统下的实施提供路径；</w:t>
      </w:r>
    </w:p>
    <w:p w14:paraId="18AEC7D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转化研究层面：在不削弱主问题解释性的前提下验证候选标志物与预测模型，为未来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标志物指导缩疗</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提供坚实证据基础。</w:t>
      </w:r>
    </w:p>
    <w:p w14:paraId="4A9245E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2.6 方案选择与对照设定的依据</w:t>
      </w:r>
    </w:p>
    <w:p w14:paraId="23AC8E5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2.6.1 </w:t>
      </w:r>
      <w:del w:id="92" w:author="付亮" w:date="2026-03-25T07:47:57Z">
        <w:r>
          <w:rPr>
            <w:rFonts w:hint="default" w:ascii="Times New Roman" w:hAnsi="Times New Roman" w:eastAsia="宋体" w:cs="Times New Roman"/>
            <w:sz w:val="24"/>
            <w:szCs w:val="24"/>
          </w:rPr>
          <w:delText>低风险</w:delText>
        </w:r>
      </w:del>
      <w:ins w:id="93"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TB-DM：为何采用 2HPMZ/2HPM 作为短程候选方案</w:t>
      </w:r>
    </w:p>
    <w:p w14:paraId="6DA09275">
      <w:pPr>
        <w:spacing w:after="120" w:line="312"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w:t>
      </w:r>
      <w:del w:id="94" w:author="付亮" w:date="2026-03-25T07:47:57Z">
        <w:r>
          <w:rPr>
            <w:rFonts w:hint="default" w:ascii="Times New Roman" w:hAnsi="Times New Roman" w:eastAsia="宋体" w:cs="Times New Roman"/>
            <w:sz w:val="24"/>
            <w:szCs w:val="24"/>
          </w:rPr>
          <w:delText>低风险</w:delText>
        </w:r>
      </w:del>
      <w:ins w:id="95"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 人群中，TDSC 选择 2HPMZ/2HPM 作为 4 个月短程候选方案，主要基于其明确的成人证据基础与政策对齐。WHO 已将 2HPMZ/2HPM 作为符合条件的 DS-TB 患者可选短程方案，并明确其适用对象包括糖尿病患者。相较之下，4 个月 2HRZ(E)/2HR 的推荐人群为 3 个月至 16 岁的非重症儿童与青少年，其证据基础与适用边界不适用于成人 TB-DM 人群，难以作为成人短程治疗策略的研究干预方案。</w:t>
      </w:r>
    </w:p>
    <w:p w14:paraId="6E2B0E0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2.6.2 通用对照：为何采用 2HRZE/4HR 作为标准对照方案</w:t>
      </w:r>
    </w:p>
    <w:p w14:paraId="0CAFF7C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2HRZE/4HR 是全球范围内最广泛采用的 DS-TB 标准治疗方案，并长期作为临床实践与项目管理的基础方案。TB-DM 患者在多数地区仍以该标准方案进行治疗，因此将其设定为对照可最大限度增强研究的外部可推广性与现实对照意义。</w:t>
      </w:r>
    </w:p>
    <w:p w14:paraId="68ACC58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2.6.3 </w:t>
      </w:r>
      <w:del w:id="96" w:author="付亮" w:date="2026-03-25T07:44:39Z">
        <w:r>
          <w:rPr>
            <w:rFonts w:hint="default" w:ascii="Times New Roman" w:hAnsi="Times New Roman" w:eastAsia="宋体" w:cs="Times New Roman"/>
            <w:sz w:val="24"/>
            <w:szCs w:val="24"/>
          </w:rPr>
          <w:delText>中高风险</w:delText>
        </w:r>
      </w:del>
      <w:ins w:id="97"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TB-DM：为何设置 9 个月作为延长疗程的对照锚点</w:t>
      </w:r>
    </w:p>
    <w:p w14:paraId="5C7405D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 DS-TB 而言，6 个月方案虽可满足多数患者的治愈需要，但在复发</w:t>
      </w:r>
      <w:del w:id="98" w:author="付亮" w:date="2026-03-25T07:47:40Z">
        <w:r>
          <w:rPr>
            <w:rFonts w:hint="default" w:ascii="Times New Roman" w:hAnsi="Times New Roman" w:eastAsia="宋体" w:cs="Times New Roman"/>
            <w:sz w:val="24"/>
            <w:szCs w:val="24"/>
          </w:rPr>
          <w:delText>高风险</w:delText>
        </w:r>
      </w:del>
      <w:ins w:id="99"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人群中，延长治疗疗程在部分指南与实践中具有明确的临床依据。2016 年 ATS/CDC/IDSA 指南指出：对于初始胸片存在空洞且 2 个月治疗结束时培养仍阳性的患者，专家意见建议将继续期延长 3 个月（继续期 7 个月，总疗程 9 个月），并强调在仅具备其中一个高危要素时，糖尿病等因素亦应纳入延长治疗的综合考量。美国 CDC 亦将 2HRZE/7HR 作为可选的 9 个月治疗方案，并给出与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空洞 + 2 月培养阳性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等高危情形对应的推荐场景。</w:t>
      </w:r>
    </w:p>
    <w:p w14:paraId="11ED7AE2">
      <w:pPr>
        <w:spacing w:after="120" w:line="312"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另外，在中国的临床实践中，在TB-DM人群中9-12个月方案（2HRZE/7-10HR）比较常用，其理论依据亦是认为TB-DM患者病情相对严重。</w:t>
      </w:r>
    </w:p>
    <w:p w14:paraId="7A9E13C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因此，TDSC 在</w:t>
      </w:r>
      <w:del w:id="100" w:author="付亮" w:date="2026-03-25T07:44:39Z">
        <w:r>
          <w:rPr>
            <w:rFonts w:hint="default" w:ascii="Times New Roman" w:hAnsi="Times New Roman" w:eastAsia="宋体" w:cs="Times New Roman"/>
            <w:sz w:val="24"/>
            <w:szCs w:val="24"/>
          </w:rPr>
          <w:delText>中高风险</w:delText>
        </w:r>
      </w:del>
      <w:ins w:id="101"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 人群中以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6 个月 vs 9 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作为策略比较的核心对照，旨在在安全门槛控制的前提下，定量评估延长治疗的增量价值，并为 TB-DM 人群在真实世界的疗程决策提供可操作的证据基础。</w:t>
      </w:r>
    </w:p>
    <w:p w14:paraId="42F23916">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2.6.4 本团队前期研究和逐步缩短TB-DM疗程的计划</w:t>
      </w:r>
    </w:p>
    <w:p w14:paraId="2CE90194">
      <w:p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在未做分层的背景下，本团队开展了一项多中心RCT</w:t>
      </w:r>
      <w:r>
        <w:rPr>
          <w:rFonts w:hint="eastAsia" w:ascii="Times New Roman" w:hAnsi="Times New Roman" w:eastAsia="宋体" w:cs="Times New Roman"/>
          <w:sz w:val="24"/>
          <w:szCs w:val="24"/>
          <w:lang w:val="en-US" w:eastAsia="zh-CN"/>
        </w:rPr>
        <w:t>（Order TB-DM研究，注册号：ChiCTR2100044663，注册时间：2021-03-25）</w:t>
      </w:r>
      <w:r>
        <w:rPr>
          <w:rFonts w:hint="default" w:ascii="Times New Roman" w:hAnsi="Times New Roman" w:eastAsia="宋体" w:cs="Times New Roman"/>
          <w:sz w:val="24"/>
          <w:szCs w:val="24"/>
          <w:lang w:val="en-US" w:eastAsia="zh-CN"/>
        </w:rPr>
        <w:t>，在TB-DM人群中验证了6个月方案（2HRZE/4HR）在疗效上非劣于9个月方案（2HRZE/7HR），但6个月组的复发患者人数多于9个月组。一方面，本团队把TB-DM疗程从12个月缩短至6个月，获得初步成功。另一方面，此项研究入组时未做患者分层，复发患者在短程组更多（虽然不具有统计学意义），但提示患者分层后再个体化治疗可能是更好的治疗策略。</w:t>
      </w:r>
    </w:p>
    <w:p w14:paraId="34ECBE45">
      <w:pPr>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另外，本团队开展了ORIENT 研究（注册号：NCT05401071，注册时间：2022-05-28），探索不同剂量利福喷丁在药物敏感结核病 DS-TB 中的安全性与药代动力学。发现15 mg/kg 组在稳态时呈现最高的暴露水平（AUC0–24 与 Cmax），且相较 20 mg/kg 组具有更好的安全性特征；提示利福喷丁剂量仍存在进一步优化空间，值得在TB-DM人群中进行剂量优化验证。</w:t>
      </w:r>
    </w:p>
    <w:p w14:paraId="6213442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2.7 小结</w:t>
      </w:r>
    </w:p>
    <w:p w14:paraId="53BBECF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综上所述，TB-DM 作为结核病控制中的关键挑战人群，需要在保持可推广性的同时，建立基于风险的疗程管理证据。现有成人短程证据支持采用 2HPMZ/2HPM 作为符合条件人群的 4 个月候选方案，而儿童/青少年非重症短程方案（2HRZ(E)/2HR）具有明确人群边界，不宜外推至成人 TB-DM。对于</w:t>
      </w:r>
      <w:del w:id="102" w:author="付亮" w:date="2026-03-25T07:44:39Z">
        <w:r>
          <w:rPr>
            <w:rFonts w:hint="default" w:ascii="Times New Roman" w:hAnsi="Times New Roman" w:eastAsia="宋体" w:cs="Times New Roman"/>
            <w:sz w:val="24"/>
            <w:szCs w:val="24"/>
          </w:rPr>
          <w:delText>中高风险</w:delText>
        </w:r>
      </w:del>
      <w:ins w:id="103"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人群，9 个月延长疗程在权威指南中与复发</w:t>
      </w:r>
      <w:del w:id="104" w:author="付亮" w:date="2026-03-25T07:47:40Z">
        <w:r>
          <w:rPr>
            <w:rFonts w:hint="default" w:ascii="Times New Roman" w:hAnsi="Times New Roman" w:eastAsia="宋体" w:cs="Times New Roman"/>
            <w:sz w:val="24"/>
            <w:szCs w:val="24"/>
          </w:rPr>
          <w:delText>高风险</w:delText>
        </w:r>
      </w:del>
      <w:ins w:id="105"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情形相对应，可作为评估</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延长治疗增量价值</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的对照锚点。TDSC 研究据此构建分层化研究路径，以期形成稳健、可解释且可推广的证据体系。</w:t>
      </w:r>
    </w:p>
    <w:p w14:paraId="14D18D0A">
      <w:pPr>
        <w:rPr>
          <w:rFonts w:hint="default" w:ascii="Times New Roman" w:hAnsi="Times New Roman" w:eastAsia="宋体" w:cs="Times New Roman"/>
          <w:sz w:val="24"/>
          <w:szCs w:val="24"/>
        </w:rPr>
      </w:pPr>
    </w:p>
    <w:p w14:paraId="004114E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参考文献</w:t>
      </w:r>
    </w:p>
    <w:p w14:paraId="5C7137F5">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Pitua I, Raizudheen R, Muyanja M, et al. Diabetes and tuberculosis: a systematic review and meta-analysis of Mendelian randomisation evidence[J]. Diabetology &amp; Metabolic Syndrome, 2025, 17:46. DOI:10.1186/s13098-025-01615-w. </w:t>
      </w:r>
    </w:p>
    <w:p w14:paraId="45CA7535">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Al-Rifai R H, Pearson F, Critchley J A, et al. Association between diabetes mellitus and active tuberculosis: a systematic review and meta-analysis[J]. PLoS One, 2017, 12(11):e0187967. DOI:10.1371/journal.pone.0187967. </w:t>
      </w:r>
    </w:p>
    <w:p w14:paraId="08A505D6">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Foe-Essomba J R, Kenmoe S, Pefura-Yone E W, et al. Diabetes mellitus and tuberculosis, a systematic review and meta-analysis with sensitivity analysis for studies comparable for confounders[J]. PLoS One, 2021, 16(12):e0261246. DOI:10.1371/journal.pone.0261246. </w:t>
      </w:r>
    </w:p>
    <w:p w14:paraId="7A530EAE">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Huangfu P, Ugarte-Gil C, Golub J E, et al. The effects of diabetes on tuberculosis treatment outcomes: an updated systematic review and meta-analysis[J]. The International Journal of Tuberculosis and Lung Disease, 2019, 23(7):783-796. DOI:10.5588/ijtld.18.0433. </w:t>
      </w:r>
    </w:p>
    <w:p w14:paraId="13CDEA1E">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Baker M A, Harries A D, Jeon C Y, et al. The impact of diabetes on tuberculosis treatment outcomes: a systematic review[J]. BMC Medicine, 2011, 9:81. DOI:10.1186/1741-7015-9-81. </w:t>
      </w:r>
    </w:p>
    <w:p w14:paraId="4407333F">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[6] Zhao L, Gao F, Zheng C, et al. The impact of optimal glycemic control on tuberculosis treatment outcomes in patients with diabetes mellitus: systematic review and meta-analysis[J]. JMIR Public Health and Surveillance, 2024, 10:e53948. </w:t>
      </w:r>
    </w:p>
    <w:p w14:paraId="74BB561A">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[7] Song C, Xie W, Gong L, et al. The relationship between HbA1c control levels and anti-tuberculosis treatment effects: a meta-analysis[J]. Journal of the Chinese Medical Association, 2019, 82(12):915-921. DOI:10.1097/JCMA.0000000000000189. </w:t>
      </w:r>
    </w:p>
    <w:p w14:paraId="383262C4">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[8] Zhang P, Shi H, Xie Y, et al. Optimized anti-tuberculosis duration for drug-susceptible pulmonary tuberculosis-diabetes mellitus comorbidities: study protocol for a multicenter randomized controlled trial[J]. BMC Pulmonary Medicine, 2024, 24:469. DOI:10.1186/s12890-024-03271-8. </w:t>
      </w:r>
    </w:p>
    <w:p w14:paraId="34754E0B">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[9] World Health Organization. Global tuberculosis report 2025[R]. Geneva: World Health Organization, 2025. </w:t>
      </w:r>
    </w:p>
    <w:p w14:paraId="1EFDFD1C">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[10] International Diabetes Federation. IDF Diabetes Atlas[M/OL]. 10th ed. Brussels: International Diabetes Federation, 2021[2026-03-02]. [https://diabetesatlas.org/](https://diabetesatlas.org/) </w:t>
      </w:r>
    </w:p>
    <w:p w14:paraId="763C7B54">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[11] World Health Organization. WHO consolidated guidelines on tuberculosis: Module 4: treatment—drug-susceptible tuberculosis treatment[M/OL]. Geneva: World Health Organization, 2022[2026-03-02]. </w:t>
      </w:r>
    </w:p>
    <w:p w14:paraId="5130B5EF">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Nahid P, Dorman S E, Alipanah N, et al. Official American Thoracic Society/Centers for Disease Control and Prevention/Infectious Diseases Society of America clinical practice guidelines: treatment of drug-susceptible tuberculosis[J]. Clinical Infectious Diseases, 2016, 63(7):e147-e195. DOI:10.1093/cid/ciw376.</w:t>
      </w:r>
    </w:p>
    <w:p w14:paraId="0D271156">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[13] Centers for Disease Control and Prevention. Treatment for drug-susceptible tuberculosis disease[EB/OL]. Atlanta: CDC, 2025-04-17[2026-03-02]. [https://www.cdc.gov/tb/hcp/treatment/tuberculosis-disease.html](https://www.cdc.gov/tb/hcp/treatment/tuberculosis-disease.html). </w:t>
      </w:r>
    </w:p>
    <w:p w14:paraId="03897F68">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[14] Centers for Disease Control and Prevention. Updated Guidelines on the Treatment of Drug-Susceptible and Drug-Resistant Tuberculosis[EB/OL]. Atlanta: CDC, 2025-01-08[2026-03-02]. [https://www.cdc.gov/tb/php/dear-colleague-letters/2025-treatment-guidelines.html](https://www.cdc.gov/tb/php/dear-colleague-letters/2025-treatment-guidelines.html). </w:t>
      </w:r>
    </w:p>
    <w:p w14:paraId="497A2663">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[15] Carr W, Kurbatova E V, Starks A M, et al. Interim guidance: 4-month rifapentine-moxifloxacin regimen for the treatment of drug-susceptible pulmonary tuberculosis—United States, 2022[J]. MMWR Morbidity and Mortality Weekly Report, 2022, 71(8):285-289. DOI:10.15585/mmwr.mm7108a1. </w:t>
      </w:r>
    </w:p>
    <w:p w14:paraId="220A74CD">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[16] Dorman S E, Nahid P, Kurbatova E V, et al. Four-month rifapentine regimens with or without moxifloxacin for tuberculosis[J]. New England Journal of Medicine, 2021, 384(18):1705-1718. DOI:10.1056/NEJMoa2033400. </w:t>
      </w:r>
    </w:p>
    <w:p w14:paraId="31E9730D">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[17] Turkova A, Wills G H, Wobudeya E, et al. Shorter treatment for nonsevere tuberculosis in African and Indian children[J]. New England Journal of Medicine, 2022, 386(10):911-922. DOI:10.1056/NEJMoa2104535. </w:t>
      </w:r>
    </w:p>
    <w:p w14:paraId="631FB7BA">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[18] Vega V, Cabrera-Sanchez J, Rodríguez S, et al. Risk factors for pulmonary tuberculosis recurrence, relapse and reinfection: a systematic review and meta-analysis[J]. BMJ Open Respiratory Research, 2024, 11(1):e002281. DOI:10.1136/bmjresp-2023-002281. </w:t>
      </w:r>
    </w:p>
    <w:p w14:paraId="65FBD4F4">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[19] Penn-Nicholson A, Kimbung S K, Thompson E, et al. RISK6, a 6-gene transcriptomic signature of TB disease risk, diagnosis and treatment response[J]. Scientific Reports, 2020, 10:8629. DOI:10.1038/s41598-020-65043-8. </w:t>
      </w:r>
    </w:p>
    <w:p w14:paraId="6853C2C4">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[20] Hamada Y, Cirillo D M, Penn-Nicholson A, et al. Are mRNA-based transcriptomic signatures ready for routine tuberculosis use? Challenges and opportunities[J]. EBioMedicine, 2022, 82:104123. DOI:10.1016/j.ebiom.2022.104123. </w:t>
      </w:r>
    </w:p>
    <w:p w14:paraId="22B60FF1">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[21] Hoang L T, Jain P, Pillay T D, et al. Transcriptomic signatures for diagnosing tuberculosis in clinical practice: a prospective study[J]. Clinical Infectious Diseases, 2021, 73(12):e4302-e4311. DOI:10.1093/cid/ciaa1635. </w:t>
      </w:r>
    </w:p>
    <w:p w14:paraId="03DA944A">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[22] Xu R, Zhang Y, Li Z, et al. Breathomics for diagnosing tuberculosis in diabetes mellitus patients[J]. Frontiers in Molecular Biosciences, 2024, 11:1436135. DOI:10.3389/fmolb.2024.1436135. </w:t>
      </w:r>
    </w:p>
    <w:p w14:paraId="47A29F26">
      <w:pPr>
        <w:spacing w:after="40" w:line="288"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[23] World Health Organization. WHO operational handbook on TB and comorbidities—diabetes[EB/OL]. Geneva: World Health Organization, 2025-02-07[2026-03-02].</w:t>
      </w:r>
    </w:p>
    <w:p w14:paraId="4EC49A1F">
      <w:pPr>
        <w:spacing w:after="40" w:line="288"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24</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   Feng Z, Miao Y, Peng Y, et al. Optimizing (O) rifapentine-based (RI) regimen and shortening (EN) the treatment of drug-susceptible tuberculosis (T) (ORIENT) using an adaptive seamless design: study protocol of a multicenter randomized controlled trial. BMC Infect Dis. 2023;23:300. doi:10.1186/s12879-023-08264-2.</w:t>
      </w:r>
    </w:p>
    <w:p w14:paraId="3D3F9354">
      <w:pPr>
        <w:spacing w:after="40" w:line="288"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25</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   Y. Li, Z. Feng, F. Sun, Y. Miao, L. Song, and W. Zhang. Safety and Pharmacokinetics of Different Doses of Rifapentine in Patients With Drug Susceptible Tuberculosis: The Preliminary Result From a Randomized Controlled Trial (ORIENT Study) [abstract]. Am J Respir Crit Care Med 2024;209:A6942. https://doi.org/10.1164/ajrccm-conference.2024.209.1_MeetingAbstracts.A6942</w:t>
      </w:r>
    </w:p>
    <w:p w14:paraId="2ACB3B2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21CE6FA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 研究目的与假设</w:t>
      </w:r>
    </w:p>
    <w:p w14:paraId="0D08FDB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本章在总体研究框架下，分别阐明队列A（</w:t>
      </w:r>
      <w:del w:id="106" w:author="付亮" w:date="2026-03-25T07:47:57Z">
        <w:r>
          <w:rPr>
            <w:rFonts w:hint="default" w:ascii="Times New Roman" w:hAnsi="Times New Roman" w:eastAsia="宋体" w:cs="Times New Roman"/>
            <w:sz w:val="24"/>
            <w:szCs w:val="24"/>
          </w:rPr>
          <w:delText>低风险</w:delText>
        </w:r>
      </w:del>
      <w:ins w:id="107"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TB-DM）与队列B（</w:t>
      </w:r>
      <w:del w:id="108" w:author="付亮" w:date="2026-03-25T07:44:39Z">
        <w:r>
          <w:rPr>
            <w:rFonts w:hint="default" w:ascii="Times New Roman" w:hAnsi="Times New Roman" w:eastAsia="宋体" w:cs="Times New Roman"/>
            <w:sz w:val="24"/>
            <w:szCs w:val="24"/>
          </w:rPr>
          <w:delText>中高风险</w:delText>
        </w:r>
      </w:del>
      <w:ins w:id="109"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TB-DM）的主要、次要与探索性研究目的，并给出与主要终点相对应的统计假设与判定标准。为避免混淆，本章将疗效与安全性目标分别表述；统计分析细节与多重性控制原则详见统计分析计划（SAP）。</w:t>
      </w:r>
    </w:p>
    <w:p w14:paraId="6F7AB80F">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3.1 总体研究目标</w:t>
      </w:r>
    </w:p>
    <w:p w14:paraId="61500FF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研究旨在为糖尿病合并药敏肺结核（TB-DM）患者建立可验证、可复制且具有可推广性的风险分层治疗路径，以明确（1）</w:t>
      </w:r>
      <w:del w:id="110" w:author="付亮" w:date="2026-03-25T07:47:57Z">
        <w:r>
          <w:rPr>
            <w:rFonts w:hint="default" w:ascii="Times New Roman" w:hAnsi="Times New Roman" w:eastAsia="宋体" w:cs="Times New Roman"/>
            <w:sz w:val="24"/>
            <w:szCs w:val="24"/>
          </w:rPr>
          <w:delText>低风险</w:delText>
        </w:r>
      </w:del>
      <w:ins w:id="111"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人群采用固定 4 个月短程治疗的疗效与安全性边界；（2）</w:t>
      </w:r>
      <w:del w:id="112" w:author="付亮" w:date="2026-03-25T07:44:39Z">
        <w:r>
          <w:rPr>
            <w:rFonts w:hint="default" w:ascii="Times New Roman" w:hAnsi="Times New Roman" w:eastAsia="宋体" w:cs="Times New Roman"/>
            <w:sz w:val="24"/>
            <w:szCs w:val="24"/>
          </w:rPr>
          <w:delText>中高风险</w:delText>
        </w:r>
      </w:del>
      <w:ins w:id="113"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人群在标准治疗至 6 个月后，在满足预设安全门槛的前提下，停止治疗（总疗程 6 个月）相对于继续治疗至 9 个月的疗效与安全性；（3）候选生物标志物及预测模型在停药后复发风险预测中的性能与增量价值。</w:t>
      </w:r>
    </w:p>
    <w:p w14:paraId="1DBE4A4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3.2 主要研究目的（Primary Objectives）</w:t>
      </w:r>
    </w:p>
    <w:p w14:paraId="2664435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3.2.1 队列A（</w:t>
      </w:r>
      <w:del w:id="114" w:author="付亮" w:date="2026-03-25T07:47:57Z">
        <w:r>
          <w:rPr>
            <w:rFonts w:hint="default" w:ascii="Times New Roman" w:hAnsi="Times New Roman" w:eastAsia="宋体" w:cs="Times New Roman"/>
            <w:sz w:val="24"/>
            <w:szCs w:val="24"/>
          </w:rPr>
          <w:delText>低风险</w:delText>
        </w:r>
      </w:del>
      <w:ins w:id="115"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TB-DM）主要研究目的</w:t>
      </w:r>
    </w:p>
    <w:p w14:paraId="554B4B0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队列A拟比较两种 4 个月含利福喷丁方案与标准 6 个月方案的疗效与安全性。</w:t>
      </w:r>
    </w:p>
    <w:p w14:paraId="5D9B5FA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 主要疗效目的</w:t>
      </w:r>
    </w:p>
    <w:p w14:paraId="2E38B4D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在队列A中，分别验证两种 4 个月方案（2HP1200MZ/2HPM；2HP900MZ/2HPM）在停药后 12 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方面不劣于对照方案（2HRZE/4HR）。</w:t>
      </w:r>
    </w:p>
    <w:p w14:paraId="3E45318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 主要安全性目的</w:t>
      </w:r>
    </w:p>
    <w:p w14:paraId="577433C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在队列A中，比较各治疗方案在治疗期及停药后随访期内严重不良事件（SAE）、3级及以上不良事件（Grade ≥3 AE，按DAIDS分级）以及预设特别关注不良事件（AESI）的发生风险，以评估短程方案在 TB-DM 人群中的总体安全性与可接受性。</w:t>
      </w:r>
    </w:p>
    <w:p w14:paraId="7C87883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3.2.2 队列B（</w:t>
      </w:r>
      <w:del w:id="116" w:author="付亮" w:date="2026-03-25T07:44:39Z">
        <w:r>
          <w:rPr>
            <w:rFonts w:hint="default" w:ascii="Times New Roman" w:hAnsi="Times New Roman" w:eastAsia="宋体" w:cs="Times New Roman"/>
            <w:sz w:val="24"/>
            <w:szCs w:val="24"/>
          </w:rPr>
          <w:delText>中高风险</w:delText>
        </w:r>
      </w:del>
      <w:ins w:id="117"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TB-DM）主要研究目的</w:t>
      </w:r>
    </w:p>
    <w:p w14:paraId="5F59044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预设安全门槛后随机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的富集策略，比较 6 个月停药与 9 个月继续治疗策略的疗效与安全性。</w:t>
      </w:r>
    </w:p>
    <w:p w14:paraId="4C8742E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 主要疗效目的</w:t>
      </w:r>
    </w:p>
    <w:p w14:paraId="1A693A9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在队列B中，于治疗满 6 个月（M6）满足预设安全门槛并进入随机的受试者中，验证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停药策略（总疗程 6 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在停药后 12 个月</w:t>
      </w:r>
      <w:r>
        <w:rPr>
          <w:rFonts w:hint="eastAsia" w:ascii="Times New Roman" w:hAnsi="Times New Roman" w:eastAsia="宋体" w:cs="Times New Roman"/>
          <w:sz w:val="24"/>
          <w:szCs w:val="24"/>
          <w:lang w:eastAsia="zh-CN"/>
        </w:rPr>
        <w:t>良好结局率（</w:t>
      </w:r>
      <w:r>
        <w:rPr>
          <w:rFonts w:hint="eastAsia" w:ascii="Times New Roman" w:hAnsi="Times New Roman" w:eastAsia="宋体" w:cs="Times New Roman"/>
          <w:sz w:val="24"/>
          <w:szCs w:val="24"/>
          <w:lang w:val="en-US" w:eastAsia="zh-CN"/>
        </w:rPr>
        <w:t>良好结局率</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方面不劣于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继续治疗策略（总疗程 9 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4FE8369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 主要安全性目的</w:t>
      </w:r>
    </w:p>
    <w:p w14:paraId="011771B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在队列B中，于随机化受试者中比较两种治疗策略在治疗期及停药后随访期内 SAE、Grade ≥3 AE（DAIDS分级）及 AESI 的发生风险，并评估停药策略是否在安全性方面具有不劣性或潜在获益（如药物暴露相关毒性降低）。</w:t>
      </w:r>
    </w:p>
    <w:p w14:paraId="6778513B">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3.3 次要研究目的（Secondary Objectives）</w:t>
      </w:r>
    </w:p>
    <w:p w14:paraId="4D9469D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3.3.1 疗效相关次要目的</w:t>
      </w:r>
    </w:p>
    <w:p w14:paraId="2F54195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比较各治疗策略在停药后 24 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w:t>
      </w:r>
    </w:p>
    <w:p w14:paraId="5C5940C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比较治疗过程中关键时间点的微生物学转阴指标（如培养转阴时间、</w:t>
      </w:r>
      <w:r>
        <w:rPr>
          <w:rFonts w:hint="eastAsia" w:ascii="Times New Roman" w:hAnsi="Times New Roman" w:eastAsia="宋体" w:cs="Times New Roman"/>
          <w:sz w:val="24"/>
          <w:szCs w:val="24"/>
          <w:lang w:val="en-US" w:eastAsia="zh-CN"/>
        </w:rPr>
        <w:t>2个月</w:t>
      </w:r>
      <w:r>
        <w:rPr>
          <w:rFonts w:hint="default" w:ascii="Times New Roman" w:hAnsi="Times New Roman" w:eastAsia="宋体" w:cs="Times New Roman"/>
          <w:sz w:val="24"/>
          <w:szCs w:val="24"/>
        </w:rPr>
        <w:t>培养阴性比例）。</w:t>
      </w:r>
    </w:p>
    <w:p w14:paraId="789E4C1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比较影像学疗效（以CXR为主的标准化评分/判读结论）与临床恢复指标（</w:t>
      </w:r>
      <w:r>
        <w:rPr>
          <w:rFonts w:hint="eastAsia" w:ascii="Times New Roman" w:hAnsi="Times New Roman" w:eastAsia="宋体" w:cs="Times New Roman"/>
          <w:sz w:val="24"/>
          <w:szCs w:val="24"/>
          <w:lang w:val="en-US" w:eastAsia="zh-CN"/>
        </w:rPr>
        <w:t>DSS评分</w:t>
      </w:r>
      <w:r>
        <w:rPr>
          <w:rFonts w:hint="default" w:ascii="Times New Roman" w:hAnsi="Times New Roman" w:eastAsia="宋体" w:cs="Times New Roman"/>
          <w:sz w:val="24"/>
          <w:szCs w:val="24"/>
        </w:rPr>
        <w:t>等）的变化轨迹。</w:t>
      </w:r>
    </w:p>
    <w:p w14:paraId="24F75C2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评估治疗失败、复发与再感染的构成与发生时间分布（复发/再感染判定依据培养、菌种鉴定与WGS/替代策略）。</w:t>
      </w:r>
    </w:p>
    <w:p w14:paraId="77B814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3.3.2 安全性与耐受性相关次要目的</w:t>
      </w:r>
    </w:p>
    <w:p w14:paraId="74F0FD0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比较治疗期内常见不良事件谱及其严重度分布（DAIDS分级），包括肝毒性、胃肠道反应、QTcF延长等。</w:t>
      </w:r>
    </w:p>
    <w:p w14:paraId="06960FF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比较因不良事件导致的永久停药、方案调整或关键药物剂量调整的发生率与原因。</w:t>
      </w:r>
    </w:p>
    <w:p w14:paraId="470678C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比较住院、全因死亡及与结核相关死亡等重要临床事件（如适用）。</w:t>
      </w:r>
    </w:p>
    <w:p w14:paraId="512537D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3.3.3 实施与可推广性相关次要目的</w:t>
      </w:r>
    </w:p>
    <w:p w14:paraId="3BA2135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描述不同中心、不同风险层级患者的入组与治疗完成情况，评估研究流程在真实世界场景中的可实施性。</w:t>
      </w:r>
    </w:p>
    <w:p w14:paraId="2161A19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在队列B中评估预设安全门槛的覆盖面（达到门槛并进入随机的比例）及未达标原因构成，为未来形成可推广决策规则提供依据。</w:t>
      </w:r>
    </w:p>
    <w:p w14:paraId="073D153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 探索性研究目的（Exploratory Objectives）</w:t>
      </w:r>
    </w:p>
    <w:p w14:paraId="6608F8E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3.4.1 候选生物标志物的预设验证与增量价值评估（非决策用途）</w:t>
      </w:r>
    </w:p>
    <w:p w14:paraId="364559F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在不参与入组、随机化资格判定或治疗决策的前提下，预设评估候选生物标志物（如TB22转录组评分、CRISPR TB-DNA、呼气组学等）在关键决策时间点（如M6）对停药后复发风险的预测性能（区分度、校准度）及对临床/影像/微生物学信息的增量价值。</w:t>
      </w:r>
    </w:p>
    <w:p w14:paraId="4D69FC5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3.4.2 风险分层工具的比较与验证</w:t>
      </w:r>
    </w:p>
    <w:p w14:paraId="7A6624E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在入组阶段以</w:t>
      </w:r>
      <w:r>
        <w:rPr>
          <w:rFonts w:hint="eastAsia" w:ascii="Times New Roman" w:hAnsi="Times New Roman" w:eastAsia="宋体" w:cs="Times New Roman"/>
          <w:sz w:val="24"/>
          <w:szCs w:val="24"/>
          <w:lang w:val="en-US" w:eastAsia="zh-CN"/>
        </w:rPr>
        <w:t>领域内公认的</w:t>
      </w:r>
      <w:r>
        <w:rPr>
          <w:rFonts w:hint="default" w:ascii="Times New Roman" w:hAnsi="Times New Roman" w:eastAsia="宋体" w:cs="Times New Roman"/>
          <w:sz w:val="24"/>
          <w:szCs w:val="24"/>
        </w:rPr>
        <w:t>专家规则型分层工具作为官方分层依据的同时，开展 DSS</w:t>
      </w:r>
      <w:r>
        <w:rPr>
          <w:rFonts w:hint="eastAsia" w:ascii="Times New Roman" w:hAnsi="Times New Roman" w:eastAsia="宋体" w:cs="Times New Roman"/>
          <w:sz w:val="24"/>
          <w:szCs w:val="24"/>
          <w:lang w:val="en-US" w:eastAsia="zh-CN"/>
        </w:rPr>
        <w:t>评分</w:t>
      </w:r>
      <w:r>
        <w:rPr>
          <w:rFonts w:hint="default" w:ascii="Times New Roman" w:hAnsi="Times New Roman" w:eastAsia="宋体" w:cs="Times New Roman"/>
          <w:sz w:val="24"/>
          <w:szCs w:val="24"/>
        </w:rPr>
        <w:t xml:space="preserve"> 与AI评分等工具的预设验证与比较研究，评估其与专家分层的一致性、对主要结局的预测能力及跨中心稳健性。</w:t>
      </w:r>
    </w:p>
    <w:p w14:paraId="7EAEC39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3.4.3 预测模型构建与内部/跨中心验证</w:t>
      </w:r>
    </w:p>
    <w:p w14:paraId="070A618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基于临床特征、影像学信息、微生物学指标及候选生物标志物，构建个体化疗程预测模型；并开展内部验证与跨中心泛化评估，为后续更简化的可推广决策工具提供证据储备。</w:t>
      </w:r>
    </w:p>
    <w:p w14:paraId="7003FFA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3.4.4 药代-暴露反应与血糖管理相关探索</w:t>
      </w:r>
    </w:p>
    <w:p w14:paraId="0207BD2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在具备条件的中心开展药代动力学（PK）与暴露-反应分析，探索关键药物暴露与疗效/安全性之间的关系；同时探索血糖控制水平（如HbA1c与动态血糖指标）与疗效、复发及不良事件的相关性。</w:t>
      </w:r>
    </w:p>
    <w:p w14:paraId="6317CB7E">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3.5 研究假设与判定标准（Hypotheses and Success Criteria）</w:t>
      </w:r>
    </w:p>
    <w:p w14:paraId="59BADF11">
      <w:pPr>
        <w:spacing w:after="120" w:line="312" w:lineRule="auto"/>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主要疗效终点为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 12 个月</w:t>
      </w:r>
      <w:r>
        <w:rPr>
          <w:rFonts w:hint="eastAsia" w:ascii="Times New Roman" w:hAnsi="Times New Roman" w:eastAsia="宋体" w:cs="Times New Roman"/>
          <w:sz w:val="24"/>
          <w:szCs w:val="24"/>
          <w:lang w:val="en-US" w:eastAsia="zh-CN"/>
        </w:rPr>
        <w:t>良好结局率</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。设 p 表示相应治疗策略/方案的该终点发生概率（</w:t>
      </w:r>
      <w:r>
        <w:rPr>
          <w:rFonts w:hint="eastAsia" w:ascii="Times New Roman" w:hAnsi="Times New Roman" w:eastAsia="宋体" w:cs="Times New Roman"/>
          <w:sz w:val="24"/>
          <w:szCs w:val="24"/>
          <w:lang w:val="en-US" w:eastAsia="zh-CN"/>
        </w:rPr>
        <w:t>良好结局率</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非劣效检验采用率差（RD）框架。队列A两项主要比较采用Bonferroni校正后单侧α=0.0125（等价双侧97.5%置信区间）；队列B采用单侧α=0.025（等价双侧95%置信区间）。具体多重性控制与（如适用的）组序贯α消耗在SAP中预先规定。参考“11. 样本量与统计分析”。</w:t>
      </w:r>
    </w:p>
    <w:p w14:paraId="10800E5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3.5.1 队列A：两种 4 个月方案相对于 6 个月对照的非劣效假设</w:t>
      </w:r>
    </w:p>
    <w:p w14:paraId="431A064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 p_A1、p_A2 分别为两种 4 个月方案的良好结局率，p_A3 为 6 个月对照方案的良好结局率。非劣效界值设定为 δ_A = 10%。</w:t>
      </w:r>
    </w:p>
    <w:p w14:paraId="32F98425">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 A1 与对照（A3）的主要疗效假设：</w:t>
      </w:r>
    </w:p>
    <w:p w14:paraId="1098021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H0：p_A1 − p_A3 ≤ −δ_A；H1：p_A1 − p_A3 &gt; −δ_A。</w:t>
      </w:r>
    </w:p>
    <w:p w14:paraId="096C34B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 A2 与对照（A3）的主要疗效假设：</w:t>
      </w:r>
    </w:p>
    <w:p w14:paraId="4186A63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H0：p_A2 − p_A3 ≤ −δ_A；H1：p_A2 − p_A3 &gt; −δ_A。</w:t>
      </w:r>
    </w:p>
    <w:p w14:paraId="6F21104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成功标准：在预先规定的主要分析集内，若（p_试验 − p_对照）的单侧98.75%置信下限（等价的双侧97.5%置信区间下限；对应单侧α=0.0125/比较，Bonferroni分配）高于 −δ_A，则对应试验方案满足非劣效性。两项比较的家族错误率控制策略（如层级检验或Hochberg程序）在 SAP 中预先规定。</w:t>
      </w:r>
    </w:p>
    <w:p w14:paraId="2E71656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3.5.2 队列B：6 个月停药策略相对于 9 个月继续治疗策略的非劣效假设</w:t>
      </w:r>
    </w:p>
    <w:p w14:paraId="0C49954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 p_BS 为随机化后停药策略（总疗程 6 个月）的</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，p_BC 为继续治疗策略（总疗程 9 个月）的</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。非劣效界值设定为 δ_B=10%。</w:t>
      </w:r>
    </w:p>
    <w:p w14:paraId="4601A76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H0：p_BS − p_BC ≤ −δ_B；  H1：p_BS − p_BC &gt; −δ_B。</w:t>
      </w:r>
    </w:p>
    <w:p w14:paraId="38D3AB9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成功标准：在预先规定的主要分析集内，若（p_BS − p_BC）的</w:t>
      </w:r>
      <w:r>
        <w:rPr>
          <w:rFonts w:hint="eastAsia" w:ascii="Times New Roman" w:hAnsi="Times New Roman" w:eastAsia="宋体" w:cs="Times New Roman"/>
          <w:sz w:val="24"/>
          <w:szCs w:val="24"/>
          <w:lang w:val="en-US" w:eastAsia="zh-CN"/>
        </w:rPr>
        <w:t>单侧97.5%（或等价的</w:t>
      </w:r>
      <w:r>
        <w:rPr>
          <w:rFonts w:hint="default" w:ascii="Times New Roman" w:hAnsi="Times New Roman" w:eastAsia="宋体" w:cs="Times New Roman"/>
          <w:sz w:val="24"/>
          <w:szCs w:val="24"/>
        </w:rPr>
        <w:t>双侧 95% 置信区间</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下限大于 −δ_B，则停药策略满足非劣效性。</w:t>
      </w:r>
    </w:p>
    <w:p w14:paraId="3E54AC4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3.6 说明：安全性判定与探索性目标的解释原则</w:t>
      </w:r>
    </w:p>
    <w:p w14:paraId="3AAA6F1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安全性结局采用描述性比较与预设的统计推断相结合的方式呈现，重点关注 SAE、Grade ≥3 AE（DAIDS分级）与 AESI。探索性目标用于生成或验证预测信号，不用于主要有效性结论的因果推断；所有探索性分析将明确区分预设分析与事后分析，并在 SAP 中规定统计方法、缺失数据处理与多重性控制策略。</w:t>
      </w:r>
    </w:p>
    <w:p w14:paraId="58D131D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36C83E9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 研究设计</w:t>
      </w:r>
    </w:p>
    <w:p w14:paraId="42D5A71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本章描述 TDSC 研究的总体设计框架、队列构成、随机化与门控策略、盲态要素及关键质量控制原则。TDSC 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分层优先（stratification-first）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总体策略：基于入组时的风险分层将受试者分配至两个预先定义的研究队列，分别回答</w:t>
      </w:r>
      <w:del w:id="118" w:author="付亮" w:date="2026-03-25T07:47:57Z">
        <w:r>
          <w:rPr>
            <w:rFonts w:hint="default" w:ascii="Times New Roman" w:hAnsi="Times New Roman" w:eastAsia="宋体" w:cs="Times New Roman"/>
            <w:sz w:val="24"/>
            <w:szCs w:val="24"/>
          </w:rPr>
          <w:delText>低风险</w:delText>
        </w:r>
      </w:del>
      <w:ins w:id="119"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人群固定短程治疗的有效性与安全性，以及</w:t>
      </w:r>
      <w:del w:id="120" w:author="付亮" w:date="2026-03-25T07:44:39Z">
        <w:r>
          <w:rPr>
            <w:rFonts w:hint="default" w:ascii="Times New Roman" w:hAnsi="Times New Roman" w:eastAsia="宋体" w:cs="Times New Roman"/>
            <w:sz w:val="24"/>
            <w:szCs w:val="24"/>
          </w:rPr>
          <w:delText>中高风险</w:delText>
        </w:r>
      </w:del>
      <w:ins w:id="121"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在治疗至6个月后是否可在预设安全门槛下停止治疗。本研究为多中心、开放标签、前瞻性随机对照研究体系；主要疗效分析采用非劣效（non-inferiority）框架，终点、分析集与统计方法详见第9章与第11章及统计分析计划（SAP）。</w:t>
      </w:r>
    </w:p>
    <w:p w14:paraId="362A718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4.1 总体设计概述</w:t>
      </w:r>
    </w:p>
    <w:p w14:paraId="4F8264B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由两项在同一研究项目下并行实施、但科学问题与比较关系相对独立的随机对照试验组成：（1）队列A：面向</w:t>
      </w:r>
      <w:del w:id="122" w:author="付亮" w:date="2026-03-25T07:47:57Z">
        <w:r>
          <w:rPr>
            <w:rFonts w:hint="default" w:ascii="Times New Roman" w:hAnsi="Times New Roman" w:eastAsia="宋体" w:cs="Times New Roman"/>
            <w:sz w:val="24"/>
            <w:szCs w:val="24"/>
          </w:rPr>
          <w:delText>低风险</w:delText>
        </w:r>
      </w:del>
      <w:ins w:id="123"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 人群的固定疗程随机对照试验；（2）队列B：面向</w:t>
      </w:r>
      <w:del w:id="124" w:author="付亮" w:date="2026-03-25T07:44:39Z">
        <w:r>
          <w:rPr>
            <w:rFonts w:hint="default" w:ascii="Times New Roman" w:hAnsi="Times New Roman" w:eastAsia="宋体" w:cs="Times New Roman"/>
            <w:sz w:val="24"/>
            <w:szCs w:val="24"/>
          </w:rPr>
          <w:delText>中高风险</w:delText>
        </w:r>
      </w:del>
      <w:ins w:id="125"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 人群的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预设安全门槛后随机（gate-then-randomize / enriched randomization）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策略性试验。两队列共享统一的筛选、随访与终点裁决体系（例如独立临床结局裁决委员会 CEC 对复发/失败事件的裁决），从而在保证可解释性的同时，提高结果的可比性与可推广性。</w:t>
      </w:r>
    </w:p>
    <w:p w14:paraId="5E5E028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研究采用开放标签实施（研究用药与治疗时长对受试者及研究医生可见），但对关键结局事件裁决、主要统计分析与部分探索性指标的访问权限实施独立与分级管理，以降低偏倚风险。</w:t>
      </w:r>
    </w:p>
    <w:p w14:paraId="15684D3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4.2 入组时风险分层与队列分配</w:t>
      </w:r>
    </w:p>
    <w:p w14:paraId="65AED6F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受试者完成筛选与基线评估后，将依据预先规定的基线风险分层工具进行分层，并据此进入队列A（</w:t>
      </w:r>
      <w:del w:id="126" w:author="付亮" w:date="2026-03-25T07:47:57Z">
        <w:r>
          <w:rPr>
            <w:rFonts w:hint="default" w:ascii="Times New Roman" w:hAnsi="Times New Roman" w:eastAsia="宋体" w:cs="Times New Roman"/>
            <w:sz w:val="24"/>
            <w:szCs w:val="24"/>
          </w:rPr>
          <w:delText>低风险</w:delText>
        </w:r>
      </w:del>
      <w:ins w:id="127"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）或队列B（</w:t>
      </w:r>
      <w:del w:id="128" w:author="付亮" w:date="2026-03-25T07:44:39Z">
        <w:r>
          <w:rPr>
            <w:rFonts w:hint="default" w:ascii="Times New Roman" w:hAnsi="Times New Roman" w:eastAsia="宋体" w:cs="Times New Roman"/>
            <w:sz w:val="24"/>
            <w:szCs w:val="24"/>
          </w:rPr>
          <w:delText>中高风险</w:delText>
        </w:r>
      </w:del>
      <w:ins w:id="129"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）。为最大限度提高跨中心可复制性与可推广性，本研究将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专家规则型分层工具</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作为官方分层依据，核心变量包括：（1）痰液细菌学负荷/阳性程度（如分子检测半定量等级或痰涂片等级等）；（2）影像学空洞存在与大小/范围（以胸片为主，必要时参考CT）。</w:t>
      </w:r>
    </w:p>
    <w:p w14:paraId="6D2B918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同时，为形成未来更标准化的分层工具证据，本研究将并行采集并预设验证其他分层/风险评分（例如 DSS 分数与</w:t>
      </w:r>
      <w:r>
        <w:rPr>
          <w:rFonts w:hint="eastAsia" w:ascii="Times New Roman" w:hAnsi="Times New Roman" w:eastAsia="宋体" w:cs="Times New Roman"/>
          <w:sz w:val="24"/>
          <w:szCs w:val="24"/>
          <w:lang w:eastAsia="zh-CN"/>
        </w:rPr>
        <w:t>AI评分</w:t>
      </w:r>
      <w:r>
        <w:rPr>
          <w:rFonts w:hint="default" w:ascii="Times New Roman" w:hAnsi="Times New Roman" w:eastAsia="宋体" w:cs="Times New Roman"/>
          <w:sz w:val="24"/>
          <w:szCs w:val="24"/>
        </w:rPr>
        <w:t>等）。上述评分不作为队列分配或随机分层的决策变量，默认对临床治疗团队隐藏或限制访问权限，仅用于预设的验证与比较分析（详见第12章）。</w:t>
      </w:r>
    </w:p>
    <w:p w14:paraId="313E68E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4.3 队列A：</w:t>
      </w:r>
      <w:del w:id="130" w:author="付亮" w:date="2026-03-25T07:47:57Z">
        <w:r>
          <w:rPr>
            <w:rFonts w:hint="default" w:ascii="Times New Roman" w:hAnsi="Times New Roman" w:eastAsia="宋体" w:cs="Times New Roman"/>
            <w:b/>
            <w:bCs/>
            <w:sz w:val="24"/>
            <w:szCs w:val="24"/>
          </w:rPr>
          <w:delText>低风险</w:delText>
        </w:r>
      </w:del>
      <w:ins w:id="131" w:author="付亮" w:date="2026-03-25T07:47:57Z">
        <w:r>
          <w:rPr>
            <w:rFonts w:hint="eastAsia" w:ascii="Times New Roman" w:hAnsi="Times New Roman" w:eastAsia="宋体" w:cs="Times New Roman"/>
            <w:b/>
            <w:bCs/>
            <w:sz w:val="24"/>
            <w:szCs w:val="24"/>
            <w:lang w:eastAsia="zh"/>
          </w:rPr>
          <w:t>低治疗难度</w:t>
        </w:r>
      </w:ins>
      <w:r>
        <w:rPr>
          <w:rFonts w:hint="default" w:ascii="Times New Roman" w:hAnsi="Times New Roman" w:eastAsia="宋体" w:cs="Times New Roman"/>
          <w:b/>
          <w:bCs/>
          <w:sz w:val="24"/>
          <w:szCs w:val="24"/>
        </w:rPr>
        <w:t xml:space="preserve"> TB-DM 固定短程随机对照试验</w:t>
      </w:r>
    </w:p>
    <w:p w14:paraId="679FCCE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4.3.1 目标人群与总体思路</w:t>
      </w:r>
    </w:p>
    <w:p w14:paraId="4DF8615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队列A纳入基线风险分层为</w:t>
      </w:r>
      <w:del w:id="132" w:author="付亮" w:date="2026-03-25T07:47:57Z">
        <w:r>
          <w:rPr>
            <w:rFonts w:hint="default" w:ascii="Times New Roman" w:hAnsi="Times New Roman" w:eastAsia="宋体" w:cs="Times New Roman"/>
            <w:sz w:val="24"/>
            <w:szCs w:val="24"/>
          </w:rPr>
          <w:delText>低风险</w:delText>
        </w:r>
      </w:del>
      <w:ins w:id="133"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的 TB-DM 受试者，采用固定疗程随机对照设计，比较两种 4 个月含利福喷丁短程方案与标准 6 个月方案的疗效与安全性。该队列旨在界定</w:t>
      </w:r>
      <w:del w:id="134" w:author="付亮" w:date="2026-03-25T07:47:57Z">
        <w:r>
          <w:rPr>
            <w:rFonts w:hint="default" w:ascii="Times New Roman" w:hAnsi="Times New Roman" w:eastAsia="宋体" w:cs="Times New Roman"/>
            <w:sz w:val="24"/>
            <w:szCs w:val="24"/>
          </w:rPr>
          <w:delText>低风险</w:delText>
        </w:r>
      </w:del>
      <w:ins w:id="135"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 xml:space="preserve"> TB-DM 人群接受固定短程治疗的适用范围与安全边界。</w:t>
      </w:r>
    </w:p>
    <w:p w14:paraId="6B66330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4.3.2 分组与比较关系</w:t>
      </w:r>
    </w:p>
    <w:p w14:paraId="4D7E89A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队列A采用 1:1:1 随机分配至三组：两组为 4 个月短程方案（不同利福喷丁剂量策略），一组为 6 个月标准对照方案。各组具体用药、剂量与给药要求详见第7章。</w:t>
      </w:r>
    </w:p>
    <w:p w14:paraId="2C88C7A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4.3.3 关键设计要素</w:t>
      </w:r>
    </w:p>
    <w:p w14:paraId="740836A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随机化时点：基线（入组后、首次给药前）。</w:t>
      </w:r>
    </w:p>
    <w:p w14:paraId="4B668C2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主要疗效终点：停药后12个月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；主要分析采用非劣效框架。</w:t>
      </w:r>
    </w:p>
    <w:p w14:paraId="7F7FF2F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主要安全性结局：治疗期及随访期内 SAE、DAIDS 分级的 3级及以上不良事件以及预设 AESI。</w:t>
      </w:r>
    </w:p>
    <w:p w14:paraId="446BB38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随访：所有受试者按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停药后随访24个月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统一原则进行随访（具体时间表见第8章）。</w:t>
      </w:r>
    </w:p>
    <w:p w14:paraId="75FFFD2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结局裁决：复发/再感染/失败事件由独立 CEC 在盲态条件下裁决（见第9章）。</w:t>
      </w:r>
    </w:p>
    <w:p w14:paraId="6DA199A5">
      <w:pPr>
        <w:spacing w:after="40" w:line="312"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4.3.4 </w:t>
      </w:r>
      <w:r>
        <w:rPr>
          <w:rFonts w:hint="default" w:ascii="Times New Roman" w:hAnsi="Times New Roman" w:eastAsia="宋体" w:cs="Times New Roman"/>
          <w:sz w:val="24"/>
          <w:szCs w:val="24"/>
        </w:rPr>
        <w:t>候选生物标志物</w:t>
      </w:r>
    </w:p>
    <w:p w14:paraId="14B8C0DC">
      <w:pPr>
        <w:spacing w:after="40" w:line="312"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候选生物标志物（如血液转录组评分、分子检测、呼气组学等）在队列</w:t>
      </w:r>
      <w:r>
        <w:rPr>
          <w:rFonts w:hint="eastAsia" w:ascii="Times New Roman" w:hAnsi="Times New Roman" w:eastAsia="宋体" w:cs="Times New Roman"/>
          <w:sz w:val="24"/>
          <w:szCs w:val="24"/>
          <w:lang w:val="en-US" w:eastAsia="zh-CN"/>
        </w:rPr>
        <w:t>A</w:t>
      </w:r>
      <w:r>
        <w:rPr>
          <w:rFonts w:hint="default" w:ascii="Times New Roman" w:hAnsi="Times New Roman" w:eastAsia="宋体" w:cs="Times New Roman"/>
          <w:sz w:val="24"/>
          <w:szCs w:val="24"/>
        </w:rPr>
        <w:t>中按预设时间点采集，但不作为治疗决策变量，仅用于预设验证与增量价值评估（详见第12章）。</w:t>
      </w:r>
    </w:p>
    <w:p w14:paraId="440D5DC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4.4 队列B：</w:t>
      </w:r>
      <w:del w:id="136" w:author="付亮" w:date="2026-03-25T07:44:39Z">
        <w:r>
          <w:rPr>
            <w:rFonts w:hint="default" w:ascii="Times New Roman" w:hAnsi="Times New Roman" w:eastAsia="宋体" w:cs="Times New Roman"/>
            <w:b/>
            <w:bCs/>
            <w:sz w:val="24"/>
            <w:szCs w:val="24"/>
          </w:rPr>
          <w:delText>中高风险</w:delText>
        </w:r>
      </w:del>
      <w:ins w:id="137" w:author="付亮" w:date="2026-03-25T07:47:40Z">
        <w:r>
          <w:rPr>
            <w:rFonts w:hint="eastAsia" w:ascii="Times New Roman" w:hAnsi="Times New Roman" w:eastAsia="宋体" w:cs="Times New Roman"/>
            <w:b/>
            <w:bCs/>
            <w:sz w:val="24"/>
            <w:szCs w:val="24"/>
            <w:lang w:eastAsia="zh"/>
          </w:rPr>
          <w:t>高治疗难度</w:t>
        </w:r>
      </w:ins>
      <w:r>
        <w:rPr>
          <w:rFonts w:hint="default" w:ascii="Times New Roman" w:hAnsi="Times New Roman" w:eastAsia="宋体" w:cs="Times New Roman"/>
          <w:b/>
          <w:bCs/>
          <w:sz w:val="24"/>
          <w:szCs w:val="24"/>
        </w:rPr>
        <w:t xml:space="preserve"> TB-DM 门槛后随机策略性试验</w:t>
      </w:r>
    </w:p>
    <w:p w14:paraId="3EB5241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4.4.1 目标人群与总体思路</w:t>
      </w:r>
    </w:p>
    <w:p w14:paraId="1B7D6D1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队列B纳入基线风险分层为</w:t>
      </w:r>
      <w:del w:id="138" w:author="付亮" w:date="2026-03-25T07:44:39Z">
        <w:r>
          <w:rPr>
            <w:rFonts w:hint="default" w:ascii="Times New Roman" w:hAnsi="Times New Roman" w:eastAsia="宋体" w:cs="Times New Roman"/>
            <w:sz w:val="24"/>
            <w:szCs w:val="24"/>
          </w:rPr>
          <w:delText>中高风险</w:delText>
        </w:r>
      </w:del>
      <w:ins w:id="139"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的 TB-DM 受试者。考虑该人群复发风险更高、治疗反应异质性更大，队列B采用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预设安全门槛后随机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的富集策略：所有受试者先接受统一诱导治疗至治疗满6个月（M6），随后在M6通过标准化评估确认达到预设安全门槛者进入随机化，比较</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停药策略（总疗程6个月）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继续治疗策略（总疗程9个月）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09BE1B9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4.4.2 M6 预设安全门槛（Hard Gate）与随机化资格</w:t>
      </w:r>
    </w:p>
    <w:p w14:paraId="4297466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M6 预设安全门槛（Hard Gate）仅采用微生物学指标，强调可普及、可复制且可质量控制的关键读出：在M6访视前</w:t>
      </w:r>
      <w:r>
        <w:rPr>
          <w:rFonts w:hint="eastAsia" w:ascii="Times New Roman" w:hAnsi="Times New Roman" w:eastAsia="宋体" w:cs="Times New Roman"/>
          <w:sz w:val="24"/>
          <w:szCs w:val="24"/>
          <w:lang w:eastAsia="zh-CN"/>
        </w:rPr>
        <w:t>4个月</w:t>
      </w:r>
      <w:r>
        <w:rPr>
          <w:rFonts w:hint="default" w:ascii="Times New Roman" w:hAnsi="Times New Roman" w:eastAsia="宋体" w:cs="Times New Roman"/>
          <w:sz w:val="24"/>
          <w:szCs w:val="24"/>
        </w:rPr>
        <w:t>采集的结核分枝杆菌培养结果中，至少2次培养阴性，且两次培养间隔</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；并要求其后M4–M6随访中、M6随机化之前不得复阳；随机化后复阳按第9章作为结局事件。门槛的具体操作定义、时间窗管理与质控流程详见第8章与相关微生物学SOP。</w:t>
      </w:r>
    </w:p>
    <w:p w14:paraId="352533C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候选生物标志物（如血液转录组评分、分子检测、呼气组学等）在队列B中按预设时间点采集，但不作为随机化资格判定或治疗决策变量，仅用于预设验证与增量价值评估（详见第12章）。</w:t>
      </w:r>
    </w:p>
    <w:p w14:paraId="3DA32E5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4.4.3 随机化与未达标处理路径</w:t>
      </w:r>
    </w:p>
    <w:p w14:paraId="4111131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在M6满足预设安全门槛的受试者进入随机化（1:1），分配至：（1）停药策略：M6停止抗结核治疗；（2）继续治疗策略：继续给予巩固治疗至总疗程9个月。随机化后按统一随访方案随访至停药后24个月。</w:t>
      </w:r>
    </w:p>
    <w:p w14:paraId="20DE7E7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未达到M6预设安全门槛者不进入随机化，其后续治疗按方案规定的延续路径执行并接受同等强度随访；同时需在EDC中结构化记录未达标原因（微生物学或其他原因），用于描述安全门槛覆盖面与形成可推广规则证据。</w:t>
      </w:r>
    </w:p>
    <w:p w14:paraId="447EBCE0">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4.4.4 未达 M6 微生物学安全门槛者的研究定位与处理</w:t>
      </w:r>
    </w:p>
    <w:p w14:paraId="78383C4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未达到 M6 预设微生物学安全门槛（Hard Gate）的受试者，不进入随机化比较，但并不视为方案偏离、筛选失败或分析上的“剩余人群”。该部分受试者构成队列B中预设的非随机化延续亚队列，用于描述本研究 6 个月停药决策路径在</w:t>
      </w:r>
      <w:del w:id="140" w:author="付亮" w:date="2026-03-25T07:44:39Z">
        <w:r>
          <w:rPr>
            <w:rFonts w:hint="default" w:ascii="Times New Roman" w:hAnsi="Times New Roman" w:eastAsia="宋体" w:cs="Times New Roman"/>
            <w:sz w:val="24"/>
            <w:szCs w:val="24"/>
          </w:rPr>
          <w:delText>中高风险</w:delText>
        </w:r>
      </w:del>
      <w:ins w:id="141"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 xml:space="preserve"> TB-DM 人群中的实际覆盖面、未达门槛的主要原因谱及其后续治疗路径与结局特征。</w:t>
      </w:r>
    </w:p>
    <w:p w14:paraId="766A67A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对于未达 Hard Gate 者，其后续治疗应按方案规定的延续路径执行，并接受与随机化受试者同等强度的随访与结局评估。研究团队应在 EDC 中对其门槛评估结果、未达标原因、后续治疗路径及随访结局进行前瞻性、结构化记录，以支持对队列B临床决策边界的解释，并为未来形成可推广的风险分层与停药规则提供证据储备。</w:t>
      </w:r>
    </w:p>
    <w:p w14:paraId="57093BB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未达 Hard Gate 者不纳入队列B随机化主效应比较的分析人群；其相关分析以描述性和探索性为主，不作为队列B主要非劣效结论的依据。任何针对该亚队列与随机化人群之间的比较，均应在统计分析计划中明确其探索性性质，并谨慎解释，避免作出未经随机化支持的因果推断。</w:t>
      </w:r>
    </w:p>
    <w:p w14:paraId="67EFAB47">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4.5 随机化与分配实施</w:t>
      </w:r>
    </w:p>
    <w:p w14:paraId="4F96477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由中心化随机系统（EDC/IRT）实施，采用区组随机并在预先指定的分层因素下进行分层随机，以确保组间关键预后因素平衡。队列A在基线完成随机化；队列B仅对满足M6安全门槛并确认具备随机化资格的受试者实施随机化。</w:t>
      </w:r>
    </w:p>
    <w:p w14:paraId="47F42A4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分层因素的最终清单（至少包含研究中心；可包括基线严重度相关变量等）在首例入组前由统计团队锁定，并形成《Randomization Specification》作为受控文件纳入研究文件体系。随机分配结果由系统生成并记录审计轨迹。</w:t>
      </w:r>
    </w:p>
    <w:p w14:paraId="1C66BE2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4.6 盲态要素、独立委员会与偏倚控制</w:t>
      </w:r>
    </w:p>
    <w:p w14:paraId="27040AA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尽管研究为开放标签实施，但本研究在关键环节采用盲态与独立机制降低偏倚：</w:t>
      </w:r>
    </w:p>
    <w:p w14:paraId="2C752B9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结局裁决：CEC 对复发、失败与再感染事件进行盲态裁决，裁决依据与流程见第9章及CEC章程。</w:t>
      </w:r>
    </w:p>
    <w:p w14:paraId="6D4555F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数据与安全监测：DMC/DSMB 对非盲安全性数据进行定期审阅，并按章程提出继续、修改或暂停研究的建议。</w:t>
      </w:r>
    </w:p>
    <w:p w14:paraId="1413EB0D">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中心实验室/关键检测：对需集中检测的项目实施标准化流程与质量控制，减少中心间系统差异。</w:t>
      </w:r>
    </w:p>
    <w:p w14:paraId="0083A28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探索性指标权限管理：候选生物标志物与AI评分默认不向临床治疗团队开放，用于预设验证分析，避免干预治疗决策。</w:t>
      </w:r>
    </w:p>
    <w:p w14:paraId="35531E9B">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4.7 受试者时间线与关键评估节点（概览）</w:t>
      </w:r>
    </w:p>
    <w:p w14:paraId="61BB367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总体时间线包括筛选/基线、治疗期关键节点评估与停药后随访。主要时间点包括：基线、治疗2周、8周、16周、治疗满6个月（队列B的门槛评估与随机化节点）、治疗满9个月（如适用）以及停药后12个月与24个月。各时间点的具体评估项目与允许窗口见第8章《评估与随访》。</w:t>
      </w:r>
    </w:p>
    <w:p w14:paraId="600107D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4.8 关键设计质量控制原则（Design-Level QC）</w:t>
      </w:r>
    </w:p>
    <w:p w14:paraId="6DA57D9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为确保跨中心一致性与外部可推广性，本研究在设计层面规定并将通过SOP实施以下关键质量控制：</w:t>
      </w:r>
    </w:p>
    <w:p w14:paraId="3E015D7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微生物学：统一取样、培养判定、污染/NTM处理、菌种鉴定与WGS接口流程；关键判定以可审计的实验室记录为依据。</w:t>
      </w:r>
    </w:p>
    <w:p w14:paraId="476573E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影像学：以胸片为主要决策影像，实施标准化采集与集中/双读裁决流程；必要时CT作为辅助信息但不替代主要判读体系。</w:t>
      </w:r>
    </w:p>
    <w:p w14:paraId="1D28A87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门槛评估：队列B的M6安全门槛采用预设算法与时间窗管理，并通过EDC工作流固化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触发-复核-确认</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流程。</w:t>
      </w:r>
    </w:p>
    <w:p w14:paraId="3AA939A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培训与一致性：对研究医生、影像判读者、实验室与数据人员开展统一培训与考核，定期复训与质控反馈。</w:t>
      </w:r>
    </w:p>
    <w:p w14:paraId="549DDF14">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4.9 小结</w:t>
      </w:r>
    </w:p>
    <w:p w14:paraId="496CD833">
      <w:pPr>
        <w:spacing w:after="120" w:line="312" w:lineRule="auto"/>
        <w:ind w:firstLine="480" w:firstLineChars="200"/>
        <w:rPr>
          <w:del w:id="142" w:author="任坦坦" w:date="2026-03-20T18:04:42Z"/>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研究以两队列并行的随机对照设计将 TB-DM 人群疗程优化问题拆解为可解释、可推广的比较：队列A验证</w:t>
      </w:r>
      <w:del w:id="143" w:author="付亮" w:date="2026-03-25T07:47:57Z">
        <w:r>
          <w:rPr>
            <w:rFonts w:hint="default" w:ascii="Times New Roman" w:hAnsi="Times New Roman" w:eastAsia="宋体" w:cs="Times New Roman"/>
            <w:sz w:val="24"/>
            <w:szCs w:val="24"/>
          </w:rPr>
          <w:delText>低风险</w:delText>
        </w:r>
      </w:del>
      <w:ins w:id="144"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人群固定4个月短程策略；队列B在预设安全门槛控制下比较6个月停药与9个月延长策略。在保持主要决策变量简化与可复制的前提下，研究同步开展候选生物标志物与分层工具的预设验证，为未来进一步精准化缩疗提供证据基础。</w:t>
      </w:r>
    </w:p>
    <w:p w14:paraId="4EE081CD">
      <w:pPr>
        <w:spacing w:after="120" w:line="312" w:lineRule="auto"/>
        <w:ind w:firstLine="480" w:firstLineChars="200"/>
        <w:rPr>
          <w:rFonts w:hint="default" w:ascii="Times New Roman" w:hAnsi="Times New Roman" w:eastAsia="宋体" w:cs="Times New Roman"/>
          <w:sz w:val="24"/>
          <w:szCs w:val="24"/>
        </w:rPr>
        <w:pPrChange w:id="145" w:author="任坦坦" w:date="2026-03-20T18:04:42Z">
          <w:pPr/>
        </w:pPrChange>
      </w:pPr>
      <w:del w:id="146" w:author="任坦坦" w:date="2026-03-20T18:04:42Z">
        <w:r>
          <w:rPr>
            <w:rFonts w:hint="default" w:ascii="Times New Roman" w:hAnsi="Times New Roman" w:eastAsia="宋体" w:cs="Times New Roman"/>
            <w:sz w:val="24"/>
            <w:szCs w:val="24"/>
          </w:rPr>
          <w:br w:type="page"/>
        </w:r>
      </w:del>
    </w:p>
    <w:p w14:paraId="1FF284A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 研究环境与组织</w:t>
      </w:r>
    </w:p>
    <w:p w14:paraId="0FFBA94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本章描述 TDSC 研究的实施环境、研究组织架构、关键职责分工以及与质量管理相关的委员会与支持体系。为确保多中心研究在真实世界场景下的可执行性与数据一致性，本研究设置项目管理办公室（PMO）并建立独立的数据与安全监测机制、结局裁决机制以及中心实验室/影像判读支持体系。</w:t>
      </w:r>
    </w:p>
    <w:p w14:paraId="497EDA2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5.1 研究类型、实施环境与研究地点</w:t>
      </w:r>
    </w:p>
    <w:p w14:paraId="71B5171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为多中心、前瞻性、开放标签、随机对照研究项目。研究将在具备结核病规范化诊疗与糖尿病管理能力的医疗机构开展，覆盖不同地区与医疗层级，以增强研究结论的外部可推广性。各研究中心应具备：</w:t>
      </w:r>
    </w:p>
    <w:p w14:paraId="5908544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结核病诊疗资质与药敏肺结核的规范化治疗能力；</w:t>
      </w:r>
    </w:p>
    <w:p w14:paraId="4652906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糖尿病规范管理能力（含血糖监测、降糖方案调整与并发症处理）；</w:t>
      </w:r>
    </w:p>
    <w:p w14:paraId="56BC364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微生物学检测能力（至少具备规范痰标本采集、送检与培养条件；如需集中检测，具备样本运输与信息对接能力）；</w:t>
      </w:r>
    </w:p>
    <w:p w14:paraId="00629CF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影像学检查能力（胸片为主；如开展CT，需满足方案要求的采集与上传标准）；</w:t>
      </w:r>
    </w:p>
    <w:p w14:paraId="7431B28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研究管理与数据录入能力（符合GCP要求，能够使用EDC并配合监查）。</w:t>
      </w:r>
    </w:p>
    <w:p w14:paraId="589206A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研究中心清单、中心编号及各中心关键联系人将以受控文件形式管理，并在首例入组前完成中心启动（Site Initiation）与一致性培训。</w:t>
      </w:r>
    </w:p>
    <w:p w14:paraId="1C29B0F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5.2 研究组织架构与治理体系（Governance）</w:t>
      </w:r>
    </w:p>
    <w:p w14:paraId="3FA7D75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本研究设置多层级治理体系，以确保科学决策、执行一致性与安全性监督。主要组织单元包括：</w:t>
      </w:r>
    </w:p>
    <w:p w14:paraId="12376E4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项目指导与管理层：项目负责人（PI）、联合负责人（</w:t>
      </w:r>
      <w:r>
        <w:rPr>
          <w:rFonts w:hint="eastAsia" w:ascii="Times New Roman" w:hAnsi="Times New Roman" w:eastAsia="宋体" w:cs="Times New Roman"/>
          <w:sz w:val="24"/>
          <w:szCs w:val="24"/>
          <w:lang w:val="en-US" w:eastAsia="zh-CN"/>
        </w:rPr>
        <w:t>co-PI</w:t>
      </w:r>
      <w:r>
        <w:rPr>
          <w:rFonts w:hint="default" w:ascii="Times New Roman" w:hAnsi="Times New Roman" w:eastAsia="宋体" w:cs="Times New Roman"/>
          <w:sz w:val="24"/>
          <w:szCs w:val="24"/>
        </w:rPr>
        <w:t>）与项目管理委员会（Steering Committee）；</w:t>
      </w:r>
    </w:p>
    <w:p w14:paraId="28DBC2A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项目管理办公室（PMO）：负责日常运行、中心沟通、培训组织、时间线管理与风险管理；</w:t>
      </w:r>
    </w:p>
    <w:p w14:paraId="29A39CD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数据与安全监测委员会（DMC/DSMB）：独立于研究团队，定期审阅安全性与关键运行指标并提出建议；</w:t>
      </w:r>
    </w:p>
    <w:p w14:paraId="2AF71AC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临床结局裁决委员会（CEC）：对治疗失败、复发、再感染等关键事件进行独立、盲态裁决；</w:t>
      </w:r>
    </w:p>
    <w:p w14:paraId="67C6CD0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中心实验室与检测支持体系：负责标准化检测或关键检测的集中实施与质控；</w:t>
      </w:r>
    </w:p>
    <w:p w14:paraId="54557E4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影像学判读与质控体系：负责胸片/CT 的标准化判读、双读/裁决与一致性评估；</w:t>
      </w:r>
    </w:p>
    <w:p w14:paraId="759E830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统计与数据管理团队：负责随机化方案、SAP、数据管理计划（DMP）、数据清理、锁库与统计分析。</w:t>
      </w:r>
    </w:p>
    <w:p w14:paraId="632CFE97">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5.3 关键岗位职责与分工</w:t>
      </w:r>
    </w:p>
    <w:p w14:paraId="2F6EE43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5.3.1 项目负责人（PI）与研究团队</w:t>
      </w:r>
    </w:p>
    <w:p w14:paraId="715807D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PI 对研究的科学性、合规性与整体实施质量负总责，负责研究方案与关键受控文件的批准、资源协调、重大问题决策与对外沟通。研究团队负责临床实施、受试者管理、数据采集、样本采集与安全性报告等。</w:t>
      </w:r>
    </w:p>
    <w:p w14:paraId="21FEF13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5.3.2 各研究中心职责（Site Responsibilities）</w:t>
      </w:r>
    </w:p>
    <w:p w14:paraId="22BD3015">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各研究中心应指定中心负责人（Site PI）与研究协调员（CRC/研究护士），并配备数据录入人员。中心需按统一SOP完成筛选、知情同意、随机化实施、给药与依从性管理、访视评估、样本采集与转运、不良事件识别与报告、源数据保存及配合监查。</w:t>
      </w:r>
    </w:p>
    <w:p w14:paraId="4A1EBE9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5.3.3 项目管理办公室（PMO）</w:t>
      </w:r>
    </w:p>
    <w:p w14:paraId="26548C2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PMO 负责研究日常运营管理，包括中心启动与培训、研究物资与文件管理、EDC配置与权限管理、入组与随访进度跟踪、问题/风险登记与闭环、会议组织与记录、跨中心一致性问题协调。</w:t>
      </w:r>
    </w:p>
    <w:p w14:paraId="68CD5C8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5.3.4 统计与数据管理团队</w:t>
      </w:r>
    </w:p>
    <w:p w14:paraId="3CD4B31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统计团队负责随机化方案与分层因素锁定、SAP制定、样本量与中期分析（如有）技术支持；数据管理团队负责DMP制定、数据字典与CRF管理、逻辑核查规则、查询闭环、数据清理与锁库流程。</w:t>
      </w:r>
    </w:p>
    <w:p w14:paraId="0B03CE7E">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5.4 独立委员会设置与运行机制</w:t>
      </w:r>
    </w:p>
    <w:p w14:paraId="43BE2C3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5.4.1 数据与安全监测委员会（DMC/DSMB）</w:t>
      </w:r>
    </w:p>
    <w:p w14:paraId="1DBCC1A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DMC/DSMB 独立于研究执行团队。其职责包括：定期审阅累计安全性数据（SAE、Grade≥3 AE、AESI、死亡等）、关键运行指标（入组、失访、关键检查完成率等）以及必要的疗效信号；根据预设章程提出继续、修改或暂停研究的建议。DMC/DSMB 的组成、会议频率、资料包与决策流程见DMC/DSMB章程。</w:t>
      </w:r>
    </w:p>
    <w:p w14:paraId="74554A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5.4.2 临床结局裁决委员会（CEC）</w:t>
      </w:r>
    </w:p>
    <w:p w14:paraId="126D5ED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CEC 对治疗失败、复发、再感染等关键结局事件进行独立、盲态裁决。裁决依据包括微生物学结果、影像学资料、临床记录以及菌种鉴定/WGS（如适用）等。CEC 的裁决标准、资料提交包与裁决流程见CEC章程与第9章。</w:t>
      </w:r>
    </w:p>
    <w:p w14:paraId="4619CC1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5.5 中心实验室与影像学支持体系</w:t>
      </w:r>
    </w:p>
    <w:p w14:paraId="28363C1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5.5.1 中心实验室/关键检测支持</w:t>
      </w:r>
    </w:p>
    <w:p w14:paraId="0A6827E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中心间检测差异并提高可审计性，本研究对关键检测项目制定统一SOP与质控要求。对于需集中实施的检测（如特定分子检测或生物标志物检测），设立中心实验室并建立样本采集、去标识、冷链运输、接收核查、检测实施、结果回传与审计追踪流程</w:t>
      </w:r>
      <w:ins w:id="147" w:author="任坦坦" w:date="2026-03-20T17:58:01Z">
        <w:r>
          <w:rPr>
            <w:rFonts w:hint="eastAsia" w:ascii="Times New Roman" w:hAnsi="Times New Roman" w:eastAsia="宋体" w:cs="Times New Roman"/>
            <w:sz w:val="24"/>
            <w:szCs w:val="24"/>
            <w:lang w:eastAsia="zh-CN"/>
          </w:rPr>
          <w:t>，</w:t>
        </w:r>
      </w:ins>
      <w:ins w:id="148" w:author="任坦坦" w:date="2026-03-20T17:58:17Z">
        <w:r>
          <w:rPr>
            <w:rFonts w:hint="eastAsia" w:ascii="Times New Roman" w:hAnsi="Times New Roman" w:eastAsia="宋体" w:cs="Times New Roman"/>
            <w:sz w:val="24"/>
            <w:szCs w:val="24"/>
            <w:lang w:eastAsia="zh-CN"/>
          </w:rPr>
          <w:t>样本采集与处理</w:t>
        </w:r>
      </w:ins>
      <w:ins w:id="149" w:author="任坦坦" w:date="2026-03-20T17:58:17Z">
        <w:r>
          <w:rPr>
            <w:rFonts w:hint="eastAsia" w:ascii="Times New Roman" w:hAnsi="Times New Roman" w:eastAsia="宋体" w:cs="Times New Roman"/>
            <w:sz w:val="24"/>
            <w:szCs w:val="24"/>
            <w:lang w:val="en-US" w:eastAsia="zh-CN"/>
          </w:rPr>
          <w:t>痰标本采集前嘱受试者用无菌水漱口，收集痰液 3–5 mL（最低 1 mL），采集后 2–8℃冷藏转运，1 小时内送达实验室。标本经 1.0%–1.5% NaOH 去污染 15–20 分钟，3000×g 离心 15 分钟，重悬至 1.5–2.0 mL。固体培养基接种 0.2 mL 沉渣，MGIT 液体培养基接种 0.5 mL，固体培养孵育至少 6 周。</w:t>
        </w:r>
      </w:ins>
      <w:del w:id="150" w:author="任坦坦" w:date="2026-03-20T17:58:23Z">
        <w:r>
          <w:rPr>
            <w:rFonts w:hint="default" w:ascii="Times New Roman" w:hAnsi="Times New Roman" w:eastAsia="宋体" w:cs="Times New Roman"/>
            <w:sz w:val="24"/>
            <w:szCs w:val="24"/>
          </w:rPr>
          <w:delText>。</w:delText>
        </w:r>
      </w:del>
    </w:p>
    <w:p w14:paraId="6AC2F59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5.5.2 影像学判读与质量控制</w:t>
      </w:r>
    </w:p>
    <w:p w14:paraId="4BAA783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本研究以胸片（CXR）作为主要决策影像，并建立标准化采集与上传规范。影像判读采用集中判读与双读/裁决机制，并定期评估读片者一致性。CT 可作为辅助影像信息，但不替代胸片作为主要判读体系。影像相关SOP、评分表与裁决流程将作为受控文件发布并纳入培训。</w:t>
      </w:r>
    </w:p>
    <w:p w14:paraId="0CEC15B2">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5.6 培训、沟通与一致性维护</w:t>
      </w:r>
    </w:p>
    <w:p w14:paraId="70A8A51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研究启动与实施过程中，将开展分层次培训与持续沟通以保障执行一致性。培训内容至少包括：研究方案与关键SOP、知情同意流程、随机化与EDC工作流、微生物学与影像学流程、AE识别与DAIDS分级、数据录入与查询闭环。</w:t>
      </w:r>
    </w:p>
    <w:p w14:paraId="2DD90DEE">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项目将建立定期例会机制（如每周/双周运行例会、每月中心沟通会、按需专题会），并通过受控渠道发布更新与纠偏措施。所有关键培训与沟通记录将留档以备监查与审计。</w:t>
      </w:r>
    </w:p>
    <w:p w14:paraId="3509E69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5.7 质量管理与监查（Quality Management）</w:t>
      </w:r>
    </w:p>
    <w:p w14:paraId="4DB276A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本研究遵循GCP与相关法规要求，采用基于风险的质量管理（risk-based quality management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RBQM）策略。质量管理要素包括：中心资质评估与启动、关键过程指标（KPI/KRI）监测、远程与现场监查、源数据核对（SDV/SDR）、稽查配合、偏差/违背识别与CAPA闭环。</w:t>
      </w:r>
    </w:p>
    <w:p w14:paraId="1CFC6AD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质量管理的重点放在可能影响主要终点与安全性结论的关键过程与关键数据，包括：入排标准与分层/队列分配、随机化实施、关键微生物学与影像学评估、复发/失败事件材料完整性、AE识别与报告、随访完成率与失访处理等。</w:t>
      </w:r>
    </w:p>
    <w:p w14:paraId="4A1356C5">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5.8 数据安全、隐私与保密</w:t>
      </w:r>
    </w:p>
    <w:p w14:paraId="4B573E1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数据将通过EDC系统进行采集与管理，实施基于角色的权限控制与审计追踪。受试者身份信息与研究数据分离管理，采用唯一研究编号进行去标识化处理。所有样本与影像资料的传输与存储应符合数据安全与隐私保护要求。具体流程详见数据管理计划（DMP）与相关SOP。</w:t>
      </w:r>
    </w:p>
    <w:p w14:paraId="146FD35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5.9 小结</w:t>
      </w:r>
    </w:p>
    <w:p w14:paraId="12EE7AB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研究在多中心真实世界环境下实施，通过建立PMO、独立DMC/DSMB与CEC、中心实验室与影像判读体系，并配套统一培训、RBQM与数据安全策略，以保障研究执行一致性、结局判定客观性与研究结论的可靠性与可推广性。</w:t>
      </w:r>
    </w:p>
    <w:p w14:paraId="2BD4ABB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70A49B6F">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 研究对象</w:t>
      </w:r>
    </w:p>
    <w:p w14:paraId="569BE47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本章定义 TDSC 研究的目标人群、受试者来源、筛选与入组流程，以及入排标准、风险分层与队列分配原则。研究对象为糖尿病合并药敏活动性肺结核（TB-DM）患者。除特别说明外，本研究不纳入孕妇与哺乳期女性。</w:t>
      </w:r>
    </w:p>
    <w:p w14:paraId="0F91198E">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6.1 目标人群与总体描述</w:t>
      </w:r>
    </w:p>
    <w:p w14:paraId="1279AE6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研究目标人群为符合以下核心特征的受试者：（1）确诊2型糖尿病（type 2 diabetes mellitus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T2DM）；（2）确诊活动性肺结核，且筛选期快速分子耐药筛查证实利福平敏感；（3）本次发病未接受抗结核治疗或接受治疗时间不超过预设阈值；（4）能够完成研究规定的治疗与长期随访。</w:t>
      </w:r>
    </w:p>
    <w:p w14:paraId="2E4FAFB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研究对象覆盖不同基线风险层级。受试者在完成基线评估后将依据预先规定的风险分层工具被分配进入队列A（</w:t>
      </w:r>
      <w:del w:id="151" w:author="付亮" w:date="2026-03-25T07:47:57Z">
        <w:r>
          <w:rPr>
            <w:rFonts w:hint="default" w:ascii="Times New Roman" w:hAnsi="Times New Roman" w:eastAsia="宋体" w:cs="Times New Roman"/>
            <w:sz w:val="24"/>
            <w:szCs w:val="24"/>
          </w:rPr>
          <w:delText>低风险</w:delText>
        </w:r>
      </w:del>
      <w:ins w:id="152"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）或队列B（</w:t>
      </w:r>
      <w:del w:id="153" w:author="付亮" w:date="2026-03-25T07:44:39Z">
        <w:r>
          <w:rPr>
            <w:rFonts w:hint="default" w:ascii="Times New Roman" w:hAnsi="Times New Roman" w:eastAsia="宋体" w:cs="Times New Roman"/>
            <w:sz w:val="24"/>
            <w:szCs w:val="24"/>
          </w:rPr>
          <w:delText>中高风险</w:delText>
        </w:r>
      </w:del>
      <w:ins w:id="154"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）。两队列共享统一的随访体系与结局裁决体系。</w:t>
      </w:r>
    </w:p>
    <w:p w14:paraId="0C10A0A2">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6.2 受试者来源与招募策略</w:t>
      </w:r>
    </w:p>
    <w:p w14:paraId="00F1333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受试者来源于参与中心的结核病门诊与住院病房。研究中心应具备结核病规范化诊疗能力与糖尿病管理能力，并能够完成方案规定的微生物学、影像学与安全性监测。</w:t>
      </w:r>
    </w:p>
    <w:p w14:paraId="7CBD773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招募方式包括：临床常规诊疗流程中筛查符合条件的TB-DM患者；住院/门诊转介；以及在符合当地法规与伦理要求的前提下开展院内宣传。研究团队不得以任何方式影响患者的自主就医与治疗选择；所有受试者入组均应基于充分知情与自愿。</w:t>
      </w:r>
    </w:p>
    <w:p w14:paraId="2588A42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6.3 筛选流程与知情同意</w:t>
      </w:r>
    </w:p>
    <w:p w14:paraId="241718E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筛选期评估应在受试者签署知情同意书（informed consent form</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ICF）后进行。研究者或授权研究人员将向受试者（及必要时其法定代理人）解释研究目的、流程、潜在获益与风险、替代治疗方案、隐私保护、退出权利等，并确认其理解后签署ICF。</w:t>
      </w:r>
    </w:p>
    <w:p w14:paraId="6067A0C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筛选评估包括：T2DM诊断确认；结核病活动性与病原学证据确认；快速分子耐药筛查（例如Xpert MTB/RIF、Xpert Ultra 或靶向NGS等）；基线影像学评估（以胸片为主，必要时参考CT）；以及安全性实验室与心电图检查。</w:t>
      </w:r>
    </w:p>
    <w:p w14:paraId="78BE37DE">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受试者在完成筛选并符合入排标准后，进入基线（入组）评估并进行风险分层与队列分配。队列A在基线完成随机化；队列B按方案进入统一治疗并在治疗满6个月时进行预设门槛评估（详见第4章与第8章）。</w:t>
      </w:r>
    </w:p>
    <w:p w14:paraId="3CC1E692">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6.4 入选标准（Inclusion Criteria）</w:t>
      </w:r>
    </w:p>
    <w:p w14:paraId="1313414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受试者必须同时满足以下所有条件方可入组：</w:t>
      </w:r>
    </w:p>
    <w:p w14:paraId="3E2EB91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知情同意：受试者（或其法定代理人）在进行任何研究相关程序前，自愿签署书面ICF，并能够遵守研究访视计划与检查要求。</w:t>
      </w:r>
    </w:p>
    <w:p w14:paraId="63F41DF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年龄：签署ICF时年龄为18至70周岁（含界值），性别不限。</w:t>
      </w:r>
    </w:p>
    <w:p w14:paraId="1294983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T2DM确诊：符合WHO（1999）或ADA诊断标准确诊的2型糖尿病（既往确诊或筛选期新确诊）。</w:t>
      </w:r>
    </w:p>
    <w:p w14:paraId="466B9AD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活动性肺结核确诊：同时满足（a）</w:t>
      </w:r>
      <w:r>
        <w:rPr>
          <w:rFonts w:hint="eastAsia" w:ascii="Times New Roman" w:hAnsi="Times New Roman" w:eastAsia="宋体" w:cs="Times New Roman"/>
          <w:sz w:val="24"/>
          <w:szCs w:val="24"/>
          <w:lang w:val="en-US" w:eastAsia="zh-CN"/>
        </w:rPr>
        <w:t>结核分枝杆菌</w:t>
      </w:r>
      <w:r>
        <w:rPr>
          <w:rFonts w:hint="default" w:ascii="Times New Roman" w:hAnsi="Times New Roman" w:eastAsia="宋体" w:cs="Times New Roman"/>
          <w:sz w:val="24"/>
          <w:szCs w:val="24"/>
        </w:rPr>
        <w:t>分子检测阳性（</w:t>
      </w:r>
      <w:r>
        <w:rPr>
          <w:rFonts w:hint="default" w:ascii="Times New Roman" w:hAnsi="Times New Roman" w:eastAsia="宋体" w:cs="Times New Roman"/>
          <w:color w:val="1F1F1F"/>
          <w:sz w:val="24"/>
          <w:szCs w:val="24"/>
          <w:rtl w:val="0"/>
        </w:rPr>
        <w:t>Xpert MTB/RIF</w:t>
      </w:r>
      <w:r>
        <w:rPr>
          <w:rFonts w:hint="eastAsia" w:ascii="Times New Roman" w:hAnsi="Times New Roman" w:eastAsia="宋体" w:cs="Times New Roman"/>
          <w:color w:val="1F1F1F"/>
          <w:sz w:val="24"/>
          <w:szCs w:val="24"/>
          <w:rtl w:val="0"/>
          <w:lang w:eastAsia="zh-CN"/>
        </w:rPr>
        <w:t>，</w:t>
      </w:r>
      <w:r>
        <w:rPr>
          <w:rFonts w:hint="default" w:ascii="Times New Roman" w:hAnsi="Times New Roman" w:eastAsia="宋体" w:cs="Times New Roman"/>
          <w:color w:val="1F1F1F"/>
          <w:sz w:val="24"/>
          <w:szCs w:val="24"/>
          <w:rtl w:val="0"/>
        </w:rPr>
        <w:t>Xpert Ultra 或 tNGS</w:t>
      </w:r>
      <w:r>
        <w:rPr>
          <w:rFonts w:hint="eastAsia" w:ascii="Times New Roman" w:hAnsi="Times New Roman" w:eastAsia="宋体" w:cs="Times New Roman"/>
          <w:color w:val="1F1F1F"/>
          <w:sz w:val="24"/>
          <w:szCs w:val="24"/>
          <w:rtl w:val="0"/>
          <w:lang w:val="en-US" w:eastAsia="zh-CN"/>
        </w:rPr>
        <w:t>之一</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b</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分子</w:t>
      </w:r>
      <w:r>
        <w:rPr>
          <w:rFonts w:hint="eastAsia" w:ascii="Times New Roman" w:hAnsi="Times New Roman" w:eastAsia="宋体" w:cs="Times New Roman"/>
          <w:sz w:val="24"/>
          <w:szCs w:val="24"/>
          <w:lang w:val="en-US" w:eastAsia="zh-CN"/>
        </w:rPr>
        <w:t>检测</w:t>
      </w:r>
      <w:r>
        <w:rPr>
          <w:rFonts w:hint="default" w:ascii="Times New Roman" w:hAnsi="Times New Roman" w:eastAsia="宋体" w:cs="Times New Roman"/>
          <w:sz w:val="24"/>
          <w:szCs w:val="24"/>
        </w:rPr>
        <w:t>证实对利福平敏感（</w:t>
      </w:r>
      <w:r>
        <w:rPr>
          <w:rFonts w:hint="default" w:ascii="Times New Roman" w:hAnsi="Times New Roman" w:eastAsia="宋体" w:cs="Times New Roman"/>
          <w:color w:val="1F1F1F"/>
          <w:sz w:val="24"/>
          <w:szCs w:val="24"/>
          <w:rtl w:val="0"/>
        </w:rPr>
        <w:t>Xpert MTB/RIF</w:t>
      </w:r>
      <w:r>
        <w:rPr>
          <w:rFonts w:hint="eastAsia" w:ascii="Times New Roman" w:hAnsi="Times New Roman" w:eastAsia="宋体" w:cs="Times New Roman"/>
          <w:color w:val="1F1F1F"/>
          <w:sz w:val="24"/>
          <w:szCs w:val="24"/>
          <w:rtl w:val="0"/>
          <w:lang w:eastAsia="zh-CN"/>
        </w:rPr>
        <w:t>，</w:t>
      </w:r>
      <w:r>
        <w:rPr>
          <w:rFonts w:hint="default" w:ascii="Times New Roman" w:hAnsi="Times New Roman" w:eastAsia="宋体" w:cs="Times New Roman"/>
          <w:color w:val="1F1F1F"/>
          <w:sz w:val="24"/>
          <w:szCs w:val="24"/>
          <w:rtl w:val="0"/>
        </w:rPr>
        <w:t>Xpert Ultra 或 tNGS</w:t>
      </w:r>
      <w:r>
        <w:rPr>
          <w:rFonts w:hint="eastAsia" w:ascii="Times New Roman" w:hAnsi="Times New Roman" w:eastAsia="宋体" w:cs="Times New Roman"/>
          <w:color w:val="1F1F1F"/>
          <w:sz w:val="24"/>
          <w:szCs w:val="24"/>
          <w:rtl w:val="0"/>
          <w:lang w:val="en-US" w:eastAsia="zh-CN"/>
        </w:rPr>
        <w:t>之一</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c</w:t>
      </w:r>
      <w:r>
        <w:rPr>
          <w:rFonts w:hint="default" w:ascii="Times New Roman" w:hAnsi="Times New Roman" w:eastAsia="宋体" w:cs="Times New Roman"/>
          <w:sz w:val="24"/>
          <w:szCs w:val="24"/>
        </w:rPr>
        <w:t>）影像学支持（胸片或CT提示与活动性肺结核相符的肺部病变）；（</w:t>
      </w:r>
      <w:r>
        <w:rPr>
          <w:rFonts w:hint="eastAsia" w:ascii="Times New Roman" w:hAnsi="Times New Roman" w:eastAsia="宋体" w:cs="Times New Roman"/>
          <w:sz w:val="24"/>
          <w:szCs w:val="24"/>
          <w:lang w:val="en-US" w:eastAsia="zh-CN"/>
        </w:rPr>
        <w:t>d</w:t>
      </w:r>
      <w:r>
        <w:rPr>
          <w:rFonts w:hint="default" w:ascii="Times New Roman" w:hAnsi="Times New Roman" w:eastAsia="宋体" w:cs="Times New Roman"/>
          <w:sz w:val="24"/>
          <w:szCs w:val="24"/>
        </w:rPr>
        <w:t>）病变范围包括单纯肺结核，或肺结核合并结核性胸膜炎、支气管结核或纵隔淋巴结核。</w:t>
      </w:r>
    </w:p>
    <w:p w14:paraId="463AD1DD">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既往治疗史：本次发病未接受抗结核治疗，或接受抗结核治疗（包括氟喹诺酮类或注射类抗结核药物）的时间≤7天。</w:t>
      </w:r>
    </w:p>
    <w:p w14:paraId="294E441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体重：筛选时体重≥30 kg且&lt;90 kg。</w:t>
      </w:r>
    </w:p>
    <w:p w14:paraId="5714D1DD">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避孕要求：有生育能力的女性筛选期血清或尿液妊娠试验阴性；所有具备生育能力的受试者（无论男女）同意自签署ICF起至末次给药后至少6个月内采取高效避孕措施（年失败率&lt;1%）；男性受试者全程使用避孕套。</w:t>
      </w:r>
    </w:p>
    <w:p w14:paraId="4B6B9A6C">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8</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依从性与设备：研究者判断受试者具备完成治疗与长期随访的能力，并具备具备可靠联系方式/可完成电子化随访或等价替代随访</w:t>
      </w:r>
      <w:r>
        <w:rPr>
          <w:rFonts w:hint="eastAsia" w:ascii="Times New Roman" w:hAnsi="Times New Roman" w:eastAsia="宋体" w:cs="Times New Roman"/>
          <w:sz w:val="24"/>
          <w:szCs w:val="24"/>
          <w:lang w:eastAsia="zh-CN"/>
        </w:rPr>
        <w:t>。</w:t>
      </w:r>
    </w:p>
    <w:p w14:paraId="53A8F1D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6.5 排除标准（Exclusion Criteria）</w:t>
      </w:r>
    </w:p>
    <w:p w14:paraId="264A39A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符合下列任一条件的受试者不得入组：</w:t>
      </w:r>
    </w:p>
    <w:p w14:paraId="2D3D1EA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耐药风险：已知或疑似对研究核心药物（异烟肼、利福霉素类、氟喹诺酮类、吡嗪酰胺）耐药，或无法在随机前排除耐药风险。</w:t>
      </w:r>
    </w:p>
    <w:p w14:paraId="34EAC94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需延长或特殊治疗的肺外结核</w:t>
      </w:r>
      <w:r>
        <w:rPr>
          <w:rFonts w:hint="eastAsia" w:ascii="Times New Roman" w:hAnsi="Times New Roman" w:eastAsia="宋体" w:cs="Times New Roman"/>
          <w:sz w:val="24"/>
          <w:szCs w:val="24"/>
          <w:lang w:val="en-US" w:eastAsia="zh-CN"/>
        </w:rPr>
        <w:t>病</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color w:val="1F1F1F"/>
          <w:sz w:val="24"/>
          <w:szCs w:val="24"/>
          <w:rtl w:val="0"/>
        </w:rPr>
        <w:t>粟粒性结核、结核性脑膜炎/脑脊髓膜炎、</w:t>
      </w:r>
      <w:r>
        <w:rPr>
          <w:rFonts w:hint="eastAsia" w:ascii="Times New Roman" w:hAnsi="Times New Roman" w:eastAsia="宋体" w:cs="Times New Roman"/>
          <w:color w:val="1F1F1F"/>
          <w:sz w:val="24"/>
          <w:szCs w:val="24"/>
          <w:rtl w:val="0"/>
          <w:lang w:val="en-US" w:eastAsia="zh-CN"/>
        </w:rPr>
        <w:t>脊柱/</w:t>
      </w:r>
      <w:r>
        <w:rPr>
          <w:rFonts w:hint="default" w:ascii="Times New Roman" w:hAnsi="Times New Roman" w:eastAsia="宋体" w:cs="Times New Roman"/>
          <w:color w:val="1F1F1F"/>
          <w:sz w:val="24"/>
          <w:szCs w:val="24"/>
          <w:rtl w:val="0"/>
        </w:rPr>
        <w:t>骨关节结核、腹部结核、泌尿生殖系统结核、心包结核等</w:t>
      </w:r>
      <w:r>
        <w:rPr>
          <w:rFonts w:hint="default" w:ascii="Times New Roman" w:hAnsi="Times New Roman" w:eastAsia="宋体" w:cs="Times New Roman"/>
          <w:sz w:val="24"/>
          <w:szCs w:val="24"/>
        </w:rPr>
        <w:t>。</w:t>
      </w:r>
    </w:p>
    <w:p w14:paraId="6A4AFA6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非结核分枝杆菌（NTM）：筛选期证据高度提示为NTM肺病（例如分子检测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M.tb未检出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但涂片阳性，或tNGS/培养鉴定为NTM）。</w:t>
      </w:r>
    </w:p>
    <w:p w14:paraId="27A4A83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糖尿病急性并发症：筛选期存在糖尿病酮症酸中毒（DKA）或高血糖高渗状态（HHS）等需紧急住院纠正的急性代谢紊乱。</w:t>
      </w:r>
    </w:p>
    <w:p w14:paraId="03B889E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干扰评估的严重慢性并发症：包括严重周围神经病变（≥2级，按DAIDS或研究预设神经毒性分级标准评估）或增殖性糖尿病视网膜病变/严重眼底出血史等。</w:t>
      </w:r>
    </w:p>
    <w:p w14:paraId="2752BADA">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）实验室检查安全红线（</w:t>
      </w:r>
      <w:del w:id="155" w:author="任坦坦" w:date="2026-03-20T08:43:41Z">
        <w:r>
          <w:rPr>
            <w:rFonts w:hint="default" w:ascii="Times New Roman" w:hAnsi="Times New Roman" w:eastAsia="宋体" w:cs="Times New Roman"/>
            <w:sz w:val="24"/>
            <w:szCs w:val="24"/>
            <w:lang w:val="en-US" w:eastAsia="zh-CN"/>
          </w:rPr>
          <w:delText>筛选期</w:delText>
        </w:r>
      </w:del>
      <w:ins w:id="156" w:author="任坦坦" w:date="2026-03-20T08:43:42Z">
        <w:r>
          <w:rPr>
            <w:rFonts w:hint="eastAsia" w:ascii="Times New Roman" w:hAnsi="Times New Roman" w:eastAsia="宋体" w:cs="Times New Roman"/>
            <w:sz w:val="24"/>
            <w:szCs w:val="24"/>
            <w:lang w:val="en-US" w:eastAsia="zh-CN"/>
          </w:rPr>
          <w:t>纳入</w:t>
        </w:r>
      </w:ins>
      <w:r>
        <w:rPr>
          <w:rFonts w:hint="eastAsia" w:ascii="Times New Roman" w:hAnsi="Times New Roman" w:eastAsia="宋体" w:cs="Times New Roman"/>
          <w:sz w:val="24"/>
          <w:szCs w:val="24"/>
          <w:lang w:eastAsia="zh-CN"/>
        </w:rPr>
        <w:t>前14天内）：</w:t>
      </w:r>
    </w:p>
    <w:p w14:paraId="6EDCB389">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肝功能异常：ALT或AST≥3×正常值上限（ULN），或总胆红素（TBIL）≥2×ULN</w:t>
      </w:r>
      <w:r>
        <w:rPr>
          <w:rFonts w:hint="eastAsia" w:ascii="Times New Roman" w:hAnsi="Times New Roman" w:eastAsia="宋体" w:cs="Times New Roman"/>
          <w:sz w:val="24"/>
          <w:szCs w:val="24"/>
          <w:lang w:eastAsia="zh-CN"/>
        </w:rPr>
        <w:t>；</w:t>
      </w:r>
    </w:p>
    <w:p w14:paraId="73520251">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肾功能不全：血清肌酐≥2×ULN或估算肾小球滤过率（eGFR）&lt;30 mL/min/1.73 m²</w:t>
      </w:r>
      <w:r>
        <w:rPr>
          <w:rFonts w:hint="eastAsia" w:ascii="Times New Roman" w:hAnsi="Times New Roman" w:eastAsia="宋体" w:cs="Times New Roman"/>
          <w:sz w:val="24"/>
          <w:szCs w:val="24"/>
          <w:lang w:eastAsia="zh-CN"/>
        </w:rPr>
        <w:t>；</w:t>
      </w:r>
    </w:p>
    <w:p w14:paraId="4367F627">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血液系统异常：血红蛋白&lt;70 g/L；血小板&lt;100×10⁹/L；白细胞&lt;2.0×10⁹/L或中性粒细胞&lt;1.0×10⁹/L</w:t>
      </w:r>
      <w:r>
        <w:rPr>
          <w:rFonts w:hint="eastAsia" w:ascii="Times New Roman" w:hAnsi="Times New Roman" w:eastAsia="宋体" w:cs="Times New Roman"/>
          <w:sz w:val="24"/>
          <w:szCs w:val="24"/>
          <w:lang w:eastAsia="zh-CN"/>
        </w:rPr>
        <w:t>；</w:t>
      </w:r>
    </w:p>
    <w:p w14:paraId="348EFB6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电解质紊乱：血钾&lt;3.5 mmol/L或&gt;5.5 mmol/L（低钾血症允许纠正后复测一次，合格可入组）。</w:t>
      </w:r>
    </w:p>
    <w:p w14:paraId="45F605D3">
      <w:pPr>
        <w:spacing w:after="40" w:line="312" w:lineRule="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7</w:t>
      </w:r>
      <w:r>
        <w:rPr>
          <w:rFonts w:hint="eastAsia" w:ascii="Times New Roman" w:hAnsi="Times New Roman" w:eastAsia="宋体" w:cs="Times New Roman"/>
          <w:sz w:val="24"/>
          <w:szCs w:val="24"/>
          <w:lang w:eastAsia="zh-CN"/>
        </w:rPr>
        <w:t>）心脏安全性排除：</w:t>
      </w:r>
    </w:p>
    <w:p w14:paraId="7711445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QTcF延长或显著心脏病史：</w:t>
      </w:r>
      <w:del w:id="157" w:author="任坦坦" w:date="2026-03-20T08:43:47Z">
        <w:r>
          <w:rPr>
            <w:rFonts w:hint="default" w:ascii="Times New Roman" w:hAnsi="Times New Roman" w:eastAsia="宋体" w:cs="Times New Roman"/>
            <w:sz w:val="24"/>
            <w:szCs w:val="24"/>
            <w:lang w:val="en-US"/>
          </w:rPr>
          <w:delText>筛选期</w:delText>
        </w:r>
      </w:del>
      <w:ins w:id="158" w:author="任坦坦" w:date="2026-03-20T08:43:48Z">
        <w:r>
          <w:rPr>
            <w:rFonts w:hint="eastAsia" w:ascii="Times New Roman" w:hAnsi="Times New Roman" w:eastAsia="宋体" w:cs="Times New Roman"/>
            <w:sz w:val="24"/>
            <w:szCs w:val="24"/>
            <w:lang w:val="en-US" w:eastAsia="zh-CN"/>
          </w:rPr>
          <w:t>纳入</w:t>
        </w:r>
      </w:ins>
      <w:ins w:id="159" w:author="任坦坦" w:date="2026-03-20T08:43:51Z">
        <w:r>
          <w:rPr>
            <w:rFonts w:hint="eastAsia" w:ascii="Times New Roman" w:hAnsi="Times New Roman" w:eastAsia="宋体" w:cs="Times New Roman"/>
            <w:sz w:val="24"/>
            <w:szCs w:val="24"/>
            <w:lang w:val="en-US" w:eastAsia="zh-CN"/>
          </w:rPr>
          <w:t>前</w:t>
        </w:r>
      </w:ins>
      <w:r>
        <w:rPr>
          <w:rFonts w:hint="default" w:ascii="Times New Roman" w:hAnsi="Times New Roman" w:eastAsia="宋体" w:cs="Times New Roman"/>
          <w:sz w:val="24"/>
          <w:szCs w:val="24"/>
        </w:rPr>
        <w:t>心电图QTcF男性&gt;450 ms、女性&gt;470 ms（首次异常可复测一次取平均值）；</w:t>
      </w:r>
    </w:p>
    <w:p w14:paraId="1F66D65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或既往长QT综合征家族史、临床意义心律失常、近6个月心肌梗死、充血性心力衰竭等。</w:t>
      </w:r>
    </w:p>
    <w:p w14:paraId="3E344C4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8</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药物相互作用：必须长期使用与利福霉素类存在严重相互作用且无法替代的药物。</w:t>
      </w:r>
    </w:p>
    <w:p w14:paraId="37A8DC3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9</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免疫抑制与特殊状态：HIV阳性；</w:t>
      </w:r>
      <w:ins w:id="160" w:author="任坦坦" w:date="2026-03-20T08:44:02Z">
        <w:r>
          <w:rPr>
            <w:rFonts w:hint="eastAsia" w:ascii="Times New Roman" w:hAnsi="Times New Roman" w:eastAsia="宋体" w:cs="Times New Roman"/>
            <w:sz w:val="24"/>
            <w:szCs w:val="24"/>
            <w:lang w:val="en-US" w:eastAsia="zh-CN"/>
          </w:rPr>
          <w:t>纳入</w:t>
        </w:r>
      </w:ins>
      <w:del w:id="161" w:author="任坦坦" w:date="2026-03-20T08:44:02Z">
        <w:r>
          <w:rPr>
            <w:rFonts w:hint="default" w:ascii="Times New Roman" w:hAnsi="Times New Roman" w:eastAsia="宋体" w:cs="Times New Roman"/>
            <w:sz w:val="24"/>
            <w:szCs w:val="24"/>
          </w:rPr>
          <w:delText>筛选</w:delText>
        </w:r>
      </w:del>
      <w:r>
        <w:rPr>
          <w:rFonts w:hint="default" w:ascii="Times New Roman" w:hAnsi="Times New Roman" w:eastAsia="宋体" w:cs="Times New Roman"/>
          <w:sz w:val="24"/>
          <w:szCs w:val="24"/>
        </w:rPr>
        <w:t>前2周内接受全身性糖皮质激素治疗；正在使用免疫抑制剂/生物制剂；或患有严重自身免疫性疾病。</w:t>
      </w:r>
    </w:p>
    <w:p w14:paraId="5F79E2C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其他影响安全性或依从性的情况：既往氟喹诺酮相关肌腱炎/肌腱断裂史；对研究药物成分过敏；严重精神障碍；或重度慢性肺部疾病（研究者判断可能影响结局评估）。</w:t>
      </w:r>
    </w:p>
    <w:p w14:paraId="7867CF4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妊娠或哺乳：正在妊娠或哺乳期的女性。</w:t>
      </w:r>
    </w:p>
    <w:p w14:paraId="38EC08A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6.6 风险分层与队列分配</w:t>
      </w:r>
    </w:p>
    <w:p w14:paraId="028B38F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基线风险分层用于将受试者分配进入队列A（</w:t>
      </w:r>
      <w:del w:id="162" w:author="付亮" w:date="2026-03-25T07:47:57Z">
        <w:r>
          <w:rPr>
            <w:rFonts w:hint="default" w:ascii="Times New Roman" w:hAnsi="Times New Roman" w:eastAsia="宋体" w:cs="Times New Roman"/>
            <w:sz w:val="24"/>
            <w:szCs w:val="24"/>
          </w:rPr>
          <w:delText>低风险</w:delText>
        </w:r>
      </w:del>
      <w:ins w:id="163"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）或队列B（</w:t>
      </w:r>
      <w:del w:id="164" w:author="付亮" w:date="2026-03-25T07:44:39Z">
        <w:r>
          <w:rPr>
            <w:rFonts w:hint="default" w:ascii="Times New Roman" w:hAnsi="Times New Roman" w:eastAsia="宋体" w:cs="Times New Roman"/>
            <w:sz w:val="24"/>
            <w:szCs w:val="24"/>
          </w:rPr>
          <w:delText>中高风险</w:delText>
        </w:r>
      </w:del>
      <w:ins w:id="165"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），并作为随机化分层因素的候选变量之一。本研究采用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专家规则型分层工具</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作为官方分层依据，核心变量包括：痰液细菌学负荷/阳性程度与影像学空洞存在及范围/大小，以确保跨中心可复制性。分层工具的操作定义、分层阈值与质控流程详见《SOP01 患者分层工具包》。</w:t>
      </w:r>
    </w:p>
    <w:p w14:paraId="51AA372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队列A预设在一次正式中期分析后，基于DSMB/DMC的安全性与获益–风险评估建议，可停止A1后续入组并将后续随机化调整为A2:A3=1:1；具体触发条件、执行流程与统计口径见11.9。</w:t>
      </w:r>
    </w:p>
    <w:p w14:paraId="2457878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同时，本研究将并行采集并预设验证其他分层/风险评分（例如DSS分数与</w:t>
      </w:r>
      <w:r>
        <w:rPr>
          <w:rFonts w:hint="eastAsia" w:ascii="Times New Roman" w:hAnsi="Times New Roman" w:eastAsia="宋体" w:cs="Times New Roman"/>
          <w:sz w:val="24"/>
          <w:szCs w:val="24"/>
          <w:lang w:eastAsia="zh-CN"/>
        </w:rPr>
        <w:t>AI评分</w:t>
      </w:r>
      <w:r>
        <w:rPr>
          <w:rFonts w:hint="default" w:ascii="Times New Roman" w:hAnsi="Times New Roman" w:eastAsia="宋体" w:cs="Times New Roman"/>
          <w:sz w:val="24"/>
          <w:szCs w:val="24"/>
        </w:rPr>
        <w:t>等）。上述评分在研究默认情况下不作为队列分配或随机化分层的决策变量，且对临床治疗团队设置限制性访问权限，仅用于预设的验证与比较分析（详见第12章）。</w:t>
      </w:r>
    </w:p>
    <w:p w14:paraId="49B16BD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6.7 停止研究治疗与退出研究</w:t>
      </w:r>
    </w:p>
    <w:p w14:paraId="616D4E5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本研究严格区分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停止研究治疗（stop study treatment）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退出研究（withdrawal from study）</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。受试者停止研究治疗后，研究团队应尽最大努力继续完成其观察性随访，以保障主要终点的可评估性。</w:t>
      </w:r>
    </w:p>
    <w:p w14:paraId="5F5AD25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6.7.1 </w:t>
      </w:r>
      <w:r>
        <w:rPr>
          <w:rFonts w:hint="default" w:ascii="Times New Roman" w:hAnsi="Times New Roman" w:eastAsia="宋体" w:cs="Times New Roman"/>
          <w:sz w:val="24"/>
          <w:szCs w:val="24"/>
          <w:highlight w:val="yellow"/>
        </w:rPr>
        <w:t>停止研究治疗标准（</w:t>
      </w:r>
      <w:r>
        <w:rPr>
          <w:rFonts w:hint="default" w:ascii="Times New Roman" w:hAnsi="Times New Roman" w:eastAsia="宋体" w:cs="Times New Roman"/>
          <w:sz w:val="24"/>
          <w:szCs w:val="24"/>
        </w:rPr>
        <w:t>Stop Treatment Criteria）</w:t>
      </w:r>
    </w:p>
    <w:p w14:paraId="74636D3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受试者出现以下情况时，应永久停用研究规定的抗结核治疗方案，并按临床需要实施救援治疗；同时尽可能保留随访：</w:t>
      </w:r>
    </w:p>
    <w:p w14:paraId="21B8A28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耐药或治疗失败：随机后进一步药敏/基因检测证实对核心药物耐药，或治疗期间出现细菌学复阳/临床恶化并经判定为治疗失败。</w:t>
      </w:r>
    </w:p>
    <w:p w14:paraId="52DE0A08">
      <w:pPr>
        <w:spacing w:after="40" w:line="312" w:lineRule="auto"/>
        <w:rPr>
          <w:del w:id="166" w:author="任坦坦" w:date="2026-03-20T08:49:56Z"/>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严重</w:t>
      </w:r>
      <w:r>
        <w:rPr>
          <w:rFonts w:hint="eastAsia" w:ascii="Times New Roman" w:hAnsi="Times New Roman" w:eastAsia="宋体" w:cs="Times New Roman"/>
          <w:sz w:val="24"/>
          <w:szCs w:val="24"/>
          <w:lang w:val="en-US" w:eastAsia="zh-CN"/>
        </w:rPr>
        <w:t>药物副作用：</w:t>
      </w:r>
    </w:p>
    <w:p w14:paraId="1735BF8B">
      <w:pPr>
        <w:spacing w:after="40" w:line="312" w:lineRule="auto"/>
        <w:rPr>
          <w:rFonts w:hint="default" w:ascii="Times New Roman" w:hAnsi="Times New Roman" w:eastAsia="宋体" w:cs="Times New Roman"/>
          <w:sz w:val="24"/>
          <w:szCs w:val="24"/>
          <w:highlight w:val="none"/>
          <w:rPrChange w:id="167" w:author="任坦坦" w:date="2026-03-20T08:49:45Z">
            <w:rPr>
              <w:rFonts w:hint="default" w:ascii="Times New Roman" w:hAnsi="Times New Roman" w:eastAsia="宋体" w:cs="Times New Roman"/>
              <w:sz w:val="24"/>
              <w:szCs w:val="24"/>
              <w:highlight w:val="yellow"/>
            </w:rPr>
          </w:rPrChange>
        </w:rPr>
      </w:pPr>
      <w:r>
        <w:rPr>
          <w:rFonts w:hint="eastAsia"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highlight w:val="none"/>
          <w:lang w:val="en-US" w:eastAsia="zh-CN"/>
          <w:rPrChange w:id="168" w:author="任坦坦" w:date="2026-03-20T08:49:45Z">
            <w:rPr>
              <w:rFonts w:hint="eastAsia" w:ascii="Times New Roman" w:hAnsi="Times New Roman" w:eastAsia="宋体" w:cs="Times New Roman"/>
              <w:sz w:val="24"/>
              <w:szCs w:val="24"/>
              <w:highlight w:val="yellow"/>
              <w:lang w:val="en-US" w:eastAsia="zh-CN"/>
            </w:rPr>
          </w:rPrChange>
        </w:rPr>
        <w:t xml:space="preserve"> </w:t>
      </w:r>
      <w:del w:id="169" w:author="任坦坦" w:date="2026-03-20T08:49:51Z">
        <w:r>
          <w:rPr>
            <w:rFonts w:hint="default" w:ascii="Times New Roman" w:hAnsi="Times New Roman" w:eastAsia="宋体" w:cs="Times New Roman"/>
            <w:sz w:val="24"/>
            <w:szCs w:val="24"/>
            <w:highlight w:val="none"/>
            <w:rPrChange w:id="170" w:author="任坦坦" w:date="2026-03-20T08:49:45Z">
              <w:rPr>
                <w:rFonts w:hint="default" w:ascii="Times New Roman" w:hAnsi="Times New Roman" w:eastAsia="宋体" w:cs="Times New Roman"/>
                <w:sz w:val="24"/>
                <w:szCs w:val="24"/>
                <w:highlight w:val="yellow"/>
              </w:rPr>
            </w:rPrChange>
          </w:rPr>
          <w:delText>肝损伤：出现符合方案预设阈值的≥3级药物性肝损伤（例如ALT&gt;3×ULN伴症状，或ALT&gt;5×ULN，或TBIL&gt;2×ULN）</w:delText>
        </w:r>
      </w:del>
      <w:r>
        <w:rPr>
          <w:rFonts w:hint="default" w:ascii="Times New Roman" w:hAnsi="Times New Roman" w:eastAsia="宋体" w:cs="Times New Roman"/>
          <w:sz w:val="24"/>
          <w:szCs w:val="24"/>
          <w:highlight w:val="none"/>
          <w:rPrChange w:id="171" w:author="任坦坦" w:date="2026-03-20T08:49:45Z">
            <w:rPr>
              <w:rFonts w:hint="default" w:ascii="Times New Roman" w:hAnsi="Times New Roman" w:eastAsia="宋体" w:cs="Times New Roman"/>
              <w:sz w:val="24"/>
              <w:szCs w:val="24"/>
              <w:highlight w:val="yellow"/>
            </w:rPr>
          </w:rPrChange>
        </w:rPr>
        <w:t>。</w:t>
      </w:r>
    </w:p>
    <w:p w14:paraId="0F43B9F9">
      <w:pPr>
        <w:spacing w:after="40" w:line="312" w:lineRule="auto"/>
        <w:rPr>
          <w:rFonts w:hint="default"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none"/>
          <w:lang w:val="en-US" w:eastAsia="zh-CN"/>
          <w:rPrChange w:id="172" w:author="任坦坦" w:date="2026-03-20T08:49:45Z">
            <w:rPr>
              <w:rFonts w:hint="eastAsia" w:ascii="Times New Roman" w:hAnsi="Times New Roman" w:eastAsia="宋体" w:cs="Times New Roman"/>
              <w:sz w:val="24"/>
              <w:szCs w:val="24"/>
              <w:highlight w:val="yellow"/>
              <w:lang w:val="en-US" w:eastAsia="zh-CN"/>
            </w:rPr>
          </w:rPrChange>
        </w:rPr>
        <w:t xml:space="preserve">- </w:t>
      </w:r>
      <w:r>
        <w:rPr>
          <w:rFonts w:hint="default" w:ascii="Times New Roman" w:hAnsi="Times New Roman" w:eastAsia="宋体" w:cs="Times New Roman"/>
          <w:sz w:val="24"/>
          <w:szCs w:val="24"/>
          <w:highlight w:val="none"/>
          <w:rPrChange w:id="173" w:author="任坦坦" w:date="2026-03-20T08:49:45Z">
            <w:rPr>
              <w:rFonts w:hint="default" w:ascii="Times New Roman" w:hAnsi="Times New Roman" w:eastAsia="宋体" w:cs="Times New Roman"/>
              <w:sz w:val="24"/>
              <w:szCs w:val="24"/>
              <w:highlight w:val="yellow"/>
            </w:rPr>
          </w:rPrChange>
        </w:rPr>
        <w:t>显著QTcF异常：QTcF&gt;500 ms或较基线延长&gt;60 ms，或出现与QT延长相关的临床严重心律失常。</w:t>
      </w:r>
    </w:p>
    <w:p w14:paraId="146B678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危及生命的不良事件：例如过敏性休克等，研究者判断继续用药存在不可接受风险。</w:t>
      </w:r>
    </w:p>
    <w:p w14:paraId="5A2D340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妊娠：研究期间妊娠确诊。</w:t>
      </w:r>
    </w:p>
    <w:p w14:paraId="1ED59FE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停止研究治疗后的抗结核治疗调整由研究者依据当地指南与耐药结果实施，并在EDC中记录更改原因、方案与持续时间。</w:t>
      </w:r>
    </w:p>
    <w:p w14:paraId="6299055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6.7.2 退出研究标准（Withdrawal Criteria）</w:t>
      </w:r>
    </w:p>
    <w:p w14:paraId="5113E5B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仅在以下情况发生时，受试者被视为退出研究，不再收集后续数据：</w:t>
      </w:r>
    </w:p>
    <w:p w14:paraId="0F83E1D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撤回知情同意：受试者明确声明撤回同意并拒绝进一步任何形式随访。</w:t>
      </w:r>
    </w:p>
    <w:p w14:paraId="05D136C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失访（Lost to Follow-up，LTFU）：指受试者在预设访视窗口内未完成关键随访评估，研究团队按照《失访预防与随访保留策略》（第6.8节）实施分级追访并完成规定的最少追访动作后，仍无法与受试者或其紧急联系人取得联系，且在伦理批准与知情同意允许的范围内亦无法通过病案/登记系统等途径获得最小随访数据集（见第8.7节），从而导致主要终点无法判定者。</w:t>
      </w:r>
    </w:p>
    <w:p w14:paraId="694DE20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说明：失访不同于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撤回知情同意</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受试者未明确撤回知情同意，研究团队可在合规前提下继续开展被动结局追溯（例如登记系统/病案系统查询）以尽量补齐结局信息；仅当受试者明确撤回同意并拒绝任何形式随访时，方停止进一步数据收集。</w:t>
      </w:r>
    </w:p>
    <w:p w14:paraId="5E88E58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死亡。</w:t>
      </w:r>
    </w:p>
    <w:p w14:paraId="74DE666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研究方或监管机构决定终止研究。</w:t>
      </w:r>
    </w:p>
    <w:p w14:paraId="7C7AF2AC">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6.8 失访预防与随访保留策略</w:t>
      </w:r>
    </w:p>
    <w:p w14:paraId="0155E9C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失访并提高主要终点可评估性，本研究将采用多策略随访保留措施，包括：建立受试者多渠道联系方式与紧急联系人；利用电子化随访工具（短信/电话提醒、App/小程序推送等）提示访视与检查；提供合理的交通补助或检查便利（按伦理要求执行）；对未按时到访者实施分级追访流程并记录追访结果。</w:t>
      </w:r>
    </w:p>
    <w:p w14:paraId="27DD9E8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受试者无法完成中心随访时，研究团队可在伦理批准范围内采用替代随访方式（电话随访、就近复查结果收集等），以获取最小随访数据集（关键结局、用药信息与严重不良事件）。替代随访的适用条件与数据要求见相关</w:t>
      </w:r>
      <w:r>
        <w:rPr>
          <w:rFonts w:hint="default" w:ascii="Times New Roman" w:hAnsi="Times New Roman" w:eastAsia="宋体" w:cs="Times New Roman"/>
          <w:sz w:val="24"/>
          <w:szCs w:val="24"/>
          <w:highlight w:val="yellow"/>
          <w:rPrChange w:id="174" w:author="任坦坦" w:date="2026-03-24T15:51:26Z">
            <w:rPr>
              <w:rFonts w:hint="default" w:ascii="Times New Roman" w:hAnsi="Times New Roman" w:eastAsia="宋体" w:cs="Times New Roman"/>
              <w:sz w:val="24"/>
              <w:szCs w:val="24"/>
            </w:rPr>
          </w:rPrChange>
        </w:rPr>
        <w:t>SOP与DMP</w:t>
      </w:r>
      <w:r>
        <w:rPr>
          <w:rFonts w:hint="default" w:ascii="Times New Roman" w:hAnsi="Times New Roman" w:eastAsia="宋体" w:cs="Times New Roman"/>
          <w:sz w:val="24"/>
          <w:szCs w:val="24"/>
        </w:rPr>
        <w:t>。</w:t>
      </w:r>
    </w:p>
    <w:p w14:paraId="6E68BBF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6.8.1 失访风险评估与预防</w:t>
      </w:r>
    </w:p>
    <w:p w14:paraId="33CC51D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研究团队在基线及治疗期关键节点评估失访风险（如交通不便、联系方式不稳定、依从性差、既往漏访史等），对</w:t>
      </w:r>
      <w:del w:id="175" w:author="付亮" w:date="2026-03-25T07:47:40Z">
        <w:r>
          <w:rPr>
            <w:rFonts w:hint="default" w:ascii="Times New Roman" w:hAnsi="Times New Roman" w:eastAsia="宋体" w:cs="Times New Roman"/>
            <w:sz w:val="24"/>
            <w:szCs w:val="24"/>
          </w:rPr>
          <w:delText>高风险</w:delText>
        </w:r>
      </w:del>
      <w:ins w:id="176"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受试者实施强化随访（增加提醒频次、安排弹性窗口/就近复查、必要时VOT/DOT等），并在EDC中记录风险等级与干预措施。</w:t>
      </w:r>
    </w:p>
    <w:p w14:paraId="3CAC39E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6.8.2 分级追访流程（必须留痕）</w:t>
      </w:r>
    </w:p>
    <w:p w14:paraId="3BDF45E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当受试者在访视窗口结束后仍未完成关键评估时，应启动分级追访并记录追访日志（日期、方式、结果、追访人）：</w:t>
      </w:r>
    </w:p>
    <w:p w14:paraId="37FE7F20">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Level 1（窗口期内/结束后7天内）：电话联系≥1次 + 短信/微信提醒≥1次；</w:t>
      </w:r>
    </w:p>
    <w:p w14:paraId="39D9DBBA">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Level 2（窗口结束后14天内）：电话联系累计≥3次（不同日期/时段）+ 短信/信件≥1次，并联系紧急联系人≥1次；</w:t>
      </w:r>
    </w:p>
    <w:p w14:paraId="26555386">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Level 3（窗口结束后30天内）：在伦理批准范围内可考虑家访/社区协作随访或协助就近复查；同时启动被动追溯（见6.8.3）。</w:t>
      </w:r>
    </w:p>
    <w:p w14:paraId="415055A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追访过程中若获取到最小随访数据集，则不再判定为失访（可视为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漏访/远程随访完成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47B58EA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6.8.3 被动追溯与替代随访（优先保障主要终点可判定）</w:t>
      </w:r>
    </w:p>
    <w:p w14:paraId="792690B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在受试者未明确撤回同意的前提下，研究团队可在伦理批准范围内通过以下途径补齐最小随访数据集：</w:t>
      </w:r>
    </w:p>
    <w:p w14:paraId="5C4B0CD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（1）院内/区域病案系统查询：再治疗、住院/急诊、培养/分子检测、影像学；</w:t>
      </w:r>
    </w:p>
    <w:p w14:paraId="75362C52">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（2）结核病登记与随访系统（如适用）：复治登记、治疗结局、死亡信息；</w:t>
      </w:r>
    </w:p>
    <w:p w14:paraId="3BCD5209">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（3）就近复查结果收集：受试者在当地医院完成的痰检、影像与关键实验室结果；</w:t>
      </w:r>
    </w:p>
    <w:p w14:paraId="22A7DDDD">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（4）电话随访：采集生存状态、结核相关症状、是否启动再治疗、严重不良事件等。</w:t>
      </w:r>
    </w:p>
    <w:p w14:paraId="273FD69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替代随访需满足第8.7节</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最小随访数据集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要求，并在EDC中标注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远程/替代随访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来源与证据（报告单/影像/出院小结等）。</w:t>
      </w:r>
    </w:p>
    <w:p w14:paraId="116BA46D">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6.8.4 失访的正式判定与记录</w:t>
      </w:r>
    </w:p>
    <w:p w14:paraId="246EBD6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完成6.8.2规定的最少追访动作，并按6.8.3执行被动追溯后仍无法获得最小随访数据集，方可正式判定为失访。需在EDC中记录：最后一次成功联系日期、最后一次可确认的生存/结核状态日期、失访原因（如可得）、是否已开展被动追溯及其结果。</w:t>
      </w:r>
    </w:p>
    <w:p w14:paraId="4FA8A28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6.9 生育与妊娠/哺乳管理</w:t>
      </w:r>
    </w:p>
    <w:p w14:paraId="42BB21C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鉴于研究方案包含利福霉素类与莫西沙星等药物，本研究不纳入妊娠或哺乳期女性。具备生育能力的女性在筛选期需完成妊娠试验；研究期间如发生妊娠，应立即停止研究治疗并转入产科/相关专科管理，同时按法规要求完成妊娠暴露与结局随访记录。</w:t>
      </w:r>
    </w:p>
    <w:p w14:paraId="4FF6996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所有具备生育能力的受试者需按入选标准执行高效避孕要求。避孕方式选择与依从性评估由研究者在基线与随访中记录。</w:t>
      </w:r>
    </w:p>
    <w:p w14:paraId="63AF542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6.10 受试者替换与重新入组（原则）</w:t>
      </w:r>
    </w:p>
    <w:p w14:paraId="66AE500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般情况下，受试者在完成随机化后不予替换。若受试者在随机化前筛选失败或撤回同意，可继续招募其他受试者补充入组。已退出研究者不允许再次以同一受试者身份重新入组。具体替换规则与样本量管理原则见第10章与SAP。</w:t>
      </w:r>
    </w:p>
    <w:p w14:paraId="26889625">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6.11 小结</w:t>
      </w:r>
    </w:p>
    <w:p w14:paraId="36F7AE3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研究面向TB-DM人群，采用明确的入排标准与跨中心可复制的风险分层策略，构建</w:t>
      </w:r>
      <w:del w:id="177" w:author="付亮" w:date="2026-03-25T07:47:57Z">
        <w:r>
          <w:rPr>
            <w:rFonts w:hint="default" w:ascii="Times New Roman" w:hAnsi="Times New Roman" w:eastAsia="宋体" w:cs="Times New Roman"/>
            <w:sz w:val="24"/>
            <w:szCs w:val="24"/>
          </w:rPr>
          <w:delText>低风险</w:delText>
        </w:r>
      </w:del>
      <w:ins w:id="178"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固定短程与</w:t>
      </w:r>
      <w:del w:id="179" w:author="付亮" w:date="2026-03-25T07:44:39Z">
        <w:r>
          <w:rPr>
            <w:rFonts w:hint="default" w:ascii="Times New Roman" w:hAnsi="Times New Roman" w:eastAsia="宋体" w:cs="Times New Roman"/>
            <w:sz w:val="24"/>
            <w:szCs w:val="24"/>
          </w:rPr>
          <w:delText>中高风险</w:delText>
        </w:r>
      </w:del>
      <w:ins w:id="180"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门槛后随机的两队列研究路径。通过将关键决策变量建立在标准化的临床、影像学与微生物学评估之上，并以独立裁决与RBQM保障数据质量，本研究旨在获得稳健且可推广的疗程优化证据。</w:t>
      </w:r>
    </w:p>
    <w:p w14:paraId="295EBBF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55754B4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 干预与对照</w:t>
      </w:r>
    </w:p>
    <w:p w14:paraId="3F968F4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本章规定 TDSC 研究的干预与对照策略、各研究队列与分组的给药方案、疗程、给药要求、合并用药管理、剂量调整与救援治疗原则。</w:t>
      </w:r>
      <w:r>
        <w:rPr>
          <w:rFonts w:hint="eastAsia" w:ascii="Times New Roman" w:hAnsi="Times New Roman" w:eastAsia="宋体" w:cs="Times New Roman"/>
          <w:sz w:val="24"/>
          <w:szCs w:val="24"/>
          <w:lang w:val="en-US" w:eastAsia="zh-CN"/>
        </w:rPr>
        <w:t>HRZE方案</w:t>
      </w:r>
      <w:r>
        <w:rPr>
          <w:rFonts w:hint="default" w:ascii="Times New Roman" w:hAnsi="Times New Roman" w:eastAsia="宋体" w:cs="Times New Roman"/>
          <w:sz w:val="24"/>
          <w:szCs w:val="24"/>
        </w:rPr>
        <w:t>在强化期加入乙胺丁醇（Ethambutol</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E），以增强对潜在未检出耐药/异质耐药的保护，并与项目化常规治疗实践保持一致。</w:t>
      </w:r>
    </w:p>
    <w:p w14:paraId="2817734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7.1 总体原则与给药通则</w:t>
      </w:r>
    </w:p>
    <w:p w14:paraId="33B87D3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（1）研究药物为口服制剂，按方案规定每日给药（once daily）。（2）所有受试者常规补充维生素B6（吡哆醇，pyridoxine）以降低周围神经毒性风险（推荐剂量25–50 mg/d，或按中心常规）。（3）利福喷丁（rifapentine</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P）方案的进食要求：受试者应在进食后1小时内完成当次所有研究药物的服用，并记录进食情况。（4）各药物剂量以体重分层的WHO推荐剂量范围为依据；具体剂量表、剂量换算与可用制剂规格见《研究药物用药手册（Pharmacy Manual）》与相关SOP。</w:t>
      </w:r>
    </w:p>
    <w:p w14:paraId="36F99BC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本章所用缩写首次出现时定义如下：异烟肼（Isoniazid</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H），利福平（Rifampicin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R），利福喷丁（Rifapentine</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P），吡嗪酰胺（Pyrazinamide</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Z），乙胺丁醇（Ethambutol</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E），莫西沙星（Moxifloxacin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M）。</w:t>
      </w:r>
    </w:p>
    <w:p w14:paraId="50F4150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7.2 队列A（</w:t>
      </w:r>
      <w:del w:id="181" w:author="付亮" w:date="2026-03-25T07:47:57Z">
        <w:r>
          <w:rPr>
            <w:rFonts w:hint="default" w:ascii="Times New Roman" w:hAnsi="Times New Roman" w:eastAsia="宋体" w:cs="Times New Roman"/>
            <w:b/>
            <w:bCs/>
            <w:sz w:val="24"/>
            <w:szCs w:val="24"/>
          </w:rPr>
          <w:delText>低风险</w:delText>
        </w:r>
      </w:del>
      <w:ins w:id="182" w:author="付亮" w:date="2026-03-25T07:47:57Z">
        <w:r>
          <w:rPr>
            <w:rFonts w:hint="eastAsia" w:ascii="Times New Roman" w:hAnsi="Times New Roman" w:eastAsia="宋体" w:cs="Times New Roman"/>
            <w:b/>
            <w:bCs/>
            <w:sz w:val="24"/>
            <w:szCs w:val="24"/>
            <w:lang w:eastAsia="zh"/>
          </w:rPr>
          <w:t>低治疗难度</w:t>
        </w:r>
      </w:ins>
      <w:r>
        <w:rPr>
          <w:rFonts w:hint="default" w:ascii="Times New Roman" w:hAnsi="Times New Roman" w:eastAsia="宋体" w:cs="Times New Roman"/>
          <w:b/>
          <w:bCs/>
          <w:sz w:val="24"/>
          <w:szCs w:val="24"/>
        </w:rPr>
        <w:t xml:space="preserve"> TB-DM）：固定疗程随机对照试验用药方案</w:t>
      </w:r>
    </w:p>
    <w:p w14:paraId="6B6B23E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队列A在基线随机分配至3组（1:1:1）。两组为4个月含利福喷丁短程方案（不同P剂量策略），一组为6个月标准对照方案。</w:t>
      </w:r>
      <w:r>
        <w:rPr>
          <w:rFonts w:hint="eastAsia" w:ascii="Times New Roman" w:hAnsi="Times New Roman" w:eastAsia="宋体" w:cs="Times New Roman"/>
          <w:sz w:val="24"/>
          <w:szCs w:val="24"/>
          <w:lang w:val="en-US" w:eastAsia="zh-CN"/>
        </w:rPr>
        <w:t>HRZE方案的</w:t>
      </w:r>
      <w:r>
        <w:rPr>
          <w:rFonts w:hint="default" w:ascii="Times New Roman" w:hAnsi="Times New Roman" w:eastAsia="宋体" w:cs="Times New Roman"/>
          <w:sz w:val="24"/>
          <w:szCs w:val="24"/>
        </w:rPr>
        <w:t>强化期加入E。</w:t>
      </w:r>
    </w:p>
    <w:p w14:paraId="7898E6F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7.2.1 队列A分组与疗程概览</w:t>
      </w:r>
    </w:p>
    <w:p w14:paraId="7E9F1C8C">
      <w:pPr>
        <w:jc w:val="cente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表2 </w:t>
      </w:r>
      <w:r>
        <w:rPr>
          <w:rFonts w:hint="default" w:ascii="Times New Roman" w:hAnsi="Times New Roman" w:eastAsia="宋体" w:cs="Times New Roman"/>
          <w:b/>
          <w:bCs/>
          <w:sz w:val="24"/>
          <w:szCs w:val="24"/>
        </w:rPr>
        <w:t>队列A分组与疗程概览</w:t>
      </w:r>
    </w:p>
    <w:tbl>
      <w:tblPr>
        <w:tblStyle w:val="32"/>
        <w:tblW w:w="0" w:type="auto"/>
        <w:tblInd w:w="0" w:type="dxa"/>
        <w:tblLayout w:type="autofit"/>
        <w:tblCellMar>
          <w:top w:w="0" w:type="dxa"/>
          <w:left w:w="108" w:type="dxa"/>
          <w:bottom w:w="0" w:type="dxa"/>
          <w:right w:w="108" w:type="dxa"/>
        </w:tblCellMar>
      </w:tblPr>
      <w:tblGrid>
        <w:gridCol w:w="2439"/>
        <w:gridCol w:w="2968"/>
        <w:gridCol w:w="2629"/>
        <w:gridCol w:w="862"/>
        <w:gridCol w:w="1064"/>
      </w:tblGrid>
      <w:tr w14:paraId="599494CB">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Pr>
          <w:p w14:paraId="473C8C89">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组别</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A3805F1">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强化期（0–2月）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E0C436E">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巩固期（2–4月）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9D19EDD">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总疗程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0EB3CF2">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给药频率</w:t>
            </w:r>
          </w:p>
        </w:tc>
      </w:tr>
      <w:tr w14:paraId="1ECAA867">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C6FD256">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A1（短程-高剂量P）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C1B8021">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 H + P（1200 mg/d） + M + Z</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DBD840F">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 H + P（1200 mg/d） + 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E232C17">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4个月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222C7AA">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每日</w:t>
            </w:r>
          </w:p>
        </w:tc>
      </w:tr>
      <w:tr w14:paraId="6EF405D5">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C70C40D">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A2（短程-标准剂量P）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8E3009A">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 H + P（900 mg/d） + M + Z</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FED43EE">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 H + P（900 mg/d） + 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02B9BE2">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4个月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BB8FBA3">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每日</w:t>
            </w:r>
          </w:p>
        </w:tc>
      </w:tr>
      <w:tr w14:paraId="468912AF">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C803AE0">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A3（对照）</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0EB1034">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 H + R + Z + 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3FAEF07">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4 H + 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71CEEEC">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6个月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75D0459">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每日</w:t>
            </w:r>
          </w:p>
        </w:tc>
      </w:tr>
    </w:tbl>
    <w:p w14:paraId="0E84747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注：上表为方案结构表达。各药物的体重分层剂量（mg/kg）与最大剂量、可用制剂规格</w:t>
      </w:r>
      <w:ins w:id="183" w:author="任坦坦" w:date="2026-03-20T08:55:57Z">
        <w:r>
          <w:rPr>
            <w:rFonts w:hint="eastAsia" w:ascii="Times New Roman" w:hAnsi="Times New Roman" w:eastAsia="宋体" w:cs="Times New Roman"/>
            <w:sz w:val="24"/>
            <w:szCs w:val="24"/>
            <w:lang w:val="en-US" w:eastAsia="zh-CN"/>
          </w:rPr>
          <w:t>见</w:t>
        </w:r>
      </w:ins>
      <w:ins w:id="184" w:author="任坦坦" w:date="2026-03-20T08:55:58Z">
        <w:r>
          <w:rPr>
            <w:rFonts w:hint="eastAsia" w:ascii="Times New Roman" w:hAnsi="Times New Roman" w:eastAsia="宋体" w:cs="Times New Roman"/>
            <w:sz w:val="24"/>
            <w:szCs w:val="24"/>
            <w:lang w:val="en-US" w:eastAsia="zh-CN"/>
          </w:rPr>
          <w:t>表</w:t>
        </w:r>
      </w:ins>
      <w:ins w:id="185" w:author="任坦坦" w:date="2026-03-20T08:55:59Z">
        <w:r>
          <w:rPr>
            <w:rFonts w:hint="eastAsia" w:ascii="Times New Roman" w:hAnsi="Times New Roman" w:eastAsia="宋体" w:cs="Times New Roman"/>
            <w:sz w:val="24"/>
            <w:szCs w:val="24"/>
            <w:lang w:val="en-US" w:eastAsia="zh-CN"/>
          </w:rPr>
          <w:t>4</w:t>
        </w:r>
      </w:ins>
      <w:del w:id="186" w:author="任坦坦" w:date="2026-03-20T08:55:40Z">
        <w:r>
          <w:rPr>
            <w:rFonts w:hint="default" w:ascii="Times New Roman" w:hAnsi="Times New Roman" w:eastAsia="宋体" w:cs="Times New Roman"/>
            <w:sz w:val="24"/>
            <w:szCs w:val="24"/>
          </w:rPr>
          <w:delText>、以及</w:delText>
        </w:r>
      </w:del>
      <w:ins w:id="187" w:author="任坦坦" w:date="2026-03-20T08:55:40Z">
        <w:r>
          <w:rPr>
            <w:rFonts w:hint="eastAsia" w:ascii="Times New Roman" w:hAnsi="Times New Roman" w:eastAsia="宋体" w:cs="Times New Roman"/>
            <w:sz w:val="24"/>
            <w:szCs w:val="24"/>
            <w:lang w:eastAsia="zh-CN"/>
          </w:rPr>
          <w:t>；</w:t>
        </w:r>
      </w:ins>
      <w:r>
        <w:rPr>
          <w:rFonts w:hint="default" w:ascii="Times New Roman" w:hAnsi="Times New Roman" w:eastAsia="宋体" w:cs="Times New Roman"/>
          <w:sz w:val="24"/>
          <w:szCs w:val="24"/>
        </w:rPr>
        <w:t>因不良事件导致的暂停/调整规则见7.6与相关SOP。</w:t>
      </w:r>
    </w:p>
    <w:p w14:paraId="38C4F69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7.2.2 队列A各药物建议剂量范围（原则）</w:t>
      </w:r>
    </w:p>
    <w:p w14:paraId="75537F4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队列A各药物建议剂量范围参照WHO推荐剂量（成人</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不可随意调整</w:t>
      </w:r>
      <w:r>
        <w:rPr>
          <w:rFonts w:hint="default" w:ascii="Times New Roman" w:hAnsi="Times New Roman" w:eastAsia="宋体" w:cs="Times New Roman"/>
          <w:sz w:val="24"/>
          <w:szCs w:val="24"/>
        </w:rPr>
        <w:t>）：H 5 mg/kg/d（最大300 mg/d）；R 10 mg/kg/d（最大600 mg/d）；P 按</w:t>
      </w:r>
      <w:r>
        <w:rPr>
          <w:rFonts w:hint="eastAsia" w:ascii="Times New Roman" w:hAnsi="Times New Roman" w:eastAsia="宋体" w:cs="Times New Roman"/>
          <w:sz w:val="24"/>
          <w:szCs w:val="24"/>
          <w:lang w:val="en-US" w:eastAsia="zh-CN"/>
        </w:rPr>
        <w:t>体重-</w:t>
      </w:r>
      <w:r>
        <w:rPr>
          <w:rFonts w:hint="default" w:ascii="Times New Roman" w:hAnsi="Times New Roman" w:eastAsia="宋体" w:cs="Times New Roman"/>
          <w:sz w:val="24"/>
          <w:szCs w:val="24"/>
        </w:rPr>
        <w:t>剂量策略给药（900 mg/d或1200 mg/d）；Z 20–25 mg/kg/d；E 15–20 mg/kg/d；M 400 mg/d。</w:t>
      </w:r>
      <w:r>
        <w:rPr>
          <w:rFonts w:hint="eastAsia" w:ascii="Times New Roman" w:hAnsi="Times New Roman" w:eastAsia="宋体" w:cs="Times New Roman"/>
          <w:sz w:val="24"/>
          <w:szCs w:val="24"/>
          <w:lang w:val="en-US" w:eastAsia="zh-CN"/>
        </w:rPr>
        <w:t>研究方提供免费的研究药物，统一使用散装药物（非</w:t>
      </w:r>
      <w:r>
        <w:rPr>
          <w:rFonts w:hint="default" w:ascii="Times New Roman" w:hAnsi="Times New Roman" w:eastAsia="宋体" w:cs="Times New Roman"/>
          <w:sz w:val="24"/>
          <w:szCs w:val="24"/>
        </w:rPr>
        <w:t>复方制剂</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，并在EDC记录实际剂量。</w:t>
      </w:r>
    </w:p>
    <w:p w14:paraId="3594400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7.2.3 给药窗口、依从性与补救服药</w:t>
      </w:r>
    </w:p>
    <w:p w14:paraId="5740566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受试者应尽量在每日固定时间段服药。漏服处理遵循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尽快补服、避免重复剂量</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原则：若当日发现漏服且距离下一次常规服药时间&gt;12小时，可在当日补服一次；若距离下一次服药≤12小时，则跳过漏服剂量并按次日计划服药，不得加倍服用。所有漏服与补服情况应记录在用药日志或电子化依从性系统中。</w:t>
      </w:r>
    </w:p>
    <w:p w14:paraId="27F3481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7.3 队列B（</w:t>
      </w:r>
      <w:del w:id="188" w:author="付亮" w:date="2026-03-25T07:44:39Z">
        <w:r>
          <w:rPr>
            <w:rFonts w:hint="default" w:ascii="Times New Roman" w:hAnsi="Times New Roman" w:eastAsia="宋体" w:cs="Times New Roman"/>
            <w:b/>
            <w:bCs/>
            <w:sz w:val="24"/>
            <w:szCs w:val="24"/>
          </w:rPr>
          <w:delText>中高风险</w:delText>
        </w:r>
      </w:del>
      <w:ins w:id="189" w:author="付亮" w:date="2026-03-25T07:47:40Z">
        <w:r>
          <w:rPr>
            <w:rFonts w:hint="eastAsia" w:ascii="Times New Roman" w:hAnsi="Times New Roman" w:eastAsia="宋体" w:cs="Times New Roman"/>
            <w:b/>
            <w:bCs/>
            <w:sz w:val="24"/>
            <w:szCs w:val="24"/>
            <w:lang w:eastAsia="zh"/>
          </w:rPr>
          <w:t>高治疗难度</w:t>
        </w:r>
      </w:ins>
      <w:r>
        <w:rPr>
          <w:rFonts w:hint="default" w:ascii="Times New Roman" w:hAnsi="Times New Roman" w:eastAsia="宋体" w:cs="Times New Roman"/>
          <w:b/>
          <w:bCs/>
          <w:sz w:val="24"/>
          <w:szCs w:val="24"/>
        </w:rPr>
        <w:t xml:space="preserve"> TB-DM）：门槛后随机策略性试验用药方案</w:t>
      </w:r>
    </w:p>
    <w:p w14:paraId="442699E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队列B受试者在入组后接受统一治疗至满6个月（M6）。在M6进行预设安全门槛评估，达到门槛者进入随机化（1:1），比较停药策略（总疗程6个月）与继续治疗策略（总疗程9个月）。队列B的强化期同样</w:t>
      </w:r>
      <w:r>
        <w:rPr>
          <w:rFonts w:hint="eastAsia" w:ascii="Times New Roman" w:hAnsi="Times New Roman" w:eastAsia="宋体" w:cs="Times New Roman"/>
          <w:sz w:val="24"/>
          <w:szCs w:val="24"/>
          <w:lang w:val="en-US" w:eastAsia="zh-CN"/>
        </w:rPr>
        <w:t>常规使用</w:t>
      </w:r>
      <w:r>
        <w:rPr>
          <w:rFonts w:hint="default" w:ascii="Times New Roman" w:hAnsi="Times New Roman" w:eastAsia="宋体" w:cs="Times New Roman"/>
          <w:sz w:val="24"/>
          <w:szCs w:val="24"/>
        </w:rPr>
        <w:t>E。</w:t>
      </w:r>
    </w:p>
    <w:p w14:paraId="1A1E623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7.3.1 队列B治疗路径概览</w:t>
      </w:r>
    </w:p>
    <w:p w14:paraId="50D1FCC7">
      <w:pPr>
        <w:jc w:val="cente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表3 </w:t>
      </w:r>
      <w:r>
        <w:rPr>
          <w:rFonts w:hint="default" w:ascii="Times New Roman" w:hAnsi="Times New Roman" w:eastAsia="宋体" w:cs="Times New Roman"/>
          <w:b/>
          <w:bCs/>
          <w:sz w:val="24"/>
          <w:szCs w:val="24"/>
        </w:rPr>
        <w:t>队列B治疗路径概览</w:t>
      </w:r>
    </w:p>
    <w:tbl>
      <w:tblPr>
        <w:tblStyle w:val="32"/>
        <w:tblW w:w="0" w:type="auto"/>
        <w:tblInd w:w="0" w:type="dxa"/>
        <w:tblLayout w:type="autofit"/>
        <w:tblCellMar>
          <w:top w:w="0" w:type="dxa"/>
          <w:left w:w="108" w:type="dxa"/>
          <w:bottom w:w="0" w:type="dxa"/>
          <w:right w:w="108" w:type="dxa"/>
        </w:tblCellMar>
      </w:tblPr>
      <w:tblGrid>
        <w:gridCol w:w="1771"/>
        <w:gridCol w:w="1399"/>
        <w:gridCol w:w="2704"/>
        <w:gridCol w:w="4088"/>
      </w:tblGrid>
      <w:tr w14:paraId="0C7E33F0">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top"/>
          </w:tcPr>
          <w:p w14:paraId="3D239656">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阶段/时间点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099B5A6F">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治疗策略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1D2A681C">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方案结构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top"/>
          </w:tcPr>
          <w:p w14:paraId="385E32AA">
            <w:pPr>
              <w:jc w:val="center"/>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说明</w:t>
            </w:r>
          </w:p>
        </w:tc>
      </w:tr>
      <w:tr w14:paraId="081924C4">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C0FF344">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0–2月（强化期）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2497E54">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统一治疗</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34DC8D7">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H + R + Z + 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2E6CF28">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每日给药</w:t>
            </w:r>
          </w:p>
        </w:tc>
      </w:tr>
      <w:tr w14:paraId="4E432688">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7FEA871">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2–6月（巩固期）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D2ADF5A">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统一治疗</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243D80A">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H + 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182BFF2">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每日给药，完成标准6个月</w:t>
            </w:r>
          </w:p>
        </w:tc>
      </w:tr>
      <w:tr w14:paraId="07015604">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4E6421E">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M6 门槛评估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0F679B2">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资格判定</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25366A5">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核心评估工具包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6395179">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满足门槛者随机化；未满足者按延续路径治疗</w:t>
            </w:r>
          </w:p>
        </w:tc>
      </w:tr>
      <w:tr w14:paraId="6A405AFD">
        <w:tblPrEx>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B1296D8">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6–9月（延长期）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A41BEAA">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继续治疗策略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0E53F39">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H + R（继续期延长3个月）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8AA4765">
            <w:pP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总疗程9个月；停药</w:t>
            </w:r>
            <w:r>
              <w:rPr>
                <w:rFonts w:hint="eastAsia" w:ascii="Times New Roman" w:hAnsi="Times New Roman" w:eastAsia="宋体" w:cs="Times New Roman"/>
                <w:b w:val="0"/>
                <w:color w:val="000000"/>
                <w:sz w:val="24"/>
                <w:szCs w:val="24"/>
                <w:lang w:val="en-US" w:eastAsia="zh-CN"/>
              </w:rPr>
              <w:t>组</w:t>
            </w:r>
            <w:r>
              <w:rPr>
                <w:rFonts w:hint="default" w:ascii="Times New Roman" w:hAnsi="Times New Roman" w:eastAsia="宋体" w:cs="Times New Roman"/>
                <w:b w:val="0"/>
                <w:color w:val="000000"/>
                <w:sz w:val="24"/>
                <w:szCs w:val="24"/>
              </w:rPr>
              <w:t>在M6停止用药</w:t>
            </w:r>
          </w:p>
        </w:tc>
      </w:tr>
    </w:tbl>
    <w:p w14:paraId="47FD5DB4">
      <w:pPr>
        <w:spacing w:after="120" w:line="312" w:lineRule="auto"/>
        <w:ind w:firstLine="480" w:firstLineChars="200"/>
        <w:rPr>
          <w:ins w:id="190" w:author="任坦坦" w:date="2026-03-20T09:00:13Z"/>
          <w:rFonts w:hint="default" w:ascii="Times New Roman" w:hAnsi="Times New Roman" w:eastAsia="宋体" w:cs="Times New Roman"/>
          <w:sz w:val="24"/>
          <w:szCs w:val="24"/>
        </w:rPr>
      </w:pPr>
      <w:r>
        <w:rPr>
          <w:rFonts w:hint="default" w:ascii="Times New Roman" w:hAnsi="Times New Roman" w:eastAsia="宋体" w:cs="Times New Roman"/>
          <w:sz w:val="24"/>
          <w:szCs w:val="24"/>
        </w:rPr>
        <w:t>未达到M6预设安全门槛者不进入随机化。其后续治疗按方案规定的延续路径执行（通常继续H+R至总疗程9个月，必要时依据耐药结果或临床判断实施救援方案），并在EDC中结构化记录原因与后续方案。</w:t>
      </w:r>
    </w:p>
    <w:p w14:paraId="19E34CB9">
      <w:pPr>
        <w:pStyle w:val="164"/>
        <w:widowControl/>
        <w:rPr>
          <w:ins w:id="191" w:author="任坦坦" w:date="2026-03-20T09:00:13Z"/>
        </w:rPr>
      </w:pPr>
      <w:ins w:id="192" w:author="任坦坦" w:date="2026-03-20T09:00:18Z">
        <w:r>
          <w:rPr>
            <w:rFonts w:hint="eastAsia"/>
            <w:lang w:val="en-US" w:eastAsia="zh-CN"/>
          </w:rPr>
          <w:t>表</w:t>
        </w:r>
      </w:ins>
      <w:ins w:id="193" w:author="任坦坦" w:date="2026-03-20T09:00:19Z">
        <w:r>
          <w:rPr>
            <w:rFonts w:hint="eastAsia"/>
            <w:lang w:val="en-US" w:eastAsia="zh-CN"/>
          </w:rPr>
          <w:t>4</w:t>
        </w:r>
      </w:ins>
      <w:ins w:id="194" w:author="任坦坦" w:date="2026-03-20T09:00:13Z">
        <w:r>
          <w:rPr/>
          <w:t>剂量表（按体重分层）</w:t>
        </w:r>
      </w:ins>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614"/>
        <w:gridCol w:w="741"/>
        <w:gridCol w:w="733"/>
        <w:gridCol w:w="741"/>
        <w:gridCol w:w="739"/>
        <w:gridCol w:w="741"/>
        <w:gridCol w:w="745"/>
        <w:gridCol w:w="745"/>
        <w:gridCol w:w="745"/>
        <w:gridCol w:w="745"/>
        <w:gridCol w:w="745"/>
        <w:gridCol w:w="779"/>
      </w:tblGrid>
      <w:tr w14:paraId="6E39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95" w:author="任坦坦" w:date="2026-03-20T08:56:46Z"/>
        </w:trPr>
        <w:tc>
          <w:tcPr>
            <w:tcW w:w="577" w:type="pct"/>
            <w:vAlign w:val="center"/>
          </w:tcPr>
          <w:p w14:paraId="23195BE9">
            <w:pPr>
              <w:pStyle w:val="19"/>
              <w:widowControl/>
              <w:rPr>
                <w:ins w:id="196" w:author="任坦坦" w:date="2026-03-20T08:56:46Z"/>
              </w:rPr>
            </w:pPr>
            <w:ins w:id="197" w:author="任坦坦" w:date="2026-03-20T08:56:46Z">
              <w:r>
                <w:rPr/>
                <w:t>体重（kg）</w:t>
              </w:r>
            </w:ins>
          </w:p>
        </w:tc>
        <w:tc>
          <w:tcPr>
            <w:tcW w:w="308" w:type="pct"/>
            <w:vAlign w:val="center"/>
          </w:tcPr>
          <w:p w14:paraId="6EC1E6FA">
            <w:pPr>
              <w:pStyle w:val="19"/>
              <w:widowControl/>
              <w:rPr>
                <w:ins w:id="198" w:author="任坦坦" w:date="2026-03-20T08:56:46Z"/>
              </w:rPr>
            </w:pPr>
            <w:ins w:id="199" w:author="任坦坦" w:date="2026-03-20T08:56:46Z">
              <w:r>
                <w:rPr/>
                <w:t>≤41.2</w:t>
              </w:r>
            </w:ins>
          </w:p>
        </w:tc>
        <w:tc>
          <w:tcPr>
            <w:tcW w:w="371" w:type="pct"/>
            <w:vAlign w:val="center"/>
          </w:tcPr>
          <w:p w14:paraId="7096DF7F">
            <w:pPr>
              <w:pStyle w:val="19"/>
              <w:widowControl/>
              <w:rPr>
                <w:ins w:id="200" w:author="任坦坦" w:date="2026-03-20T08:56:46Z"/>
              </w:rPr>
            </w:pPr>
            <w:ins w:id="201" w:author="任坦坦" w:date="2026-03-20T08:56:46Z">
              <w:r>
                <w:rPr/>
                <w:t>41.3-44.9</w:t>
              </w:r>
            </w:ins>
          </w:p>
        </w:tc>
        <w:tc>
          <w:tcPr>
            <w:tcW w:w="367" w:type="pct"/>
            <w:vAlign w:val="center"/>
          </w:tcPr>
          <w:p w14:paraId="43AD807E">
            <w:pPr>
              <w:pStyle w:val="19"/>
              <w:widowControl/>
              <w:rPr>
                <w:ins w:id="202" w:author="任坦坦" w:date="2026-03-20T08:56:46Z"/>
              </w:rPr>
            </w:pPr>
            <w:ins w:id="203" w:author="任坦坦" w:date="2026-03-20T08:56:46Z">
              <w:r>
                <w:rPr/>
                <w:t>45-48.7</w:t>
              </w:r>
            </w:ins>
          </w:p>
        </w:tc>
        <w:tc>
          <w:tcPr>
            <w:tcW w:w="371" w:type="pct"/>
            <w:vAlign w:val="center"/>
          </w:tcPr>
          <w:p w14:paraId="03DC8594">
            <w:pPr>
              <w:pStyle w:val="19"/>
              <w:widowControl/>
              <w:rPr>
                <w:ins w:id="204" w:author="任坦坦" w:date="2026-03-20T08:56:46Z"/>
              </w:rPr>
            </w:pPr>
            <w:ins w:id="205" w:author="任坦坦" w:date="2026-03-20T08:56:46Z">
              <w:r>
                <w:rPr/>
                <w:t>48.8-49.9</w:t>
              </w:r>
            </w:ins>
          </w:p>
        </w:tc>
        <w:tc>
          <w:tcPr>
            <w:tcW w:w="370" w:type="pct"/>
            <w:vAlign w:val="center"/>
          </w:tcPr>
          <w:p w14:paraId="4BD0B0BC">
            <w:pPr>
              <w:pStyle w:val="19"/>
              <w:widowControl/>
              <w:rPr>
                <w:ins w:id="206" w:author="任坦坦" w:date="2026-03-20T08:56:46Z"/>
              </w:rPr>
            </w:pPr>
            <w:ins w:id="207" w:author="任坦坦" w:date="2026-03-20T08:56:46Z">
              <w:r>
                <w:rPr/>
                <w:t>50-52.5</w:t>
              </w:r>
            </w:ins>
          </w:p>
        </w:tc>
        <w:tc>
          <w:tcPr>
            <w:tcW w:w="371" w:type="pct"/>
            <w:vAlign w:val="center"/>
          </w:tcPr>
          <w:p w14:paraId="1927A66D">
            <w:pPr>
              <w:pStyle w:val="19"/>
              <w:widowControl/>
              <w:rPr>
                <w:ins w:id="208" w:author="任坦坦" w:date="2026-03-20T08:56:46Z"/>
              </w:rPr>
            </w:pPr>
            <w:ins w:id="209" w:author="任坦坦" w:date="2026-03-20T08:56:46Z">
              <w:r>
                <w:rPr/>
                <w:t>52.6-54.9</w:t>
              </w:r>
            </w:ins>
          </w:p>
        </w:tc>
        <w:tc>
          <w:tcPr>
            <w:tcW w:w="373" w:type="pct"/>
            <w:vAlign w:val="center"/>
          </w:tcPr>
          <w:p w14:paraId="56519319">
            <w:pPr>
              <w:pStyle w:val="19"/>
              <w:widowControl/>
              <w:rPr>
                <w:ins w:id="210" w:author="任坦坦" w:date="2026-03-20T08:56:46Z"/>
              </w:rPr>
            </w:pPr>
            <w:ins w:id="211" w:author="任坦坦" w:date="2026-03-20T08:56:46Z">
              <w:r>
                <w:rPr/>
                <w:t>55-56.2</w:t>
              </w:r>
            </w:ins>
          </w:p>
        </w:tc>
        <w:tc>
          <w:tcPr>
            <w:tcW w:w="373" w:type="pct"/>
            <w:vAlign w:val="center"/>
          </w:tcPr>
          <w:p w14:paraId="6E080F3A">
            <w:pPr>
              <w:pStyle w:val="19"/>
              <w:widowControl/>
              <w:rPr>
                <w:ins w:id="212" w:author="任坦坦" w:date="2026-03-20T08:56:46Z"/>
              </w:rPr>
            </w:pPr>
            <w:ins w:id="213" w:author="任坦坦" w:date="2026-03-20T08:56:46Z">
              <w:r>
                <w:rPr/>
                <w:t>56.3-64.9</w:t>
              </w:r>
            </w:ins>
          </w:p>
        </w:tc>
        <w:tc>
          <w:tcPr>
            <w:tcW w:w="373" w:type="pct"/>
            <w:vAlign w:val="center"/>
          </w:tcPr>
          <w:p w14:paraId="21FF5A81">
            <w:pPr>
              <w:pStyle w:val="19"/>
              <w:widowControl/>
              <w:rPr>
                <w:ins w:id="214" w:author="任坦坦" w:date="2026-03-20T08:56:46Z"/>
              </w:rPr>
            </w:pPr>
            <w:ins w:id="215" w:author="任坦坦" w:date="2026-03-20T08:56:46Z">
              <w:r>
                <w:rPr/>
                <w:t>65-67.5</w:t>
              </w:r>
            </w:ins>
          </w:p>
        </w:tc>
        <w:tc>
          <w:tcPr>
            <w:tcW w:w="373" w:type="pct"/>
            <w:vAlign w:val="center"/>
          </w:tcPr>
          <w:p w14:paraId="077619D2">
            <w:pPr>
              <w:pStyle w:val="19"/>
              <w:widowControl/>
              <w:rPr>
                <w:ins w:id="216" w:author="任坦坦" w:date="2026-03-20T08:56:46Z"/>
              </w:rPr>
            </w:pPr>
            <w:ins w:id="217" w:author="任坦坦" w:date="2026-03-20T08:56:46Z">
              <w:r>
                <w:rPr/>
                <w:t>67.6-70.9</w:t>
              </w:r>
            </w:ins>
          </w:p>
        </w:tc>
        <w:tc>
          <w:tcPr>
            <w:tcW w:w="373" w:type="pct"/>
            <w:vAlign w:val="center"/>
          </w:tcPr>
          <w:p w14:paraId="41536359">
            <w:pPr>
              <w:pStyle w:val="19"/>
              <w:widowControl/>
              <w:rPr>
                <w:ins w:id="218" w:author="任坦坦" w:date="2026-03-20T08:56:46Z"/>
              </w:rPr>
            </w:pPr>
            <w:ins w:id="219" w:author="任坦坦" w:date="2026-03-20T08:56:46Z">
              <w:r>
                <w:rPr/>
                <w:t>71.0-74.9</w:t>
              </w:r>
            </w:ins>
          </w:p>
        </w:tc>
        <w:tc>
          <w:tcPr>
            <w:tcW w:w="390" w:type="pct"/>
            <w:vAlign w:val="center"/>
          </w:tcPr>
          <w:p w14:paraId="2AA44204">
            <w:pPr>
              <w:pStyle w:val="19"/>
              <w:widowControl/>
              <w:rPr>
                <w:ins w:id="220" w:author="任坦坦" w:date="2026-03-20T08:56:46Z"/>
              </w:rPr>
            </w:pPr>
            <w:ins w:id="221" w:author="任坦坦" w:date="2026-03-20T08:56:46Z">
              <w:r>
                <w:rPr/>
                <w:t>≥75</w:t>
              </w:r>
            </w:ins>
          </w:p>
        </w:tc>
      </w:tr>
      <w:tr w14:paraId="4281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22" w:author="任坦坦" w:date="2026-03-20T08:56:46Z"/>
        </w:trPr>
        <w:tc>
          <w:tcPr>
            <w:tcW w:w="577" w:type="pct"/>
            <w:vAlign w:val="center"/>
          </w:tcPr>
          <w:p w14:paraId="1E7549C2">
            <w:pPr>
              <w:pStyle w:val="19"/>
              <w:widowControl/>
              <w:rPr>
                <w:ins w:id="223" w:author="任坦坦" w:date="2026-03-20T08:56:46Z"/>
                <w:rFonts w:hint="eastAsia" w:eastAsia="宋体"/>
                <w:lang w:val="en-US" w:eastAsia="zh-CN"/>
              </w:rPr>
            </w:pPr>
            <w:ins w:id="224" w:author="任坦坦" w:date="2026-03-20T08:56:46Z">
              <w:r>
                <w:rPr>
                  <w:rFonts w:hint="eastAsia"/>
                  <w:lang w:val="en-US" w:eastAsia="zh-CN"/>
                </w:rPr>
                <w:t>吡嗪酰胺</w:t>
              </w:r>
            </w:ins>
            <w:ins w:id="225" w:author="任坦坦" w:date="2026-03-20T08:56:46Z">
              <w:r>
                <w:rPr/>
                <w:t>（mg）</w:t>
              </w:r>
            </w:ins>
          </w:p>
        </w:tc>
        <w:tc>
          <w:tcPr>
            <w:tcW w:w="1419" w:type="pct"/>
            <w:gridSpan w:val="4"/>
            <w:vAlign w:val="center"/>
          </w:tcPr>
          <w:p w14:paraId="793E9B3F">
            <w:pPr>
              <w:pStyle w:val="19"/>
              <w:widowControl/>
              <w:rPr>
                <w:ins w:id="226" w:author="任坦坦" w:date="2026-03-20T08:56:46Z"/>
                <w:rFonts w:hint="default" w:eastAsia="宋体"/>
                <w:lang w:val="en-US" w:eastAsia="zh-CN"/>
              </w:rPr>
            </w:pPr>
            <w:ins w:id="227" w:author="任坦坦" w:date="2026-03-20T08:56:46Z">
              <w:r>
                <w:rPr>
                  <w:rFonts w:hint="eastAsia"/>
                  <w:lang w:val="en-US" w:eastAsia="zh-CN"/>
                </w:rPr>
                <w:t>1000</w:t>
              </w:r>
            </w:ins>
          </w:p>
        </w:tc>
        <w:tc>
          <w:tcPr>
            <w:tcW w:w="2238" w:type="pct"/>
            <w:gridSpan w:val="6"/>
            <w:vAlign w:val="center"/>
          </w:tcPr>
          <w:p w14:paraId="6B2F16D5">
            <w:pPr>
              <w:pStyle w:val="19"/>
              <w:widowControl/>
              <w:rPr>
                <w:ins w:id="228" w:author="任坦坦" w:date="2026-03-20T08:56:46Z"/>
                <w:rFonts w:hint="default" w:eastAsia="宋体"/>
                <w:lang w:val="en-US" w:eastAsia="zh-CN"/>
              </w:rPr>
            </w:pPr>
            <w:ins w:id="229" w:author="任坦坦" w:date="2026-03-20T08:56:46Z">
              <w:r>
                <w:rPr>
                  <w:rFonts w:hint="eastAsia"/>
                  <w:lang w:val="en-US" w:eastAsia="zh-CN"/>
                </w:rPr>
                <w:t>1500</w:t>
              </w:r>
            </w:ins>
          </w:p>
        </w:tc>
        <w:tc>
          <w:tcPr>
            <w:tcW w:w="764" w:type="pct"/>
            <w:gridSpan w:val="2"/>
            <w:vAlign w:val="center"/>
          </w:tcPr>
          <w:p w14:paraId="72C8ACB2">
            <w:pPr>
              <w:pStyle w:val="19"/>
              <w:widowControl/>
              <w:rPr>
                <w:ins w:id="230" w:author="任坦坦" w:date="2026-03-20T08:56:46Z"/>
                <w:rFonts w:hint="default" w:eastAsia="宋体"/>
                <w:lang w:val="en-US" w:eastAsia="zh-CN"/>
              </w:rPr>
            </w:pPr>
            <w:ins w:id="231" w:author="任坦坦" w:date="2026-03-20T08:56:46Z">
              <w:r>
                <w:rPr>
                  <w:rFonts w:hint="eastAsia"/>
                  <w:lang w:val="en-US" w:eastAsia="zh-CN"/>
                </w:rPr>
                <w:t>2000</w:t>
              </w:r>
            </w:ins>
          </w:p>
        </w:tc>
      </w:tr>
      <w:tr w14:paraId="2359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32" w:author="任坦坦" w:date="2026-03-20T08:56:46Z"/>
        </w:trPr>
        <w:tc>
          <w:tcPr>
            <w:tcW w:w="577" w:type="pct"/>
            <w:vAlign w:val="center"/>
          </w:tcPr>
          <w:p w14:paraId="5277D26B">
            <w:pPr>
              <w:pStyle w:val="19"/>
              <w:widowControl/>
              <w:rPr>
                <w:ins w:id="233" w:author="任坦坦" w:date="2026-03-20T08:56:46Z"/>
              </w:rPr>
            </w:pPr>
            <w:ins w:id="234" w:author="任坦坦" w:date="2026-03-20T08:56:46Z">
              <w:r>
                <w:rPr/>
                <w:t>异烟肼（mg）</w:t>
              </w:r>
            </w:ins>
          </w:p>
        </w:tc>
        <w:tc>
          <w:tcPr>
            <w:tcW w:w="4422" w:type="pct"/>
            <w:gridSpan w:val="12"/>
            <w:vAlign w:val="center"/>
          </w:tcPr>
          <w:p w14:paraId="6C47734C">
            <w:pPr>
              <w:pStyle w:val="19"/>
              <w:widowControl/>
              <w:jc w:val="center"/>
              <w:rPr>
                <w:ins w:id="235" w:author="任坦坦" w:date="2026-03-20T08:56:46Z"/>
                <w:rFonts w:hint="default" w:eastAsia="宋体"/>
                <w:lang w:val="en-US" w:eastAsia="zh-CN"/>
              </w:rPr>
            </w:pPr>
            <w:ins w:id="236" w:author="任坦坦" w:date="2026-03-20T08:56:46Z">
              <w:r>
                <w:rPr>
                  <w:rFonts w:hint="eastAsia"/>
                  <w:lang w:val="en-US" w:eastAsia="zh-CN"/>
                </w:rPr>
                <w:t>300</w:t>
              </w:r>
            </w:ins>
          </w:p>
        </w:tc>
      </w:tr>
      <w:tr w14:paraId="519A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37" w:author="任坦坦" w:date="2026-03-20T08:56:46Z"/>
        </w:trPr>
        <w:tc>
          <w:tcPr>
            <w:tcW w:w="5000" w:type="pct"/>
            <w:gridSpan w:val="13"/>
            <w:vAlign w:val="center"/>
          </w:tcPr>
          <w:p w14:paraId="15D5DBCD">
            <w:pPr>
              <w:pStyle w:val="19"/>
              <w:widowControl/>
              <w:rPr>
                <w:ins w:id="238" w:author="任坦坦" w:date="2026-03-20T08:56:46Z"/>
              </w:rPr>
            </w:pPr>
            <w:ins w:id="239" w:author="任坦坦" w:date="2026-03-20T08:56:46Z">
              <w:r>
                <w:rPr/>
                <w:t>队列A利福喷丁</w:t>
              </w:r>
            </w:ins>
            <w:ins w:id="240" w:author="任坦坦" w:date="2026-03-20T08:57:58Z">
              <w:r>
                <w:rPr>
                  <w:rFonts w:hint="eastAsia"/>
                  <w:lang w:val="en-US" w:eastAsia="zh-CN"/>
                </w:rPr>
                <w:t>剂量</w:t>
              </w:r>
            </w:ins>
            <w:ins w:id="241" w:author="任坦坦" w:date="2026-03-20T08:56:46Z">
              <w:r>
                <w:rPr/>
                <w:t>：A1</w:t>
              </w:r>
            </w:ins>
            <w:ins w:id="242" w:author="任坦坦" w:date="2026-03-20T08:57:45Z">
              <w:r>
                <w:rPr>
                  <w:rFonts w:hint="eastAsia"/>
                  <w:lang w:val="en-US" w:eastAsia="zh-CN"/>
                </w:rPr>
                <w:t xml:space="preserve"> </w:t>
              </w:r>
            </w:ins>
            <w:ins w:id="243" w:author="任坦坦" w:date="2026-03-20T08:58:02Z">
              <w:r>
                <w:rPr>
                  <w:rFonts w:hint="eastAsia"/>
                  <w:lang w:val="en-US" w:eastAsia="zh-CN"/>
                </w:rPr>
                <w:t xml:space="preserve"> </w:t>
              </w:r>
            </w:ins>
            <w:ins w:id="244" w:author="任坦坦" w:date="2026-03-20T08:57:45Z">
              <w:r>
                <w:rPr/>
                <w:t>1200 mg/日</w:t>
              </w:r>
            </w:ins>
            <w:ins w:id="245" w:author="任坦坦" w:date="2026-03-20T08:56:46Z">
              <w:r>
                <w:rPr/>
                <w:t>；A2</w:t>
              </w:r>
            </w:ins>
            <w:ins w:id="246" w:author="任坦坦" w:date="2026-03-20T08:58:11Z">
              <w:r>
                <w:rPr>
                  <w:rFonts w:hint="eastAsia"/>
                  <w:lang w:val="en-US" w:eastAsia="zh-CN"/>
                </w:rPr>
                <w:t xml:space="preserve"> </w:t>
              </w:r>
            </w:ins>
            <w:ins w:id="247" w:author="任坦坦" w:date="2026-03-20T08:58:14Z">
              <w:r>
                <w:rPr>
                  <w:rFonts w:hint="eastAsia"/>
                  <w:lang w:val="en-US" w:eastAsia="zh-CN"/>
                </w:rPr>
                <w:t>9</w:t>
              </w:r>
            </w:ins>
            <w:ins w:id="248" w:author="任坦坦" w:date="2026-03-20T08:58:10Z">
              <w:r>
                <w:rPr/>
                <w:t>00 mg/日</w:t>
              </w:r>
            </w:ins>
            <w:ins w:id="249" w:author="任坦坦" w:date="2026-03-20T08:56:46Z">
              <w:r>
                <w:rPr/>
                <w:t>；建议餐后1小时内服用。</w:t>
              </w:r>
            </w:ins>
          </w:p>
        </w:tc>
      </w:tr>
      <w:tr w14:paraId="3A6C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50" w:author="任坦坦" w:date="2026-03-20T08:56:46Z"/>
        </w:trPr>
        <w:tc>
          <w:tcPr>
            <w:tcW w:w="577" w:type="pct"/>
            <w:vAlign w:val="center"/>
          </w:tcPr>
          <w:p w14:paraId="4E088A00">
            <w:pPr>
              <w:pStyle w:val="19"/>
              <w:widowControl/>
              <w:rPr>
                <w:ins w:id="251" w:author="任坦坦" w:date="2026-03-20T08:56:46Z"/>
              </w:rPr>
            </w:pPr>
            <w:ins w:id="252" w:author="任坦坦" w:date="2026-03-20T08:56:46Z">
              <w:r>
                <w:rPr/>
                <w:t>利福喷丁（</w:t>
              </w:r>
            </w:ins>
            <w:ins w:id="253" w:author="任坦坦" w:date="2026-03-20T08:58:51Z">
              <w:r>
                <w:rPr/>
                <w:t>1200 mg/日</w:t>
              </w:r>
            </w:ins>
            <w:ins w:id="254" w:author="任坦坦" w:date="2026-03-20T08:58:56Z">
              <w:r>
                <w:rPr>
                  <w:rFonts w:hint="eastAsia"/>
                  <w:lang w:eastAsia="zh-CN"/>
                </w:rPr>
                <w:t>；</w:t>
              </w:r>
            </w:ins>
            <w:ins w:id="255" w:author="任坦坦" w:date="2026-03-20T08:56:46Z">
              <w:r>
                <w:rPr/>
                <w:t>Arm A2）</w:t>
              </w:r>
            </w:ins>
          </w:p>
        </w:tc>
        <w:tc>
          <w:tcPr>
            <w:tcW w:w="4422" w:type="pct"/>
            <w:gridSpan w:val="12"/>
            <w:vAlign w:val="center"/>
          </w:tcPr>
          <w:p w14:paraId="20D7C759">
            <w:pPr>
              <w:pStyle w:val="19"/>
              <w:widowControl/>
              <w:jc w:val="center"/>
              <w:rPr>
                <w:ins w:id="256" w:author="任坦坦" w:date="2026-03-20T08:56:46Z"/>
              </w:rPr>
            </w:pPr>
            <w:ins w:id="257" w:author="任坦坦" w:date="2026-03-20T08:56:46Z">
              <w:r>
                <w:rPr/>
                <w:t>1200</w:t>
              </w:r>
            </w:ins>
          </w:p>
        </w:tc>
      </w:tr>
      <w:tr w14:paraId="7CAF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58" w:author="任坦坦" w:date="2026-03-20T08:56:46Z"/>
        </w:trPr>
        <w:tc>
          <w:tcPr>
            <w:tcW w:w="577" w:type="pct"/>
            <w:vAlign w:val="center"/>
          </w:tcPr>
          <w:p w14:paraId="656F5997">
            <w:pPr>
              <w:pStyle w:val="19"/>
              <w:widowControl/>
              <w:rPr>
                <w:ins w:id="259" w:author="任坦坦" w:date="2026-03-20T08:56:46Z"/>
              </w:rPr>
            </w:pPr>
            <w:ins w:id="260" w:author="任坦坦" w:date="2026-03-20T08:56:46Z">
              <w:r>
                <w:rPr/>
                <w:t>利福喷丁（</w:t>
              </w:r>
            </w:ins>
            <w:ins w:id="261" w:author="任坦坦" w:date="2026-03-20T08:59:43Z">
              <w:r>
                <w:rPr>
                  <w:rFonts w:hint="eastAsia"/>
                  <w:lang w:val="en-US" w:eastAsia="zh-CN"/>
                </w:rPr>
                <w:t>9</w:t>
              </w:r>
            </w:ins>
            <w:ins w:id="262" w:author="任坦坦" w:date="2026-03-20T08:59:40Z">
              <w:r>
                <w:rPr/>
                <w:t>00 mg/日</w:t>
              </w:r>
            </w:ins>
            <w:ins w:id="263" w:author="任坦坦" w:date="2026-03-20T08:59:40Z">
              <w:r>
                <w:rPr>
                  <w:rFonts w:hint="eastAsia"/>
                  <w:lang w:eastAsia="zh-CN"/>
                </w:rPr>
                <w:t>；</w:t>
              </w:r>
            </w:ins>
            <w:ins w:id="264" w:author="任坦坦" w:date="2026-03-20T08:59:40Z">
              <w:r>
                <w:rPr/>
                <w:t>Arm A</w:t>
              </w:r>
            </w:ins>
            <w:ins w:id="265" w:author="任坦坦" w:date="2026-03-20T08:56:46Z">
              <w:r>
                <w:rPr/>
                <w:t>1）</w:t>
              </w:r>
            </w:ins>
          </w:p>
        </w:tc>
        <w:tc>
          <w:tcPr>
            <w:tcW w:w="4422" w:type="pct"/>
            <w:gridSpan w:val="12"/>
            <w:vAlign w:val="center"/>
          </w:tcPr>
          <w:p w14:paraId="343A293C">
            <w:pPr>
              <w:pStyle w:val="19"/>
              <w:widowControl/>
              <w:jc w:val="center"/>
              <w:rPr>
                <w:ins w:id="266" w:author="任坦坦" w:date="2026-03-20T08:56:46Z"/>
                <w:rFonts w:hint="default" w:eastAsia="宋体"/>
                <w:lang w:val="en-US" w:eastAsia="zh-CN"/>
              </w:rPr>
            </w:pPr>
            <w:ins w:id="267" w:author="任坦坦" w:date="2026-03-20T08:59:29Z">
              <w:r>
                <w:rPr>
                  <w:rFonts w:hint="eastAsia" w:eastAsia="宋体"/>
                  <w:lang w:val="en-US" w:eastAsia="zh-CN"/>
                </w:rPr>
                <w:t>900</w:t>
              </w:r>
            </w:ins>
          </w:p>
        </w:tc>
      </w:tr>
      <w:tr w14:paraId="5CB5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68" w:author="任坦坦" w:date="2026-03-20T08:56:46Z"/>
        </w:trPr>
        <w:tc>
          <w:tcPr>
            <w:tcW w:w="577" w:type="pct"/>
            <w:vAlign w:val="center"/>
          </w:tcPr>
          <w:p w14:paraId="2EBFAF26">
            <w:pPr>
              <w:pStyle w:val="19"/>
              <w:widowControl/>
              <w:rPr>
                <w:ins w:id="269" w:author="任坦坦" w:date="2026-03-20T08:56:46Z"/>
              </w:rPr>
            </w:pPr>
            <w:ins w:id="270" w:author="任坦坦" w:date="2026-03-20T08:56:46Z">
              <w:r>
                <w:rPr/>
                <w:t>利福平（mg）</w:t>
              </w:r>
            </w:ins>
          </w:p>
        </w:tc>
        <w:tc>
          <w:tcPr>
            <w:tcW w:w="1419" w:type="pct"/>
            <w:gridSpan w:val="4"/>
            <w:vAlign w:val="center"/>
          </w:tcPr>
          <w:p w14:paraId="7B254681">
            <w:pPr>
              <w:pStyle w:val="19"/>
              <w:widowControl/>
              <w:jc w:val="center"/>
              <w:rPr>
                <w:ins w:id="271" w:author="任坦坦" w:date="2026-03-20T08:56:46Z"/>
                <w:rFonts w:hint="default" w:eastAsia="宋体"/>
                <w:lang w:val="en-US" w:eastAsia="zh-CN"/>
              </w:rPr>
            </w:pPr>
            <w:ins w:id="272" w:author="任坦坦" w:date="2026-03-20T08:56:46Z">
              <w:r>
                <w:rPr>
                  <w:rFonts w:hint="eastAsia"/>
                  <w:lang w:val="en-US" w:eastAsia="zh-CN"/>
                </w:rPr>
                <w:t>450</w:t>
              </w:r>
            </w:ins>
          </w:p>
        </w:tc>
        <w:tc>
          <w:tcPr>
            <w:tcW w:w="3002" w:type="pct"/>
            <w:gridSpan w:val="8"/>
            <w:vAlign w:val="center"/>
          </w:tcPr>
          <w:p w14:paraId="472B7916">
            <w:pPr>
              <w:pStyle w:val="19"/>
              <w:widowControl/>
              <w:jc w:val="center"/>
              <w:rPr>
                <w:ins w:id="273" w:author="任坦坦" w:date="2026-03-20T08:56:46Z"/>
                <w:rFonts w:hint="default" w:eastAsia="宋体"/>
                <w:lang w:val="en-US" w:eastAsia="zh-CN"/>
              </w:rPr>
            </w:pPr>
            <w:ins w:id="274" w:author="任坦坦" w:date="2026-03-20T08:56:46Z">
              <w:r>
                <w:rPr>
                  <w:rFonts w:hint="eastAsia"/>
                  <w:lang w:val="en-US" w:eastAsia="zh-CN"/>
                </w:rPr>
                <w:t>600</w:t>
              </w:r>
            </w:ins>
          </w:p>
        </w:tc>
      </w:tr>
      <w:tr w14:paraId="2930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75" w:author="任坦坦" w:date="2026-03-20T08:56:46Z"/>
        </w:trPr>
        <w:tc>
          <w:tcPr>
            <w:tcW w:w="577" w:type="pct"/>
            <w:vAlign w:val="center"/>
          </w:tcPr>
          <w:p w14:paraId="56852BA8">
            <w:pPr>
              <w:pStyle w:val="19"/>
              <w:widowControl/>
              <w:rPr>
                <w:ins w:id="276" w:author="任坦坦" w:date="2026-03-20T08:56:46Z"/>
              </w:rPr>
            </w:pPr>
            <w:ins w:id="277" w:author="任坦坦" w:date="2026-03-20T08:56:46Z">
              <w:r>
                <w:rPr/>
                <w:t>莫西沙星（mg）</w:t>
              </w:r>
            </w:ins>
          </w:p>
        </w:tc>
        <w:tc>
          <w:tcPr>
            <w:tcW w:w="4422" w:type="pct"/>
            <w:gridSpan w:val="12"/>
            <w:vAlign w:val="center"/>
          </w:tcPr>
          <w:p w14:paraId="7BE01497">
            <w:pPr>
              <w:pStyle w:val="19"/>
              <w:widowControl/>
              <w:jc w:val="center"/>
              <w:rPr>
                <w:ins w:id="278" w:author="任坦坦" w:date="2026-03-20T08:56:46Z"/>
                <w:rFonts w:hint="default" w:eastAsia="宋体"/>
                <w:lang w:val="en-US" w:eastAsia="zh-CN"/>
              </w:rPr>
            </w:pPr>
            <w:ins w:id="279" w:author="任坦坦" w:date="2026-03-20T08:56:46Z">
              <w:r>
                <w:rPr>
                  <w:rFonts w:hint="eastAsia"/>
                  <w:lang w:val="en-US" w:eastAsia="zh-CN"/>
                </w:rPr>
                <w:t>400</w:t>
              </w:r>
            </w:ins>
          </w:p>
        </w:tc>
      </w:tr>
      <w:tr w14:paraId="5B79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80" w:author="任坦坦" w:date="2026-03-20T08:56:46Z"/>
        </w:trPr>
        <w:tc>
          <w:tcPr>
            <w:tcW w:w="577" w:type="pct"/>
            <w:vAlign w:val="center"/>
          </w:tcPr>
          <w:p w14:paraId="0F005FD0">
            <w:pPr>
              <w:pStyle w:val="19"/>
              <w:widowControl/>
              <w:rPr>
                <w:ins w:id="281" w:author="任坦坦" w:date="2026-03-20T08:56:46Z"/>
              </w:rPr>
            </w:pPr>
            <w:ins w:id="282" w:author="任坦坦" w:date="2026-03-20T08:56:46Z">
              <w:r>
                <w:rPr/>
                <w:t>乙胺丁醇（E，mg）</w:t>
              </w:r>
            </w:ins>
          </w:p>
        </w:tc>
        <w:tc>
          <w:tcPr>
            <w:tcW w:w="1419" w:type="pct"/>
            <w:gridSpan w:val="4"/>
            <w:vAlign w:val="center"/>
          </w:tcPr>
          <w:p w14:paraId="43263220">
            <w:pPr>
              <w:pStyle w:val="19"/>
              <w:widowControl/>
              <w:jc w:val="center"/>
              <w:rPr>
                <w:ins w:id="283" w:author="任坦坦" w:date="2026-03-20T08:56:46Z"/>
                <w:rFonts w:hint="default" w:eastAsia="宋体"/>
                <w:lang w:val="en-US" w:eastAsia="zh-CN"/>
              </w:rPr>
            </w:pPr>
            <w:ins w:id="284" w:author="任坦坦" w:date="2026-03-20T08:56:46Z">
              <w:r>
                <w:rPr>
                  <w:rFonts w:hint="eastAsia"/>
                  <w:lang w:val="en-US" w:eastAsia="zh-CN"/>
                </w:rPr>
                <w:t>750</w:t>
              </w:r>
            </w:ins>
          </w:p>
        </w:tc>
        <w:tc>
          <w:tcPr>
            <w:tcW w:w="3002" w:type="pct"/>
            <w:gridSpan w:val="8"/>
            <w:vAlign w:val="center"/>
          </w:tcPr>
          <w:p w14:paraId="121F5931">
            <w:pPr>
              <w:pStyle w:val="19"/>
              <w:widowControl/>
              <w:jc w:val="center"/>
              <w:rPr>
                <w:ins w:id="285" w:author="任坦坦" w:date="2026-03-20T08:56:46Z"/>
                <w:rFonts w:hint="default" w:eastAsia="宋体"/>
                <w:lang w:val="en-US" w:eastAsia="zh-CN"/>
              </w:rPr>
            </w:pPr>
            <w:ins w:id="286" w:author="任坦坦" w:date="2026-03-20T08:56:46Z">
              <w:r>
                <w:rPr>
                  <w:rFonts w:hint="eastAsia"/>
                  <w:lang w:val="en-US" w:eastAsia="zh-CN"/>
                </w:rPr>
                <w:t>1000</w:t>
              </w:r>
            </w:ins>
          </w:p>
        </w:tc>
      </w:tr>
      <w:tr w14:paraId="6F9B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87" w:author="任坦坦" w:date="2026-03-20T08:56:46Z"/>
        </w:trPr>
        <w:tc>
          <w:tcPr>
            <w:tcW w:w="577" w:type="pct"/>
            <w:vAlign w:val="center"/>
          </w:tcPr>
          <w:p w14:paraId="6F552B35">
            <w:pPr>
              <w:pStyle w:val="19"/>
              <w:widowControl/>
              <w:rPr>
                <w:ins w:id="288" w:author="任坦坦" w:date="2026-03-20T08:56:46Z"/>
              </w:rPr>
            </w:pPr>
            <w:ins w:id="289" w:author="任坦坦" w:date="2026-03-20T08:56:46Z">
              <w:r>
                <w:rPr/>
                <w:t>维生素B6（mg）</w:t>
              </w:r>
            </w:ins>
          </w:p>
        </w:tc>
        <w:tc>
          <w:tcPr>
            <w:tcW w:w="4422" w:type="pct"/>
            <w:gridSpan w:val="12"/>
            <w:vAlign w:val="center"/>
          </w:tcPr>
          <w:p w14:paraId="62D79F09">
            <w:pPr>
              <w:pStyle w:val="19"/>
              <w:widowControl/>
              <w:ind w:firstLine="3360" w:firstLineChars="1600"/>
              <w:jc w:val="both"/>
              <w:rPr>
                <w:ins w:id="290" w:author="任坦坦" w:date="2026-03-20T08:56:46Z"/>
                <w:rFonts w:hint="default" w:eastAsia="宋体"/>
                <w:lang w:val="en-US" w:eastAsia="zh-CN"/>
              </w:rPr>
            </w:pPr>
            <w:ins w:id="291" w:author="任坦坦" w:date="2026-03-20T08:56:46Z">
              <w:r>
                <w:rPr>
                  <w:rFonts w:hint="eastAsia"/>
                  <w:lang w:val="en-US" w:eastAsia="zh-CN"/>
                </w:rPr>
                <w:t>30</w:t>
              </w:r>
            </w:ins>
          </w:p>
        </w:tc>
      </w:tr>
    </w:tbl>
    <w:p w14:paraId="6F82486F">
      <w:pPr>
        <w:spacing w:after="120" w:line="312" w:lineRule="auto"/>
        <w:ind w:firstLine="480" w:firstLineChars="200"/>
        <w:rPr>
          <w:rFonts w:hint="default" w:ascii="Times New Roman" w:hAnsi="Times New Roman" w:eastAsia="宋体" w:cs="Times New Roman"/>
          <w:sz w:val="24"/>
          <w:szCs w:val="24"/>
        </w:rPr>
      </w:pPr>
    </w:p>
    <w:p w14:paraId="3A821C0C">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7.4 伴随治疗与支持治疗（Concomitant Care）</w:t>
      </w:r>
    </w:p>
    <w:p w14:paraId="33062CD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糖尿病管理：所有受试者按研究规定的TB-DM管理SOP进行血糖监测与降糖治疗优化。鉴于利福霉素类（R/P）可能通过酶诱导影响部分口服降糖药暴露水平，研究者应在内分泌专科支持下评估降糖方案并记录调整原因与时间点。</w:t>
      </w:r>
    </w:p>
    <w:p w14:paraId="58FEB34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结核相关支持治疗：允许按临床需要使用止咳祛痰、解热镇痛、营养支持等治疗；严禁以可能影响结核疗效评估的方式长期使用系统性糖皮质激素或免疫抑制剂（除非有明确医学指征且经研究负责人批准并记录）。</w:t>
      </w:r>
    </w:p>
    <w:p w14:paraId="6A145AA5">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（3）合并用药记录：所有处方药、非处方药与中草药/保健品均需在EDC中记录起止时间与适应证。</w:t>
      </w:r>
    </w:p>
    <w:p w14:paraId="56B4B1F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7.5 禁用或慎用合并用药</w:t>
      </w:r>
    </w:p>
    <w:p w14:paraId="6694707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为降低相互作用与安全性风险，研究期间应避免或慎用以下药物类别：</w:t>
      </w:r>
    </w:p>
    <w:p w14:paraId="0F9623C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与利福霉素类存在严重相互作用且无法替代的药物（以药师/说明书/相互作用数据库为准）。</w:t>
      </w:r>
    </w:p>
    <w:p w14:paraId="4D9C7A0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显著延长QT间期的药物（与M联用时风险增加），如必须使用应加强心电监测并记录风险评估。</w:t>
      </w:r>
    </w:p>
    <w:p w14:paraId="3CA5A46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已知可显著增加肝毒性风险的药物或酒精滥用。</w:t>
      </w:r>
    </w:p>
    <w:p w14:paraId="18F9053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研究者判断可能显著影响结核疗效评估或随访依从性的药物/治疗。</w:t>
      </w:r>
    </w:p>
    <w:p w14:paraId="56984EE4">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7.6 剂量调整、暂停与再挑战（Dose Modification）</w:t>
      </w:r>
    </w:p>
    <w:p w14:paraId="578A256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药物剂量调整与暂停/再挑战遵循以下原则：（1）以受试者安全为首要；（2）尽量保留利福霉素类与H以维持核心杀菌/灭菌活性；（3）对可替代或可停用药物（如Z、E、M）优先采取暂停/停用与替代策略；（4）所有调整均需记录触发事件、DAIDS分级、处置措施、恢复时间与结局。</w:t>
      </w:r>
    </w:p>
    <w:p w14:paraId="3527FD66">
      <w:pP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7.6.1 肝毒性处置（示例原则）</w:t>
      </w:r>
    </w:p>
    <w:p w14:paraId="339915B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当出现疑似药物性肝损伤时，按</w:t>
      </w:r>
      <w:r>
        <w:rPr>
          <w:rFonts w:hint="eastAsia" w:ascii="Times New Roman" w:hAnsi="Times New Roman" w:eastAsia="宋体" w:cs="Times New Roman"/>
          <w:sz w:val="24"/>
          <w:szCs w:val="24"/>
          <w:lang w:val="en-US" w:eastAsia="zh-CN"/>
        </w:rPr>
        <w:t>不良反应处理</w:t>
      </w:r>
      <w:r>
        <w:rPr>
          <w:rFonts w:hint="default" w:ascii="Times New Roman" w:hAnsi="Times New Roman" w:eastAsia="宋体" w:cs="Times New Roman"/>
          <w:sz w:val="24"/>
          <w:szCs w:val="24"/>
        </w:rPr>
        <w:t>与DAIDS分级</w:t>
      </w:r>
      <w:r>
        <w:rPr>
          <w:rFonts w:hint="eastAsia" w:ascii="Times New Roman" w:hAnsi="Times New Roman" w:eastAsia="宋体" w:cs="Times New Roman"/>
          <w:sz w:val="24"/>
          <w:szCs w:val="24"/>
          <w:lang w:eastAsia="zh-CN"/>
        </w:rPr>
        <w:t>的</w:t>
      </w:r>
      <w:r>
        <w:rPr>
          <w:rFonts w:hint="eastAsia" w:ascii="Times New Roman" w:hAnsi="Times New Roman" w:eastAsia="宋体" w:cs="Times New Roman"/>
          <w:sz w:val="24"/>
          <w:szCs w:val="24"/>
          <w:lang w:val="en-US" w:eastAsia="zh-CN"/>
        </w:rPr>
        <w:t>相关SOP</w:t>
      </w:r>
      <w:r>
        <w:rPr>
          <w:rFonts w:hint="default" w:ascii="Times New Roman" w:hAnsi="Times New Roman" w:eastAsia="宋体" w:cs="Times New Roman"/>
          <w:sz w:val="24"/>
          <w:szCs w:val="24"/>
        </w:rPr>
        <w:t>执行：达到预设阈值（例如ALT&gt;3×ULN伴症状，或ALT&gt;5×ULN，或TBIL&gt;2×ULN）时应暂停所有可疑肝毒性药物并评估其他病因；肝功能恢复后按预设再挑战顺序逐一恢复核心药物；若再次出现肝损伤，可永久停用Z或调整方案。</w:t>
      </w:r>
    </w:p>
    <w:p w14:paraId="09503EE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7.6.2 视神经毒性（E相关）处置</w:t>
      </w:r>
    </w:p>
    <w:p w14:paraId="2549625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E期间（尤其强化期）应至少每月检测视力（建议同时评估色觉/视野）作为预警机制。如出现视力下降、视野缺损、色觉异常等疑似视神经病变，应立即停用E并转眼科评估。必要时替代方案由研究者根据指南与临床判断制定，并记录在EDC中。</w:t>
      </w:r>
    </w:p>
    <w:p w14:paraId="62786C5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7.6.3 QTcF延长与心律失常（M相关）处置</w:t>
      </w:r>
    </w:p>
    <w:p w14:paraId="4D1F16D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如QTcF&gt;500 ms或较基线延长&gt;60 ms，或出现与QT延长相关的临床严重心律失常，</w:t>
      </w:r>
      <w:r>
        <w:rPr>
          <w:rFonts w:hint="eastAsia" w:ascii="Times New Roman" w:hAnsi="Times New Roman" w:eastAsia="宋体" w:cs="Times New Roman"/>
          <w:sz w:val="24"/>
          <w:szCs w:val="24"/>
          <w:lang w:val="en-US" w:eastAsia="zh-CN"/>
        </w:rPr>
        <w:t>或出现明显心脏毒性症状（胸闷、心悸、胸痛、晕厥），</w:t>
      </w:r>
      <w:r>
        <w:rPr>
          <w:rFonts w:hint="default" w:ascii="Times New Roman" w:hAnsi="Times New Roman" w:eastAsia="宋体" w:cs="Times New Roman"/>
          <w:sz w:val="24"/>
          <w:szCs w:val="24"/>
        </w:rPr>
        <w:t>应暂停M并纠正可逆因素（低钾、合并用药等）。QTcF恢复后是否再挑战或永久停用M按</w:t>
      </w:r>
      <w:r>
        <w:rPr>
          <w:rFonts w:hint="eastAsia" w:ascii="Times New Roman" w:hAnsi="Times New Roman" w:eastAsia="宋体" w:cs="Times New Roman"/>
          <w:sz w:val="24"/>
          <w:szCs w:val="24"/>
          <w:lang w:val="en-US" w:eastAsia="zh-CN"/>
        </w:rPr>
        <w:t>相关SOP</w:t>
      </w:r>
      <w:r>
        <w:rPr>
          <w:rFonts w:hint="default" w:ascii="Times New Roman" w:hAnsi="Times New Roman" w:eastAsia="宋体" w:cs="Times New Roman"/>
          <w:sz w:val="24"/>
          <w:szCs w:val="24"/>
        </w:rPr>
        <w:t>执行。</w:t>
      </w:r>
    </w:p>
    <w:p w14:paraId="5A79E87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7.6.4 过敏反应与其他严重不良事件</w:t>
      </w:r>
    </w:p>
    <w:p w14:paraId="7C8C626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出现危及生命的过敏反应（如过敏性休克）或研究者判断继续用药存在不可接受风险时，应永久停用相关药物并启动救援治疗。</w:t>
      </w:r>
    </w:p>
    <w:p w14:paraId="524114A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7.7 救援治疗与方案转换（Rescue Therapy）</w:t>
      </w:r>
    </w:p>
    <w:p w14:paraId="126566E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当发生以下情况之一，应启动救援治疗或按临床需要转换方案：</w:t>
      </w:r>
    </w:p>
    <w:p w14:paraId="2F22CCF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随机后进一步药敏/基因检测证实对核心药物耐药；</w:t>
      </w:r>
    </w:p>
    <w:p w14:paraId="47FD1B9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治疗期间细菌学复阳、明确治疗失败或临床/影像学进展且排除依从性问题；</w:t>
      </w:r>
    </w:p>
    <w:p w14:paraId="36AEFB8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因严重不良事件无法继续使用方案规定的关键药物组合；</w:t>
      </w:r>
    </w:p>
    <w:p w14:paraId="34E8D17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出现需按指南延长或改变治疗路径的严重肺外结核表现。</w:t>
      </w:r>
    </w:p>
    <w:p w14:paraId="4D742C9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救援治疗方案由研究者依据当地指南与耐药结果制定。研究团队应尽最大努力保留受试者随访，并将事件提交CEC进行结局裁决（如适用）。</w:t>
      </w:r>
    </w:p>
    <w:p w14:paraId="32DAF2E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7.8 依从性监测与促进措施</w:t>
      </w:r>
    </w:p>
    <w:p w14:paraId="4F46C66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本研究采用多手段依从性监测与促进策略，包括：</w:t>
      </w:r>
    </w:p>
    <w:p w14:paraId="63B79C9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电子化用药与随访工具（扫码/小程序记录、提醒与回访）；</w:t>
      </w:r>
    </w:p>
    <w:p w14:paraId="6513087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现场（线下）和</w:t>
      </w:r>
      <w:r>
        <w:rPr>
          <w:rFonts w:hint="default" w:ascii="Times New Roman" w:hAnsi="Times New Roman" w:eastAsia="宋体" w:cs="Times New Roman"/>
          <w:sz w:val="24"/>
          <w:szCs w:val="24"/>
        </w:rPr>
        <w:t>关键时间点</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线上或线下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w:t>
      </w:r>
      <w:r>
        <w:rPr>
          <w:rFonts w:hint="eastAsia" w:ascii="Times New Roman" w:hAnsi="Times New Roman" w:eastAsia="宋体" w:cs="Times New Roman"/>
          <w:sz w:val="24"/>
          <w:szCs w:val="24"/>
          <w:lang w:val="en-US" w:eastAsia="zh-CN"/>
        </w:rPr>
        <w:t>服药</w:t>
      </w:r>
      <w:r>
        <w:rPr>
          <w:rFonts w:hint="default" w:ascii="Times New Roman" w:hAnsi="Times New Roman" w:eastAsia="宋体" w:cs="Times New Roman"/>
          <w:sz w:val="24"/>
          <w:szCs w:val="24"/>
        </w:rPr>
        <w:t>依从性核查；</w:t>
      </w:r>
    </w:p>
    <w:p w14:paraId="5754C20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对</w:t>
      </w:r>
      <w:del w:id="292" w:author="付亮" w:date="2026-03-25T07:47:40Z">
        <w:r>
          <w:rPr>
            <w:rFonts w:hint="default" w:ascii="Times New Roman" w:hAnsi="Times New Roman" w:eastAsia="宋体" w:cs="Times New Roman"/>
            <w:sz w:val="24"/>
            <w:szCs w:val="24"/>
          </w:rPr>
          <w:delText>高风险</w:delText>
        </w:r>
      </w:del>
      <w:ins w:id="293"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受试者实施强化随访与分级追访；</w:t>
      </w:r>
    </w:p>
    <w:p w14:paraId="2641E60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必要时采用直接督导服药（DOT）或视频督导（</w:t>
      </w:r>
      <w:r>
        <w:rPr>
          <w:rFonts w:hint="eastAsia" w:ascii="Times New Roman" w:hAnsi="Times New Roman" w:eastAsia="宋体" w:cs="Times New Roman"/>
          <w:sz w:val="24"/>
          <w:szCs w:val="24"/>
          <w:lang w:val="en-US" w:eastAsia="zh-CN"/>
        </w:rPr>
        <w:t>V</w:t>
      </w:r>
      <w:r>
        <w:rPr>
          <w:rFonts w:hint="default" w:ascii="Times New Roman" w:hAnsi="Times New Roman" w:eastAsia="宋体" w:cs="Times New Roman"/>
          <w:sz w:val="24"/>
          <w:szCs w:val="24"/>
        </w:rPr>
        <w:t>OT），具体由中心按资源条件执行并记录。</w:t>
      </w:r>
    </w:p>
    <w:p w14:paraId="3411051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7.9 研究药物管理（发放、回收与追溯）</w:t>
      </w:r>
    </w:p>
    <w:p w14:paraId="4E6B6A1B">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研究方提供免费的研究药物。</w:t>
      </w:r>
      <w:r>
        <w:rPr>
          <w:rFonts w:hint="default" w:ascii="Times New Roman" w:hAnsi="Times New Roman" w:eastAsia="宋体" w:cs="Times New Roman"/>
          <w:sz w:val="24"/>
          <w:szCs w:val="24"/>
        </w:rPr>
        <w:t>研究药物的采购、储存、发放、回收与销毁应符合GCP与中心药学管理要求，并建立完整的台账与审计追踪。研究药物应由授权药师发放；每次发放需核对受试者编号、剂量、数量与用药周期。受试者需按要求</w:t>
      </w:r>
      <w:r>
        <w:rPr>
          <w:rFonts w:hint="eastAsia" w:ascii="Times New Roman" w:hAnsi="Times New Roman" w:eastAsia="宋体" w:cs="Times New Roman"/>
          <w:sz w:val="24"/>
          <w:szCs w:val="24"/>
          <w:lang w:val="en-US" w:eastAsia="zh-CN"/>
        </w:rPr>
        <w:t>报告</w:t>
      </w:r>
      <w:r>
        <w:rPr>
          <w:rFonts w:hint="default" w:ascii="Times New Roman" w:hAnsi="Times New Roman" w:eastAsia="宋体" w:cs="Times New Roman"/>
          <w:sz w:val="24"/>
          <w:szCs w:val="24"/>
        </w:rPr>
        <w:t>药物</w:t>
      </w:r>
      <w:r>
        <w:rPr>
          <w:rFonts w:hint="eastAsia" w:ascii="Times New Roman" w:hAnsi="Times New Roman" w:eastAsia="宋体" w:cs="Times New Roman"/>
          <w:sz w:val="24"/>
          <w:szCs w:val="24"/>
          <w:lang w:val="en-US" w:eastAsia="zh-CN"/>
        </w:rPr>
        <w:t>服用情况</w:t>
      </w:r>
      <w:r>
        <w:rPr>
          <w:rFonts w:hint="default" w:ascii="Times New Roman" w:hAnsi="Times New Roman" w:eastAsia="宋体" w:cs="Times New Roman"/>
          <w:sz w:val="24"/>
          <w:szCs w:val="24"/>
        </w:rPr>
        <w:t>。</w:t>
      </w:r>
    </w:p>
    <w:p w14:paraId="244F03B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7.10 小结</w:t>
      </w:r>
    </w:p>
    <w:p w14:paraId="2BF226A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研究</w:t>
      </w:r>
      <w:r>
        <w:rPr>
          <w:rFonts w:hint="eastAsia" w:ascii="Times New Roman" w:hAnsi="Times New Roman" w:eastAsia="宋体" w:cs="Times New Roman"/>
          <w:sz w:val="24"/>
          <w:szCs w:val="24"/>
          <w:lang w:eastAsia="zh-CN"/>
        </w:rPr>
        <w:t>的</w:t>
      </w:r>
      <w:r>
        <w:rPr>
          <w:rFonts w:hint="default" w:ascii="Times New Roman" w:hAnsi="Times New Roman" w:eastAsia="宋体" w:cs="Times New Roman"/>
          <w:sz w:val="24"/>
          <w:szCs w:val="24"/>
        </w:rPr>
        <w:t>队列A比较两种4个月含利福喷丁短程方案与6个月标准对照方案；队列B在M6预设安全门槛控制下比较6个月停药与9个月延长策略。本章同时规定了合并用药管理、剂量调整与救援治疗原则，为研究的安全实施与结果可解释性提供保障。</w:t>
      </w:r>
    </w:p>
    <w:p w14:paraId="566C05D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2C24577E">
      <w:pPr>
        <w:spacing w:before="0" w:after="240" w:line="300" w:lineRule="auto"/>
        <w:jc w:val="both"/>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8. 评估与随访</w:t>
      </w:r>
    </w:p>
    <w:p w14:paraId="2DDA7AB6">
      <w:pPr>
        <w:spacing w:before="0" w:after="20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本节用于规范 TDSC 研究（仅含</w:t>
      </w:r>
      <w:r>
        <w:rPr>
          <w:rFonts w:hint="eastAsia" w:ascii="Times New Roman" w:hAnsi="Times New Roman" w:eastAsia="宋体" w:cs="Times New Roman"/>
          <w:sz w:val="24"/>
          <w:szCs w:val="24"/>
          <w:lang w:eastAsia="zh-CN"/>
        </w:rPr>
        <w:t>队列A</w:t>
      </w:r>
      <w:r>
        <w:rPr>
          <w:rFonts w:hint="default" w:ascii="Times New Roman" w:hAnsi="Times New Roman" w:eastAsia="宋体" w:cs="Times New Roman"/>
          <w:sz w:val="24"/>
          <w:szCs w:val="24"/>
        </w:rPr>
        <w:t xml:space="preserve">与 </w:t>
      </w:r>
      <w:r>
        <w:rPr>
          <w:rFonts w:hint="eastAsia" w:ascii="Times New Roman" w:hAnsi="Times New Roman" w:eastAsia="宋体" w:cs="Times New Roman"/>
          <w:sz w:val="24"/>
          <w:szCs w:val="24"/>
          <w:lang w:eastAsia="zh-CN"/>
        </w:rPr>
        <w:t>队列B</w:t>
      </w:r>
      <w:r>
        <w:rPr>
          <w:rFonts w:hint="default" w:ascii="Times New Roman" w:hAnsi="Times New Roman" w:eastAsia="宋体" w:cs="Times New Roman"/>
          <w:sz w:val="24"/>
          <w:szCs w:val="24"/>
        </w:rPr>
        <w:t>）在筛选/基线、治疗期、治疗结束（EOT）及停药后随访期的评估项目、访视时间点、访视窗口、事件触发评估与数据质量控制要求，以确保疗效与安全性结局判定的可比性与可追溯性。</w:t>
      </w:r>
    </w:p>
    <w:p w14:paraId="74BE294F">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8.1 总体随访原则</w:t>
      </w:r>
    </w:p>
    <w:p w14:paraId="44A30711">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分队列执行：</w:t>
      </w:r>
      <w:r>
        <w:rPr>
          <w:rFonts w:hint="eastAsia" w:ascii="Times New Roman" w:hAnsi="Times New Roman" w:eastAsia="宋体" w:cs="Times New Roman"/>
          <w:sz w:val="24"/>
          <w:szCs w:val="24"/>
          <w:lang w:eastAsia="zh-CN"/>
        </w:rPr>
        <w:t>队列A</w:t>
      </w:r>
      <w:r>
        <w:rPr>
          <w:rFonts w:hint="default" w:ascii="Times New Roman" w:hAnsi="Times New Roman" w:eastAsia="宋体" w:cs="Times New Roman"/>
          <w:sz w:val="24"/>
          <w:szCs w:val="24"/>
        </w:rPr>
        <w:t>为基线随机、固定疗程（4个月或6个月）比较；</w:t>
      </w:r>
      <w:r>
        <w:rPr>
          <w:rFonts w:hint="eastAsia" w:ascii="Times New Roman" w:hAnsi="Times New Roman" w:eastAsia="宋体" w:cs="Times New Roman"/>
          <w:sz w:val="24"/>
          <w:szCs w:val="24"/>
          <w:lang w:eastAsia="zh-CN"/>
        </w:rPr>
        <w:t>队列B</w:t>
      </w:r>
      <w:r>
        <w:rPr>
          <w:rFonts w:hint="default" w:ascii="Times New Roman" w:hAnsi="Times New Roman" w:eastAsia="宋体" w:cs="Times New Roman"/>
          <w:sz w:val="24"/>
          <w:szCs w:val="24"/>
        </w:rPr>
        <w:t xml:space="preserve"> 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先统一治疗6个月，再在 M6 节点进行门槛评估（Gate）并在满足条件者中随机（停药 vs 继续至9个月）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28AA6004">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随访时长：所有受试者在各自治疗结束后继续随访 24 个月（PT-M24）。因此总观察时长=治疗期（4/6/9个月）+停药后24个月，分别为 28/30/33 个月；不因跨组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平齐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而额外延长短疗程组随访。</w:t>
      </w:r>
    </w:p>
    <w:p w14:paraId="444460AF">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随访核心目标：①疗效（尤其复发/再感染事件）识别与判定；②安全性（AE/SAE/AESI）持续监测；③依从性与并用药记录；④TB-DM 共病管理（血糖控制、低血糖及并发症）记录；⑤探索性生物标志物（如 TB22、呼气组学等）规范采集。</w:t>
      </w:r>
    </w:p>
    <w:p w14:paraId="5F859F18">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分层与关键决策点：入组分层以可操作、可标准化的临床-微生物学-影像学指标为主；任何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决策性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门槛指标（用于分配/停药）必须预先定义、锁定版本与阈值，并设置EDC审计追踪。</w:t>
      </w:r>
    </w:p>
    <w:p w14:paraId="15E50ED6">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8.2 访视时间点与窗口</w:t>
      </w:r>
    </w:p>
    <w:p w14:paraId="26B7A494">
      <w:pPr>
        <w:spacing w:before="0" w:after="1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研究设置标准访视点如下（详见 8.3 随访表）：基线/随机（W0）、W2、</w:t>
      </w:r>
      <w:ins w:id="294" w:author="任坦坦" w:date="2026-03-20T09:50:38Z">
        <w:r>
          <w:rPr>
            <w:rFonts w:hint="default" w:ascii="Times New Roman" w:hAnsi="Times New Roman" w:eastAsia="宋体" w:cs="Times New Roman"/>
            <w:sz w:val="24"/>
            <w:szCs w:val="24"/>
          </w:rPr>
          <w:t>W</w:t>
        </w:r>
      </w:ins>
      <w:ins w:id="295" w:author="任坦坦" w:date="2026-03-20T09:50:40Z">
        <w:r>
          <w:rPr>
            <w:rFonts w:hint="eastAsia" w:ascii="Times New Roman" w:hAnsi="Times New Roman" w:eastAsia="宋体" w:cs="Times New Roman"/>
            <w:sz w:val="24"/>
            <w:szCs w:val="24"/>
            <w:lang w:val="en-US" w:eastAsia="zh-CN"/>
          </w:rPr>
          <w:t>4</w:t>
        </w:r>
      </w:ins>
      <w:ins w:id="296" w:author="任坦坦" w:date="2026-03-20T09:50:41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W8、</w:t>
      </w:r>
      <w:ins w:id="297" w:author="任坦坦" w:date="2026-03-20T09:50:53Z">
        <w:r>
          <w:rPr>
            <w:rFonts w:hint="default" w:ascii="Times New Roman" w:hAnsi="Times New Roman" w:eastAsia="宋体" w:cs="Times New Roman"/>
            <w:sz w:val="24"/>
            <w:szCs w:val="24"/>
          </w:rPr>
          <w:t>W</w:t>
        </w:r>
      </w:ins>
      <w:ins w:id="298" w:author="任坦坦" w:date="2026-03-20T09:50:55Z">
        <w:r>
          <w:rPr>
            <w:rFonts w:hint="eastAsia" w:ascii="Times New Roman" w:hAnsi="Times New Roman" w:eastAsia="宋体" w:cs="Times New Roman"/>
            <w:sz w:val="24"/>
            <w:szCs w:val="24"/>
            <w:lang w:val="en-US" w:eastAsia="zh-CN"/>
          </w:rPr>
          <w:t>12</w:t>
        </w:r>
      </w:ins>
      <w:ins w:id="299" w:author="任坦坦" w:date="2026-03-20T09:50:56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W16（EOT-4m 评估窗口）、</w:t>
      </w:r>
      <w:ins w:id="300" w:author="任坦坦" w:date="2026-03-20T09:51:01Z">
        <w:r>
          <w:rPr>
            <w:rFonts w:hint="eastAsia" w:ascii="Times New Roman" w:hAnsi="Times New Roman" w:eastAsia="宋体" w:cs="Times New Roman"/>
            <w:sz w:val="24"/>
            <w:szCs w:val="24"/>
            <w:lang w:val="en-US" w:eastAsia="zh-CN"/>
          </w:rPr>
          <w:t>W</w:t>
        </w:r>
      </w:ins>
      <w:ins w:id="301" w:author="任坦坦" w:date="2026-03-20T09:51:02Z">
        <w:r>
          <w:rPr>
            <w:rFonts w:hint="eastAsia" w:ascii="Times New Roman" w:hAnsi="Times New Roman" w:eastAsia="宋体" w:cs="Times New Roman"/>
            <w:sz w:val="24"/>
            <w:szCs w:val="24"/>
            <w:lang w:val="en-US" w:eastAsia="zh-CN"/>
          </w:rPr>
          <w:t>20</w:t>
        </w:r>
      </w:ins>
      <w:ins w:id="302" w:author="任坦坦" w:date="2026-03-20T09:51:03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M6（W24；</w:t>
      </w:r>
      <w:r>
        <w:rPr>
          <w:rFonts w:hint="eastAsia" w:ascii="Times New Roman" w:hAnsi="Times New Roman" w:eastAsia="宋体" w:cs="Times New Roman"/>
          <w:sz w:val="24"/>
          <w:szCs w:val="24"/>
          <w:lang w:eastAsia="zh-CN"/>
        </w:rPr>
        <w:t>队列B</w:t>
      </w:r>
      <w:r>
        <w:rPr>
          <w:rFonts w:hint="default" w:ascii="Times New Roman" w:hAnsi="Times New Roman" w:eastAsia="宋体" w:cs="Times New Roman"/>
          <w:sz w:val="24"/>
          <w:szCs w:val="24"/>
        </w:rPr>
        <w:t xml:space="preserve"> 门槛评估与随机化窗口；亦为 6 个月疗程组 EOT-6m 评估窗口）、</w:t>
      </w:r>
      <w:ins w:id="303" w:author="任坦坦" w:date="2026-03-20T09:51:52Z">
        <w:r>
          <w:rPr>
            <w:rFonts w:hint="eastAsia" w:ascii="Times New Roman" w:hAnsi="Times New Roman" w:eastAsia="宋体" w:cs="Times New Roman"/>
            <w:sz w:val="24"/>
            <w:szCs w:val="24"/>
            <w:lang w:val="en-US" w:eastAsia="zh-CN"/>
          </w:rPr>
          <w:t>W</w:t>
        </w:r>
      </w:ins>
      <w:ins w:id="304" w:author="任坦坦" w:date="2026-03-20T09:52:42Z">
        <w:r>
          <w:rPr>
            <w:rFonts w:hint="eastAsia" w:ascii="Times New Roman" w:hAnsi="Times New Roman" w:eastAsia="宋体" w:cs="Times New Roman"/>
            <w:sz w:val="24"/>
            <w:szCs w:val="24"/>
            <w:lang w:val="en-US" w:eastAsia="zh-CN"/>
          </w:rPr>
          <w:t>28</w:t>
        </w:r>
      </w:ins>
      <w:ins w:id="305" w:author="任坦坦" w:date="2026-03-20T09:52:43Z">
        <w:r>
          <w:rPr>
            <w:rFonts w:hint="eastAsia" w:ascii="Times New Roman" w:hAnsi="Times New Roman" w:eastAsia="宋体" w:cs="Times New Roman"/>
            <w:sz w:val="24"/>
            <w:szCs w:val="24"/>
            <w:lang w:val="en-US" w:eastAsia="zh-CN"/>
          </w:rPr>
          <w:t>、</w:t>
        </w:r>
      </w:ins>
      <w:ins w:id="306" w:author="任坦坦" w:date="2026-03-20T09:52:45Z">
        <w:r>
          <w:rPr>
            <w:rFonts w:hint="eastAsia" w:ascii="Times New Roman" w:hAnsi="Times New Roman" w:eastAsia="宋体" w:cs="Times New Roman"/>
            <w:sz w:val="24"/>
            <w:szCs w:val="24"/>
            <w:lang w:val="en-US" w:eastAsia="zh-CN"/>
          </w:rPr>
          <w:t>W</w:t>
        </w:r>
      </w:ins>
      <w:ins w:id="307" w:author="任坦坦" w:date="2026-03-20T09:52:46Z">
        <w:r>
          <w:rPr>
            <w:rFonts w:hint="eastAsia" w:ascii="Times New Roman" w:hAnsi="Times New Roman" w:eastAsia="宋体" w:cs="Times New Roman"/>
            <w:sz w:val="24"/>
            <w:szCs w:val="24"/>
            <w:lang w:val="en-US" w:eastAsia="zh-CN"/>
          </w:rPr>
          <w:t>32</w:t>
        </w:r>
      </w:ins>
      <w:ins w:id="308" w:author="任坦坦" w:date="2026-03-20T09:52:47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 xml:space="preserve">M9（W36；9 个月疗程组 EOT-9m 评估窗口）、停药后 </w:t>
      </w:r>
      <w:ins w:id="309" w:author="任坦坦" w:date="2026-03-20T09:54:33Z">
        <w:r>
          <w:rPr>
            <w:rFonts w:hint="eastAsia" w:ascii="Times New Roman" w:hAnsi="Times New Roman" w:eastAsia="宋体" w:cs="Times New Roman"/>
            <w:sz w:val="24"/>
            <w:szCs w:val="24"/>
            <w:lang w:val="en-US" w:eastAsia="zh-CN"/>
          </w:rPr>
          <w:t>3</w:t>
        </w:r>
      </w:ins>
      <w:ins w:id="310" w:author="任坦坦" w:date="2026-03-20T09:54:34Z">
        <w:r>
          <w:rPr>
            <w:rFonts w:hint="eastAsia" w:ascii="Times New Roman" w:hAnsi="Times New Roman" w:eastAsia="宋体" w:cs="Times New Roman"/>
            <w:sz w:val="24"/>
            <w:szCs w:val="24"/>
            <w:lang w:val="en-US" w:eastAsia="zh-CN"/>
          </w:rPr>
          <w:t>个</w:t>
        </w:r>
      </w:ins>
      <w:ins w:id="311" w:author="任坦坦" w:date="2026-03-20T09:54:37Z">
        <w:r>
          <w:rPr>
            <w:rFonts w:hint="eastAsia" w:ascii="Times New Roman" w:hAnsi="Times New Roman" w:eastAsia="宋体" w:cs="Times New Roman"/>
            <w:sz w:val="24"/>
            <w:szCs w:val="24"/>
            <w:lang w:val="en-US" w:eastAsia="zh-CN"/>
          </w:rPr>
          <w:t>月</w:t>
        </w:r>
      </w:ins>
      <w:ins w:id="312" w:author="任坦坦" w:date="2026-03-20T09:54:38Z">
        <w:r>
          <w:rPr>
            <w:rFonts w:hint="eastAsia" w:ascii="Times New Roman" w:hAnsi="Times New Roman" w:eastAsia="宋体" w:cs="Times New Roman"/>
            <w:sz w:val="24"/>
            <w:szCs w:val="24"/>
            <w:lang w:val="en-US" w:eastAsia="zh-CN"/>
          </w:rPr>
          <w:t>、</w:t>
        </w:r>
      </w:ins>
      <w:ins w:id="313" w:author="任坦坦" w:date="2026-03-20T09:54:39Z">
        <w:r>
          <w:rPr>
            <w:rFonts w:hint="eastAsia" w:ascii="Times New Roman" w:hAnsi="Times New Roman" w:eastAsia="宋体" w:cs="Times New Roman"/>
            <w:sz w:val="24"/>
            <w:szCs w:val="24"/>
            <w:lang w:val="en-US" w:eastAsia="zh-CN"/>
          </w:rPr>
          <w:t>6个</w:t>
        </w:r>
      </w:ins>
      <w:ins w:id="314" w:author="任坦坦" w:date="2026-03-20T09:54:40Z">
        <w:r>
          <w:rPr>
            <w:rFonts w:hint="eastAsia" w:ascii="Times New Roman" w:hAnsi="Times New Roman" w:eastAsia="宋体" w:cs="Times New Roman"/>
            <w:sz w:val="24"/>
            <w:szCs w:val="24"/>
            <w:lang w:val="en-US" w:eastAsia="zh-CN"/>
          </w:rPr>
          <w:t>月</w:t>
        </w:r>
      </w:ins>
      <w:ins w:id="315" w:author="任坦坦" w:date="2026-03-20T09:54:41Z">
        <w:r>
          <w:rPr>
            <w:rFonts w:hint="eastAsia" w:ascii="Times New Roman" w:hAnsi="Times New Roman" w:eastAsia="宋体" w:cs="Times New Roman"/>
            <w:sz w:val="24"/>
            <w:szCs w:val="24"/>
            <w:lang w:val="en-US" w:eastAsia="zh-CN"/>
          </w:rPr>
          <w:t>、</w:t>
        </w:r>
      </w:ins>
      <w:ins w:id="316" w:author="任坦坦" w:date="2026-03-20T09:54:42Z">
        <w:r>
          <w:rPr>
            <w:rFonts w:hint="eastAsia" w:ascii="Times New Roman" w:hAnsi="Times New Roman" w:eastAsia="宋体" w:cs="Times New Roman"/>
            <w:sz w:val="24"/>
            <w:szCs w:val="24"/>
            <w:lang w:val="en-US" w:eastAsia="zh-CN"/>
          </w:rPr>
          <w:t>9</w:t>
        </w:r>
      </w:ins>
      <w:ins w:id="317" w:author="任坦坦" w:date="2026-03-20T09:54:43Z">
        <w:r>
          <w:rPr>
            <w:rFonts w:hint="eastAsia" w:ascii="Times New Roman" w:hAnsi="Times New Roman" w:eastAsia="宋体" w:cs="Times New Roman"/>
            <w:sz w:val="24"/>
            <w:szCs w:val="24"/>
            <w:lang w:val="en-US" w:eastAsia="zh-CN"/>
          </w:rPr>
          <w:t>个</w:t>
        </w:r>
      </w:ins>
      <w:ins w:id="318" w:author="任坦坦" w:date="2026-03-20T09:54:45Z">
        <w:r>
          <w:rPr>
            <w:rFonts w:hint="eastAsia" w:ascii="Times New Roman" w:hAnsi="Times New Roman" w:eastAsia="宋体" w:cs="Times New Roman"/>
            <w:sz w:val="24"/>
            <w:szCs w:val="24"/>
            <w:lang w:val="en-US" w:eastAsia="zh-CN"/>
          </w:rPr>
          <w:t>月</w:t>
        </w:r>
      </w:ins>
      <w:ins w:id="319" w:author="任坦坦" w:date="2026-03-20T09:54:46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12 个月（PT-M12）</w:t>
      </w:r>
      <w:del w:id="320" w:author="任坦坦" w:date="2026-03-20T09:54:15Z">
        <w:r>
          <w:rPr>
            <w:rFonts w:hint="default" w:ascii="Times New Roman" w:hAnsi="Times New Roman" w:eastAsia="宋体" w:cs="Times New Roman"/>
            <w:sz w:val="24"/>
            <w:szCs w:val="24"/>
          </w:rPr>
          <w:delText>与</w:delText>
        </w:r>
      </w:del>
      <w:ins w:id="321" w:author="任坦坦" w:date="2026-03-20T09:54:15Z">
        <w:r>
          <w:rPr>
            <w:rFonts w:hint="eastAsia" w:ascii="Times New Roman" w:hAnsi="Times New Roman" w:eastAsia="宋体" w:cs="Times New Roman"/>
            <w:sz w:val="24"/>
            <w:szCs w:val="24"/>
            <w:lang w:eastAsia="zh-CN"/>
          </w:rPr>
          <w:t>、</w:t>
        </w:r>
      </w:ins>
      <w:ins w:id="322" w:author="任坦坦" w:date="2026-03-20T09:54:55Z">
        <w:r>
          <w:rPr>
            <w:rFonts w:hint="eastAsia" w:ascii="Times New Roman" w:hAnsi="Times New Roman" w:eastAsia="宋体" w:cs="Times New Roman"/>
            <w:sz w:val="24"/>
            <w:szCs w:val="24"/>
            <w:lang w:val="en-US" w:eastAsia="zh-CN"/>
          </w:rPr>
          <w:t>18</w:t>
        </w:r>
      </w:ins>
      <w:ins w:id="323" w:author="任坦坦" w:date="2026-03-20T09:54:57Z">
        <w:r>
          <w:rPr>
            <w:rFonts w:hint="eastAsia" w:ascii="Times New Roman" w:hAnsi="Times New Roman" w:eastAsia="宋体" w:cs="Times New Roman"/>
            <w:sz w:val="24"/>
            <w:szCs w:val="24"/>
            <w:lang w:val="en-US" w:eastAsia="zh-CN"/>
          </w:rPr>
          <w:t>个月</w:t>
        </w:r>
      </w:ins>
      <w:ins w:id="324" w:author="任坦坦" w:date="2026-03-20T09:54:59Z">
        <w:r>
          <w:rPr>
            <w:rFonts w:hint="eastAsia" w:ascii="Times New Roman" w:hAnsi="Times New Roman" w:eastAsia="宋体" w:cs="Times New Roman"/>
            <w:sz w:val="24"/>
            <w:szCs w:val="24"/>
            <w:lang w:val="en-US" w:eastAsia="zh-CN"/>
          </w:rPr>
          <w:t>、</w:t>
        </w:r>
      </w:ins>
      <w:del w:id="325" w:author="任坦坦" w:date="2026-03-20T09:55:00Z">
        <w:r>
          <w:rPr>
            <w:rFonts w:hint="default" w:ascii="Times New Roman" w:hAnsi="Times New Roman" w:eastAsia="宋体" w:cs="Times New Roman"/>
            <w:sz w:val="24"/>
            <w:szCs w:val="24"/>
          </w:rPr>
          <w:delText>停药后</w:delText>
        </w:r>
      </w:del>
      <w:r>
        <w:rPr>
          <w:rFonts w:hint="default" w:ascii="Times New Roman" w:hAnsi="Times New Roman" w:eastAsia="宋体" w:cs="Times New Roman"/>
          <w:sz w:val="24"/>
          <w:szCs w:val="24"/>
        </w:rPr>
        <w:t xml:space="preserve"> 24 个月（PT-M24）。</w:t>
      </w:r>
    </w:p>
    <w:p w14:paraId="18A55AB1">
      <w:pPr>
        <w:spacing w:before="0" w:after="20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建议访视窗口（除非方案或SOP另有规定）：W2</w:t>
      </w:r>
      <w:ins w:id="326" w:author="任坦坦" w:date="2026-03-20T09:56:02Z">
        <w:r>
          <w:rPr>
            <w:rFonts w:hint="eastAsia" w:ascii="Times New Roman" w:hAnsi="Times New Roman" w:eastAsia="宋体" w:cs="Times New Roman"/>
            <w:sz w:val="24"/>
            <w:szCs w:val="24"/>
            <w:lang w:eastAsia="zh-CN"/>
          </w:rPr>
          <w:t>、</w:t>
        </w:r>
      </w:ins>
      <w:ins w:id="327" w:author="任坦坦" w:date="2026-03-20T09:56:05Z">
        <w:r>
          <w:rPr>
            <w:rFonts w:hint="eastAsia" w:ascii="Times New Roman" w:hAnsi="Times New Roman" w:eastAsia="宋体" w:cs="Times New Roman"/>
            <w:sz w:val="24"/>
            <w:szCs w:val="24"/>
            <w:lang w:val="en-US" w:eastAsia="zh-CN"/>
          </w:rPr>
          <w:t>W</w:t>
        </w:r>
      </w:ins>
      <w:ins w:id="328" w:author="任坦坦" w:date="2026-03-20T09:56:06Z">
        <w:r>
          <w:rPr>
            <w:rFonts w:hint="eastAsia" w:ascii="Times New Roman" w:hAnsi="Times New Roman" w:eastAsia="宋体" w:cs="Times New Roman"/>
            <w:sz w:val="24"/>
            <w:szCs w:val="24"/>
            <w:lang w:val="en-US" w:eastAsia="zh-CN"/>
          </w:rPr>
          <w:t>4</w:t>
        </w:r>
      </w:ins>
      <w:ins w:id="329" w:author="任坦坦" w:date="2026-03-20T09:56:07Z">
        <w:r>
          <w:rPr>
            <w:rFonts w:hint="eastAsia" w:ascii="Times New Roman" w:hAnsi="Times New Roman" w:eastAsia="宋体" w:cs="Times New Roman"/>
            <w:sz w:val="24"/>
            <w:szCs w:val="24"/>
            <w:lang w:val="en-US" w:eastAsia="zh-CN"/>
          </w:rPr>
          <w:t>、</w:t>
        </w:r>
      </w:ins>
      <w:ins w:id="330" w:author="任坦坦" w:date="2026-03-20T09:56:08Z">
        <w:r>
          <w:rPr>
            <w:rFonts w:hint="eastAsia" w:ascii="Times New Roman" w:hAnsi="Times New Roman" w:eastAsia="宋体" w:cs="Times New Roman"/>
            <w:sz w:val="24"/>
            <w:szCs w:val="24"/>
            <w:lang w:val="en-US" w:eastAsia="zh-CN"/>
          </w:rPr>
          <w:t>W</w:t>
        </w:r>
      </w:ins>
      <w:ins w:id="331" w:author="任坦坦" w:date="2026-03-20T09:56:09Z">
        <w:r>
          <w:rPr>
            <w:rFonts w:hint="eastAsia" w:ascii="Times New Roman" w:hAnsi="Times New Roman" w:eastAsia="宋体" w:cs="Times New Roman"/>
            <w:sz w:val="24"/>
            <w:szCs w:val="24"/>
            <w:lang w:val="en-US" w:eastAsia="zh-CN"/>
          </w:rPr>
          <w:t>8</w:t>
        </w:r>
      </w:ins>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天；W</w:t>
      </w:r>
      <w:del w:id="332" w:author="任坦坦" w:date="2026-03-20T09:56:42Z">
        <w:r>
          <w:rPr>
            <w:rFonts w:hint="default" w:ascii="Times New Roman" w:hAnsi="Times New Roman" w:eastAsia="宋体" w:cs="Times New Roman"/>
            <w:sz w:val="24"/>
            <w:szCs w:val="24"/>
            <w:lang w:val="en-US"/>
          </w:rPr>
          <w:delText>8</w:delText>
        </w:r>
      </w:del>
      <w:ins w:id="333" w:author="任坦坦" w:date="2026-03-20T09:56:42Z">
        <w:r>
          <w:rPr>
            <w:rFonts w:hint="eastAsia" w:ascii="Times New Roman" w:hAnsi="Times New Roman" w:eastAsia="宋体" w:cs="Times New Roman"/>
            <w:sz w:val="24"/>
            <w:szCs w:val="24"/>
            <w:lang w:val="en-US" w:eastAsia="zh-CN"/>
          </w:rPr>
          <w:t>12</w:t>
        </w:r>
      </w:ins>
      <w:r>
        <w:rPr>
          <w:rFonts w:hint="default" w:ascii="Times New Roman" w:hAnsi="Times New Roman" w:eastAsia="宋体" w:cs="Times New Roman"/>
          <w:sz w:val="24"/>
          <w:szCs w:val="24"/>
        </w:rPr>
        <w:t>、W16</w:t>
      </w:r>
      <w:ins w:id="334" w:author="任坦坦" w:date="2026-03-20T09:56:44Z">
        <w:r>
          <w:rPr>
            <w:rFonts w:hint="eastAsia" w:ascii="Times New Roman" w:hAnsi="Times New Roman" w:eastAsia="宋体" w:cs="Times New Roman"/>
            <w:sz w:val="24"/>
            <w:szCs w:val="24"/>
            <w:lang w:eastAsia="zh-CN"/>
          </w:rPr>
          <w:t>、</w:t>
        </w:r>
      </w:ins>
      <w:ins w:id="335" w:author="任坦坦" w:date="2026-03-20T09:56:46Z">
        <w:r>
          <w:rPr>
            <w:rFonts w:hint="eastAsia" w:ascii="Times New Roman" w:hAnsi="Times New Roman" w:eastAsia="宋体" w:cs="Times New Roman"/>
            <w:sz w:val="24"/>
            <w:szCs w:val="24"/>
            <w:lang w:val="en-US" w:eastAsia="zh-CN"/>
          </w:rPr>
          <w:t>W</w:t>
        </w:r>
      </w:ins>
      <w:ins w:id="336" w:author="任坦坦" w:date="2026-03-20T09:56:48Z">
        <w:r>
          <w:rPr>
            <w:rFonts w:hint="eastAsia" w:ascii="Times New Roman" w:hAnsi="Times New Roman" w:eastAsia="宋体" w:cs="Times New Roman"/>
            <w:sz w:val="24"/>
            <w:szCs w:val="24"/>
            <w:lang w:val="en-US" w:eastAsia="zh-CN"/>
          </w:rPr>
          <w:t>20</w:t>
        </w:r>
      </w:ins>
      <w:ins w:id="337" w:author="任坦坦" w:date="2026-03-20T09:56:49Z">
        <w:r>
          <w:rPr>
            <w:rFonts w:hint="eastAsia" w:ascii="Times New Roman" w:hAnsi="Times New Roman" w:eastAsia="宋体" w:cs="Times New Roman"/>
            <w:sz w:val="24"/>
            <w:szCs w:val="24"/>
            <w:lang w:val="en-US" w:eastAsia="zh-CN"/>
          </w:rPr>
          <w:t>、</w:t>
        </w:r>
      </w:ins>
      <w:ins w:id="338" w:author="任坦坦" w:date="2026-03-20T09:56:50Z">
        <w:r>
          <w:rPr>
            <w:rFonts w:hint="eastAsia" w:ascii="Times New Roman" w:hAnsi="Times New Roman" w:eastAsia="宋体" w:cs="Times New Roman"/>
            <w:sz w:val="24"/>
            <w:szCs w:val="24"/>
            <w:lang w:val="en-US" w:eastAsia="zh-CN"/>
          </w:rPr>
          <w:t>W</w:t>
        </w:r>
      </w:ins>
      <w:ins w:id="339" w:author="任坦坦" w:date="2026-03-20T09:56:51Z">
        <w:r>
          <w:rPr>
            <w:rFonts w:hint="eastAsia" w:ascii="Times New Roman" w:hAnsi="Times New Roman" w:eastAsia="宋体" w:cs="Times New Roman"/>
            <w:sz w:val="24"/>
            <w:szCs w:val="24"/>
            <w:lang w:val="en-US" w:eastAsia="zh-CN"/>
          </w:rPr>
          <w:t>2</w:t>
        </w:r>
      </w:ins>
      <w:ins w:id="340" w:author="任坦坦" w:date="2026-03-20T09:56:52Z">
        <w:r>
          <w:rPr>
            <w:rFonts w:hint="eastAsia" w:ascii="Times New Roman" w:hAnsi="Times New Roman" w:eastAsia="宋体" w:cs="Times New Roman"/>
            <w:sz w:val="24"/>
            <w:szCs w:val="24"/>
            <w:lang w:val="en-US" w:eastAsia="zh-CN"/>
          </w:rPr>
          <w:t>4</w:t>
        </w:r>
      </w:ins>
      <w:ins w:id="341" w:author="任坦坦" w:date="2026-03-20T09:56:53Z">
        <w:r>
          <w:rPr>
            <w:rFonts w:hint="eastAsia" w:ascii="Times New Roman" w:hAnsi="Times New Roman" w:eastAsia="宋体" w:cs="Times New Roman"/>
            <w:sz w:val="24"/>
            <w:szCs w:val="24"/>
            <w:lang w:val="en-US" w:eastAsia="zh-CN"/>
          </w:rPr>
          <w:t>、W</w:t>
        </w:r>
      </w:ins>
      <w:ins w:id="342" w:author="任坦坦" w:date="2026-03-20T09:56:55Z">
        <w:r>
          <w:rPr>
            <w:rFonts w:hint="eastAsia" w:ascii="Times New Roman" w:hAnsi="Times New Roman" w:eastAsia="宋体" w:cs="Times New Roman"/>
            <w:sz w:val="24"/>
            <w:szCs w:val="24"/>
            <w:lang w:val="en-US" w:eastAsia="zh-CN"/>
          </w:rPr>
          <w:t>2</w:t>
        </w:r>
      </w:ins>
      <w:ins w:id="343" w:author="任坦坦" w:date="2026-03-20T09:56:56Z">
        <w:r>
          <w:rPr>
            <w:rFonts w:hint="eastAsia" w:ascii="Times New Roman" w:hAnsi="Times New Roman" w:eastAsia="宋体" w:cs="Times New Roman"/>
            <w:sz w:val="24"/>
            <w:szCs w:val="24"/>
            <w:lang w:val="en-US" w:eastAsia="zh-CN"/>
          </w:rPr>
          <w:t>8</w:t>
        </w:r>
      </w:ins>
      <w:ins w:id="344" w:author="任坦坦" w:date="2026-03-20T09:56:59Z">
        <w:r>
          <w:rPr>
            <w:rFonts w:hint="eastAsia" w:ascii="Times New Roman" w:hAnsi="Times New Roman" w:eastAsia="宋体" w:cs="Times New Roman"/>
            <w:sz w:val="24"/>
            <w:szCs w:val="24"/>
            <w:lang w:val="en-US" w:eastAsia="zh-CN"/>
          </w:rPr>
          <w:t>、</w:t>
        </w:r>
      </w:ins>
      <w:ins w:id="345" w:author="任坦坦" w:date="2026-03-20T09:57:00Z">
        <w:r>
          <w:rPr>
            <w:rFonts w:hint="eastAsia" w:ascii="Times New Roman" w:hAnsi="Times New Roman" w:eastAsia="宋体" w:cs="Times New Roman"/>
            <w:sz w:val="24"/>
            <w:szCs w:val="24"/>
            <w:lang w:val="en-US" w:eastAsia="zh-CN"/>
          </w:rPr>
          <w:t>W</w:t>
        </w:r>
      </w:ins>
      <w:ins w:id="346" w:author="任坦坦" w:date="2026-03-20T09:57:01Z">
        <w:r>
          <w:rPr>
            <w:rFonts w:hint="eastAsia" w:ascii="Times New Roman" w:hAnsi="Times New Roman" w:eastAsia="宋体" w:cs="Times New Roman"/>
            <w:sz w:val="24"/>
            <w:szCs w:val="24"/>
            <w:lang w:val="en-US" w:eastAsia="zh-CN"/>
          </w:rPr>
          <w:t>3</w:t>
        </w:r>
      </w:ins>
      <w:ins w:id="347" w:author="任坦坦" w:date="2026-03-20T09:57:04Z">
        <w:r>
          <w:rPr>
            <w:rFonts w:hint="eastAsia" w:ascii="Times New Roman" w:hAnsi="Times New Roman" w:eastAsia="宋体" w:cs="Times New Roman"/>
            <w:sz w:val="24"/>
            <w:szCs w:val="24"/>
            <w:lang w:val="en-US" w:eastAsia="zh-CN"/>
          </w:rPr>
          <w:t>2、</w:t>
        </w:r>
      </w:ins>
      <w:ins w:id="348" w:author="任坦坦" w:date="2026-03-20T09:57:07Z">
        <w:r>
          <w:rPr>
            <w:rFonts w:hint="eastAsia" w:ascii="Times New Roman" w:hAnsi="Times New Roman" w:eastAsia="宋体" w:cs="Times New Roman"/>
            <w:sz w:val="24"/>
            <w:szCs w:val="24"/>
            <w:lang w:val="en-US" w:eastAsia="zh-CN"/>
          </w:rPr>
          <w:t>W</w:t>
        </w:r>
      </w:ins>
      <w:ins w:id="349" w:author="任坦坦" w:date="2026-03-20T09:57:21Z">
        <w:r>
          <w:rPr>
            <w:rFonts w:hint="eastAsia" w:ascii="Times New Roman" w:hAnsi="Times New Roman" w:eastAsia="宋体" w:cs="Times New Roman"/>
            <w:sz w:val="24"/>
            <w:szCs w:val="24"/>
            <w:lang w:val="en-US" w:eastAsia="zh-CN"/>
          </w:rPr>
          <w:t>36</w:t>
        </w:r>
      </w:ins>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天；</w:t>
      </w:r>
      <w:ins w:id="350" w:author="任坦坦" w:date="2026-03-20T09:57:43Z">
        <w:r>
          <w:rPr>
            <w:rFonts w:hint="eastAsia" w:ascii="Times New Roman" w:hAnsi="Times New Roman" w:eastAsia="宋体" w:cs="Times New Roman"/>
            <w:sz w:val="24"/>
            <w:szCs w:val="24"/>
            <w:lang w:val="en-US" w:eastAsia="zh-CN"/>
          </w:rPr>
          <w:t>M</w:t>
        </w:r>
      </w:ins>
      <w:ins w:id="351" w:author="任坦坦" w:date="2026-03-20T09:57:44Z">
        <w:r>
          <w:rPr>
            <w:rFonts w:hint="eastAsia" w:ascii="Times New Roman" w:hAnsi="Times New Roman" w:eastAsia="宋体" w:cs="Times New Roman"/>
            <w:sz w:val="24"/>
            <w:szCs w:val="24"/>
            <w:lang w:val="en-US" w:eastAsia="zh-CN"/>
          </w:rPr>
          <w:t>3</w:t>
        </w:r>
      </w:ins>
      <w:ins w:id="352" w:author="任坦坦" w:date="2026-03-20T09:57:46Z">
        <w:r>
          <w:rPr>
            <w:rFonts w:hint="eastAsia" w:ascii="Times New Roman" w:hAnsi="Times New Roman" w:eastAsia="宋体" w:cs="Times New Roman"/>
            <w:sz w:val="24"/>
            <w:szCs w:val="24"/>
            <w:lang w:val="en-US" w:eastAsia="zh-CN"/>
          </w:rPr>
          <w:t>、</w:t>
        </w:r>
      </w:ins>
      <w:r>
        <w:rPr>
          <w:rFonts w:hint="default" w:ascii="Times New Roman" w:hAnsi="Times New Roman" w:eastAsia="宋体" w:cs="Times New Roman"/>
          <w:sz w:val="24"/>
          <w:szCs w:val="24"/>
        </w:rPr>
        <w:t>M6、M9</w:t>
      </w:r>
      <w:ins w:id="353" w:author="任坦坦" w:date="2026-03-20T09:58:43Z">
        <w:r>
          <w:rPr>
            <w:rFonts w:hint="eastAsia" w:ascii="Times New Roman" w:hAnsi="Times New Roman" w:eastAsia="宋体" w:cs="Times New Roman"/>
            <w:sz w:val="24"/>
            <w:szCs w:val="24"/>
            <w:lang w:eastAsia="zh-CN"/>
          </w:rPr>
          <w:t>、</w:t>
        </w:r>
      </w:ins>
      <w:ins w:id="354" w:author="任坦坦" w:date="2026-03-20T09:58:43Z">
        <w:r>
          <w:rPr>
            <w:rFonts w:hint="default" w:ascii="Times New Roman" w:hAnsi="Times New Roman" w:eastAsia="宋体" w:cs="Times New Roman"/>
            <w:sz w:val="24"/>
            <w:szCs w:val="24"/>
          </w:rPr>
          <w:t>M</w:t>
        </w:r>
      </w:ins>
      <w:ins w:id="355" w:author="任坦坦" w:date="2026-03-20T09:58:47Z">
        <w:r>
          <w:rPr>
            <w:rFonts w:hint="eastAsia" w:ascii="Times New Roman" w:hAnsi="Times New Roman" w:eastAsia="宋体" w:cs="Times New Roman"/>
            <w:sz w:val="24"/>
            <w:szCs w:val="24"/>
            <w:lang w:val="en-US" w:eastAsia="zh-CN"/>
          </w:rPr>
          <w:t>12</w:t>
        </w:r>
      </w:ins>
      <w:ins w:id="356" w:author="任坦坦" w:date="2026-03-20T09:58:48Z">
        <w:r>
          <w:rPr>
            <w:rFonts w:hint="eastAsia" w:ascii="Times New Roman" w:hAnsi="Times New Roman" w:eastAsia="宋体" w:cs="Times New Roman"/>
            <w:sz w:val="24"/>
            <w:szCs w:val="24"/>
            <w:lang w:val="en-US" w:eastAsia="zh-CN"/>
          </w:rPr>
          <w:t>、</w:t>
        </w:r>
      </w:ins>
      <w:ins w:id="357" w:author="任坦坦" w:date="2026-03-20T09:58:43Z">
        <w:r>
          <w:rPr>
            <w:rFonts w:hint="default" w:ascii="Times New Roman" w:hAnsi="Times New Roman" w:eastAsia="宋体" w:cs="Times New Roman"/>
            <w:sz w:val="24"/>
            <w:szCs w:val="24"/>
          </w:rPr>
          <w:t>M</w:t>
        </w:r>
      </w:ins>
      <w:ins w:id="358" w:author="任坦坦" w:date="2026-03-20T09:58:50Z">
        <w:r>
          <w:rPr>
            <w:rFonts w:hint="eastAsia" w:ascii="Times New Roman" w:hAnsi="Times New Roman" w:eastAsia="宋体" w:cs="Times New Roman"/>
            <w:sz w:val="24"/>
            <w:szCs w:val="24"/>
            <w:lang w:val="en-US" w:eastAsia="zh-CN"/>
          </w:rPr>
          <w:t>18</w:t>
        </w:r>
      </w:ins>
      <w:ins w:id="359" w:author="任坦坦" w:date="2026-03-20T09:58:52Z">
        <w:r>
          <w:rPr>
            <w:rFonts w:hint="eastAsia" w:ascii="Times New Roman" w:hAnsi="Times New Roman" w:eastAsia="宋体" w:cs="Times New Roman"/>
            <w:sz w:val="24"/>
            <w:szCs w:val="24"/>
            <w:lang w:val="en-US" w:eastAsia="zh-CN"/>
          </w:rPr>
          <w:t>、</w:t>
        </w:r>
      </w:ins>
      <w:ins w:id="360" w:author="任坦坦" w:date="2026-03-20T09:58:44Z">
        <w:r>
          <w:rPr>
            <w:rFonts w:hint="default" w:ascii="Times New Roman" w:hAnsi="Times New Roman" w:eastAsia="宋体" w:cs="Times New Roman"/>
            <w:sz w:val="24"/>
            <w:szCs w:val="24"/>
          </w:rPr>
          <w:t>M</w:t>
        </w:r>
      </w:ins>
      <w:ins w:id="361" w:author="任坦坦" w:date="2026-03-20T09:58:58Z">
        <w:r>
          <w:rPr>
            <w:rFonts w:hint="eastAsia" w:ascii="Times New Roman" w:hAnsi="Times New Roman" w:eastAsia="宋体" w:cs="Times New Roman"/>
            <w:sz w:val="24"/>
            <w:szCs w:val="24"/>
            <w:lang w:val="en-US" w:eastAsia="zh-CN"/>
          </w:rPr>
          <w:t>24</w:t>
        </w:r>
      </w:ins>
      <w:r>
        <w:rPr>
          <w:rFonts w:hint="default" w:ascii="Times New Roman" w:hAnsi="Times New Roman" w:eastAsia="宋体" w:cs="Times New Roman"/>
          <w:sz w:val="24"/>
          <w:szCs w:val="24"/>
        </w:rPr>
        <w:t xml:space="preserve"> ±14天</w:t>
      </w:r>
      <w:del w:id="362" w:author="任坦坦" w:date="2026-03-20T09:59:04Z">
        <w:r>
          <w:rPr>
            <w:rFonts w:hint="default" w:ascii="Times New Roman" w:hAnsi="Times New Roman" w:eastAsia="宋体" w:cs="Times New Roman"/>
            <w:sz w:val="24"/>
            <w:szCs w:val="24"/>
          </w:rPr>
          <w:delText>；PT-M12、PT-M24 ±30天</w:delText>
        </w:r>
      </w:del>
      <w:r>
        <w:rPr>
          <w:rFonts w:hint="default" w:ascii="Times New Roman" w:hAnsi="Times New Roman" w:eastAsia="宋体" w:cs="Times New Roman"/>
          <w:sz w:val="24"/>
          <w:szCs w:val="24"/>
        </w:rPr>
        <w:t>。对疑似复发、严重不良事件或糖代谢危象等情况，应启动事件触发评估，不受常规窗口限制。</w:t>
      </w:r>
    </w:p>
    <w:p w14:paraId="66B6058A">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8.3 标准随访表（核心评估项目）</w:t>
      </w:r>
    </w:p>
    <w:p w14:paraId="6DB17096">
      <w:pPr>
        <w:spacing w:before="0" w:after="120"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说明：</w:t>
      </w:r>
      <w:r>
        <w:rPr>
          <w:rFonts w:hint="eastAsia" w:ascii="Times New Roman" w:hAnsi="Times New Roman" w:eastAsia="宋体" w:cs="Times New Roman"/>
          <w:sz w:val="24"/>
          <w:szCs w:val="24"/>
          <w:lang w:val="en-US" w:eastAsia="zh-CN"/>
        </w:rPr>
        <w:t>这是精简版表格，详细表格参考相关SOP。</w:t>
      </w:r>
      <w:r>
        <w:rPr>
          <w:rFonts w:hint="default" w:ascii="Times New Roman" w:hAnsi="Times New Roman" w:eastAsia="宋体" w:cs="Times New Roman"/>
          <w:sz w:val="24"/>
          <w:szCs w:val="24"/>
        </w:rPr>
        <w:t>表中</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X</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为建议在该访视点完成的核心评估。</w:t>
      </w:r>
      <w:r>
        <w:rPr>
          <w:rFonts w:hint="eastAsia" w:ascii="Times New Roman" w:hAnsi="Times New Roman" w:eastAsia="宋体" w:cs="Times New Roman"/>
          <w:sz w:val="24"/>
          <w:szCs w:val="24"/>
          <w:lang w:eastAsia="zh-CN"/>
        </w:rPr>
        <w:t>队列B</w:t>
      </w:r>
      <w:r>
        <w:rPr>
          <w:rFonts w:hint="default" w:ascii="Times New Roman" w:hAnsi="Times New Roman" w:eastAsia="宋体" w:cs="Times New Roman"/>
          <w:sz w:val="24"/>
          <w:szCs w:val="24"/>
        </w:rPr>
        <w:t xml:space="preserve"> 的随机化发生在 M6 门槛评估通过后；</w:t>
      </w:r>
      <w:r>
        <w:rPr>
          <w:rFonts w:hint="eastAsia" w:ascii="Times New Roman" w:hAnsi="Times New Roman" w:eastAsia="宋体" w:cs="Times New Roman"/>
          <w:sz w:val="24"/>
          <w:szCs w:val="24"/>
          <w:lang w:eastAsia="zh-CN"/>
        </w:rPr>
        <w:t>队列A</w:t>
      </w:r>
      <w:r>
        <w:rPr>
          <w:rFonts w:hint="default" w:ascii="Times New Roman" w:hAnsi="Times New Roman" w:eastAsia="宋体" w:cs="Times New Roman"/>
          <w:sz w:val="24"/>
          <w:szCs w:val="24"/>
        </w:rPr>
        <w:t>的随机化发生在基线。对不同疗程组的 EOT 访视点，应在对应时间点完成 EOT 评估并进入停药后随访。</w:t>
      </w:r>
    </w:p>
    <w:p w14:paraId="34D5CD90">
      <w:pPr>
        <w:widowControl/>
        <w:spacing w:before="0" w:after="0"/>
        <w:ind w:firstLineChars="200"/>
        <w:jc w:val="center"/>
        <w:rPr>
          <w:rFonts w:ascii="Times New Roman" w:hAnsi="Times New Roman" w:eastAsia="宋体" w:cs="Times New Roman"/>
          <w:b/>
          <w:sz w:val="24"/>
          <w:szCs w:val="24"/>
          <w:rPrChange w:id="364" w:author="任坦坦" w:date="2026-03-20T10:08:30Z">
            <w:rPr/>
          </w:rPrChange>
        </w:rPr>
        <w:pPrChange w:id="363" w:author="任坦坦" w:date="2026-03-20T10:08:48Z">
          <w:pPr>
            <w:pStyle w:val="3"/>
            <w:widowControl/>
            <w:spacing w:before="0" w:after="0"/>
            <w:ind w:firstLine="562" w:firstLineChars="200"/>
          </w:pPr>
        </w:pPrChange>
      </w:pPr>
      <w:r>
        <w:rPr>
          <w:rFonts w:hint="default" w:ascii="Times New Roman" w:hAnsi="Times New Roman" w:eastAsia="宋体" w:cs="Times New Roman"/>
          <w:b/>
          <w:sz w:val="24"/>
          <w:szCs w:val="24"/>
        </w:rPr>
        <w:t>表</w:t>
      </w:r>
      <w:ins w:id="365" w:author="任坦坦" w:date="2026-03-20T10:08:46Z">
        <w:r>
          <w:rPr>
            <w:rFonts w:hint="eastAsia" w:ascii="Times New Roman" w:hAnsi="Times New Roman" w:eastAsia="宋体" w:cs="Times New Roman"/>
            <w:b/>
            <w:sz w:val="24"/>
            <w:szCs w:val="24"/>
            <w:lang w:val="en-US" w:eastAsia="zh-CN"/>
          </w:rPr>
          <w:t>5.</w:t>
        </w:r>
      </w:ins>
      <w:ins w:id="366" w:author="任坦坦" w:date="2026-03-20T10:08:47Z">
        <w:r>
          <w:rPr>
            <w:rFonts w:hint="eastAsia" w:ascii="Times New Roman" w:hAnsi="Times New Roman" w:eastAsia="宋体" w:cs="Times New Roman"/>
            <w:b/>
            <w:sz w:val="24"/>
            <w:szCs w:val="24"/>
            <w:lang w:val="en-US" w:eastAsia="zh-CN"/>
          </w:rPr>
          <w:t>1</w:t>
        </w:r>
      </w:ins>
      <w:del w:id="367" w:author="任坦坦" w:date="2026-03-20T10:08:45Z">
        <w:r>
          <w:rPr>
            <w:rFonts w:hint="default" w:ascii="Times New Roman" w:hAnsi="Times New Roman" w:eastAsia="宋体" w:cs="Times New Roman"/>
            <w:b/>
            <w:sz w:val="24"/>
            <w:szCs w:val="24"/>
          </w:rPr>
          <w:delText>4</w:delText>
        </w:r>
      </w:del>
      <w:del w:id="368" w:author="任坦坦" w:date="2026-03-20T10:08:44Z">
        <w:r>
          <w:rPr>
            <w:rFonts w:hint="default" w:ascii="Times New Roman" w:hAnsi="Times New Roman" w:eastAsia="宋体" w:cs="Times New Roman"/>
            <w:b/>
            <w:sz w:val="24"/>
            <w:szCs w:val="24"/>
          </w:rPr>
          <w:delText xml:space="preserve">. </w:delText>
        </w:r>
      </w:del>
      <w:del w:id="369" w:author="任坦坦" w:date="2026-03-20T10:08:44Z">
        <w:r>
          <w:rPr>
            <w:rFonts w:hint="eastAsia" w:ascii="Times New Roman" w:hAnsi="Times New Roman" w:eastAsia="宋体" w:cs="Times New Roman"/>
            <w:b/>
            <w:sz w:val="24"/>
            <w:szCs w:val="24"/>
            <w:lang w:val="en-US" w:eastAsia="zh-CN"/>
          </w:rPr>
          <w:delText>总体</w:delText>
        </w:r>
      </w:del>
      <w:del w:id="370" w:author="任坦坦" w:date="2026-03-20T10:08:44Z">
        <w:r>
          <w:rPr>
            <w:rFonts w:hint="default" w:ascii="Times New Roman" w:hAnsi="Times New Roman" w:eastAsia="宋体" w:cs="Times New Roman"/>
            <w:b/>
            <w:sz w:val="24"/>
            <w:szCs w:val="24"/>
          </w:rPr>
          <w:delText>评估与随访时间线（Schedule of assessments）</w:delText>
        </w:r>
      </w:del>
      <w:ins w:id="371" w:author="任坦坦" w:date="2026-03-20T10:08:49Z">
        <w:r>
          <w:rPr>
            <w:rFonts w:hint="eastAsia" w:ascii="Times New Roman" w:hAnsi="Times New Roman" w:eastAsia="宋体" w:cs="Times New Roman"/>
            <w:b/>
            <w:sz w:val="24"/>
            <w:szCs w:val="24"/>
            <w:lang w:val="en-US" w:eastAsia="zh-CN"/>
          </w:rPr>
          <w:t xml:space="preserve"> </w:t>
        </w:r>
      </w:ins>
      <w:ins w:id="372" w:author="任坦坦" w:date="2026-03-20T10:08:50Z">
        <w:r>
          <w:rPr>
            <w:rFonts w:hint="eastAsia" w:ascii="Times New Roman" w:hAnsi="Times New Roman" w:eastAsia="宋体" w:cs="Times New Roman"/>
            <w:b/>
            <w:sz w:val="24"/>
            <w:szCs w:val="24"/>
            <w:lang w:val="en-US" w:eastAsia="zh-CN"/>
          </w:rPr>
          <w:t xml:space="preserve"> </w:t>
        </w:r>
      </w:ins>
      <w:r>
        <w:rPr>
          <w:rFonts w:ascii="Times New Roman" w:hAnsi="Times New Roman" w:eastAsia="宋体" w:cs="Times New Roman"/>
          <w:b/>
          <w:sz w:val="24"/>
          <w:szCs w:val="24"/>
          <w:rPrChange w:id="373" w:author="任坦坦" w:date="2026-03-20T10:08:30Z">
            <w:rPr/>
          </w:rPrChange>
        </w:rPr>
        <w:t>4个月方案随访卡（EOT=W16；总观察期28个月）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1205"/>
        <w:gridCol w:w="444"/>
        <w:gridCol w:w="414"/>
        <w:gridCol w:w="671"/>
        <w:gridCol w:w="671"/>
        <w:gridCol w:w="671"/>
        <w:gridCol w:w="671"/>
        <w:gridCol w:w="757"/>
        <w:gridCol w:w="414"/>
        <w:gridCol w:w="500"/>
        <w:gridCol w:w="500"/>
        <w:gridCol w:w="500"/>
        <w:gridCol w:w="500"/>
        <w:gridCol w:w="500"/>
        <w:gridCol w:w="500"/>
        <w:gridCol w:w="483"/>
      </w:tblGrid>
      <w:tr w14:paraId="04D9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6A7C6E1">
            <w:pPr>
              <w:spacing w:after="0"/>
            </w:pPr>
            <w:r>
              <w:rPr>
                <w:sz w:val="17"/>
              </w:rPr>
              <w:t>类别</w:t>
            </w:r>
          </w:p>
        </w:tc>
        <w:tc>
          <w:tcPr>
            <w:tcW w:w="1151" w:type="dxa"/>
            <w:vAlign w:val="center"/>
          </w:tcPr>
          <w:p w14:paraId="04B486BC">
            <w:pPr>
              <w:spacing w:after="0"/>
            </w:pPr>
            <w:r>
              <w:rPr>
                <w:sz w:val="17"/>
              </w:rPr>
              <w:t>评估项目</w:t>
            </w:r>
          </w:p>
        </w:tc>
        <w:tc>
          <w:tcPr>
            <w:tcW w:w="820" w:type="dxa"/>
            <w:vAlign w:val="center"/>
          </w:tcPr>
          <w:p w14:paraId="734CEBA2">
            <w:pPr>
              <w:spacing w:after="0"/>
            </w:pPr>
            <w:r>
              <w:rPr>
                <w:sz w:val="17"/>
              </w:rPr>
              <w:t>V0</w:t>
            </w:r>
            <w:r>
              <w:rPr>
                <w:sz w:val="17"/>
              </w:rPr>
              <w:br w:type="textWrapping"/>
            </w:r>
            <w:r>
              <w:rPr>
                <w:sz w:val="17"/>
              </w:rPr>
              <w:t>筛选</w:t>
            </w:r>
            <w:r>
              <w:rPr>
                <w:sz w:val="17"/>
              </w:rPr>
              <w:br w:type="textWrapping"/>
            </w:r>
            <w:r>
              <w:rPr>
                <w:sz w:val="17"/>
              </w:rPr>
              <w:t>D-7~-1</w:t>
            </w:r>
          </w:p>
        </w:tc>
        <w:tc>
          <w:tcPr>
            <w:tcW w:w="818" w:type="dxa"/>
            <w:vAlign w:val="center"/>
          </w:tcPr>
          <w:p w14:paraId="5F40D953">
            <w:pPr>
              <w:spacing w:after="0"/>
            </w:pPr>
            <w:r>
              <w:rPr>
                <w:sz w:val="17"/>
              </w:rPr>
              <w:t>V1</w:t>
            </w:r>
            <w:r>
              <w:rPr>
                <w:sz w:val="17"/>
              </w:rPr>
              <w:br w:type="textWrapping"/>
            </w:r>
            <w:r>
              <w:rPr>
                <w:sz w:val="17"/>
              </w:rPr>
              <w:t>基线</w:t>
            </w:r>
            <w:r>
              <w:rPr>
                <w:sz w:val="17"/>
              </w:rPr>
              <w:br w:type="textWrapping"/>
            </w:r>
            <w:r>
              <w:rPr>
                <w:sz w:val="17"/>
              </w:rPr>
              <w:t>D0</w:t>
            </w:r>
          </w:p>
        </w:tc>
        <w:tc>
          <w:tcPr>
            <w:tcW w:w="827" w:type="dxa"/>
            <w:vAlign w:val="center"/>
          </w:tcPr>
          <w:p w14:paraId="251476C6">
            <w:pPr>
              <w:spacing w:after="0"/>
            </w:pPr>
            <w:r>
              <w:rPr>
                <w:sz w:val="17"/>
              </w:rPr>
              <w:t>W2</w:t>
            </w:r>
            <w:r>
              <w:rPr>
                <w:sz w:val="17"/>
              </w:rPr>
              <w:br w:type="textWrapping"/>
            </w:r>
            <w:r>
              <w:rPr>
                <w:sz w:val="17"/>
              </w:rPr>
              <w:t>D14±3</w:t>
            </w:r>
          </w:p>
        </w:tc>
        <w:tc>
          <w:tcPr>
            <w:tcW w:w="827" w:type="dxa"/>
            <w:vAlign w:val="center"/>
          </w:tcPr>
          <w:p w14:paraId="074A22A5">
            <w:pPr>
              <w:spacing w:after="0"/>
            </w:pPr>
            <w:r>
              <w:rPr>
                <w:sz w:val="17"/>
              </w:rPr>
              <w:t>W4</w:t>
            </w:r>
            <w:r>
              <w:rPr>
                <w:sz w:val="17"/>
              </w:rPr>
              <w:br w:type="textWrapping"/>
            </w:r>
            <w:r>
              <w:rPr>
                <w:sz w:val="17"/>
              </w:rPr>
              <w:t>D28±3</w:t>
            </w:r>
          </w:p>
        </w:tc>
        <w:tc>
          <w:tcPr>
            <w:tcW w:w="827" w:type="dxa"/>
            <w:vAlign w:val="center"/>
          </w:tcPr>
          <w:p w14:paraId="0316960A">
            <w:pPr>
              <w:spacing w:after="0"/>
            </w:pPr>
            <w:r>
              <w:rPr>
                <w:sz w:val="17"/>
              </w:rPr>
              <w:t>W8</w:t>
            </w:r>
            <w:r>
              <w:rPr>
                <w:sz w:val="17"/>
              </w:rPr>
              <w:br w:type="textWrapping"/>
            </w:r>
            <w:r>
              <w:rPr>
                <w:sz w:val="17"/>
              </w:rPr>
              <w:t>D56±3</w:t>
            </w:r>
          </w:p>
        </w:tc>
        <w:tc>
          <w:tcPr>
            <w:tcW w:w="827" w:type="dxa"/>
            <w:vAlign w:val="center"/>
          </w:tcPr>
          <w:p w14:paraId="6C38EF12">
            <w:pPr>
              <w:spacing w:after="0"/>
            </w:pPr>
            <w:r>
              <w:rPr>
                <w:sz w:val="17"/>
              </w:rPr>
              <w:t>W12</w:t>
            </w:r>
            <w:r>
              <w:rPr>
                <w:sz w:val="17"/>
              </w:rPr>
              <w:br w:type="textWrapping"/>
            </w:r>
            <w:r>
              <w:rPr>
                <w:sz w:val="17"/>
              </w:rPr>
              <w:t>D84±7</w:t>
            </w:r>
          </w:p>
        </w:tc>
        <w:tc>
          <w:tcPr>
            <w:tcW w:w="829" w:type="dxa"/>
            <w:vAlign w:val="center"/>
          </w:tcPr>
          <w:p w14:paraId="36FEFB9C">
            <w:pPr>
              <w:spacing w:after="0"/>
            </w:pPr>
            <w:r>
              <w:rPr>
                <w:sz w:val="17"/>
              </w:rPr>
              <w:t>W16</w:t>
            </w:r>
            <w:r>
              <w:rPr>
                <w:sz w:val="17"/>
              </w:rPr>
              <w:br w:type="textWrapping"/>
            </w:r>
            <w:r>
              <w:rPr>
                <w:sz w:val="17"/>
              </w:rPr>
              <w:t>D112±7</w:t>
            </w:r>
            <w:r>
              <w:rPr>
                <w:sz w:val="17"/>
              </w:rPr>
              <w:br w:type="textWrapping"/>
            </w:r>
            <w:r>
              <w:rPr>
                <w:sz w:val="17"/>
              </w:rPr>
              <w:t>EOT-4m</w:t>
            </w:r>
          </w:p>
        </w:tc>
        <w:tc>
          <w:tcPr>
            <w:tcW w:w="818" w:type="dxa"/>
            <w:vAlign w:val="center"/>
          </w:tcPr>
          <w:p w14:paraId="1C7C9001">
            <w:pPr>
              <w:spacing w:after="0"/>
            </w:pPr>
            <w:r>
              <w:rPr>
                <w:sz w:val="17"/>
              </w:rPr>
              <w:t>ET</w:t>
            </w:r>
            <w:r>
              <w:rPr>
                <w:sz w:val="17"/>
              </w:rPr>
              <w:br w:type="textWrapping"/>
            </w:r>
            <w:r>
              <w:rPr>
                <w:sz w:val="17"/>
              </w:rPr>
              <w:t>任意</w:t>
            </w:r>
          </w:p>
        </w:tc>
        <w:tc>
          <w:tcPr>
            <w:tcW w:w="823" w:type="dxa"/>
            <w:vAlign w:val="center"/>
          </w:tcPr>
          <w:p w14:paraId="54860A59">
            <w:pPr>
              <w:spacing w:after="0"/>
            </w:pPr>
            <w:r>
              <w:rPr>
                <w:sz w:val="17"/>
              </w:rPr>
              <w:t>FV2</w:t>
            </w:r>
            <w:r>
              <w:rPr>
                <w:sz w:val="17"/>
              </w:rPr>
              <w:br w:type="textWrapping"/>
            </w:r>
            <w:r>
              <w:rPr>
                <w:sz w:val="17"/>
              </w:rPr>
              <w:t>+3月</w:t>
            </w:r>
            <w:r>
              <w:rPr>
                <w:sz w:val="17"/>
              </w:rPr>
              <w:br w:type="textWrapping"/>
            </w:r>
            <w:r>
              <w:rPr>
                <w:sz w:val="17"/>
              </w:rPr>
              <w:t>±14</w:t>
            </w:r>
          </w:p>
        </w:tc>
        <w:tc>
          <w:tcPr>
            <w:tcW w:w="823" w:type="dxa"/>
            <w:vAlign w:val="center"/>
          </w:tcPr>
          <w:p w14:paraId="4BB219DA">
            <w:pPr>
              <w:spacing w:after="0"/>
            </w:pPr>
            <w:r>
              <w:rPr>
                <w:sz w:val="17"/>
              </w:rPr>
              <w:t>FV3</w:t>
            </w:r>
            <w:r>
              <w:rPr>
                <w:sz w:val="17"/>
              </w:rPr>
              <w:br w:type="textWrapping"/>
            </w:r>
            <w:r>
              <w:rPr>
                <w:sz w:val="17"/>
              </w:rPr>
              <w:t>+6月</w:t>
            </w:r>
            <w:r>
              <w:rPr>
                <w:sz w:val="17"/>
              </w:rPr>
              <w:br w:type="textWrapping"/>
            </w:r>
            <w:r>
              <w:rPr>
                <w:sz w:val="17"/>
              </w:rPr>
              <w:t>±14</w:t>
            </w:r>
          </w:p>
        </w:tc>
        <w:tc>
          <w:tcPr>
            <w:tcW w:w="823" w:type="dxa"/>
            <w:vAlign w:val="center"/>
          </w:tcPr>
          <w:p w14:paraId="70866BF7">
            <w:pPr>
              <w:spacing w:after="0"/>
            </w:pPr>
            <w:r>
              <w:rPr>
                <w:sz w:val="17"/>
              </w:rPr>
              <w:t>FV4</w:t>
            </w:r>
            <w:r>
              <w:rPr>
                <w:sz w:val="17"/>
              </w:rPr>
              <w:br w:type="textWrapping"/>
            </w:r>
            <w:r>
              <w:rPr>
                <w:sz w:val="17"/>
              </w:rPr>
              <w:t>+9月</w:t>
            </w:r>
            <w:r>
              <w:rPr>
                <w:sz w:val="17"/>
              </w:rPr>
              <w:br w:type="textWrapping"/>
            </w:r>
            <w:r>
              <w:rPr>
                <w:sz w:val="17"/>
              </w:rPr>
              <w:t>±14</w:t>
            </w:r>
          </w:p>
        </w:tc>
        <w:tc>
          <w:tcPr>
            <w:tcW w:w="823" w:type="dxa"/>
            <w:vAlign w:val="center"/>
          </w:tcPr>
          <w:p w14:paraId="0C811ACA">
            <w:pPr>
              <w:spacing w:after="0"/>
            </w:pPr>
            <w:r>
              <w:rPr>
                <w:sz w:val="17"/>
              </w:rPr>
              <w:t>FV5</w:t>
            </w:r>
            <w:r>
              <w:rPr>
                <w:sz w:val="17"/>
              </w:rPr>
              <w:br w:type="textWrapping"/>
            </w:r>
            <w:r>
              <w:rPr>
                <w:sz w:val="17"/>
              </w:rPr>
              <w:t>+12月</w:t>
            </w:r>
            <w:r>
              <w:rPr>
                <w:sz w:val="17"/>
              </w:rPr>
              <w:br w:type="textWrapping"/>
            </w:r>
            <w:r>
              <w:rPr>
                <w:sz w:val="17"/>
              </w:rPr>
              <w:t>±14</w:t>
            </w:r>
          </w:p>
        </w:tc>
        <w:tc>
          <w:tcPr>
            <w:tcW w:w="823" w:type="dxa"/>
            <w:vAlign w:val="center"/>
          </w:tcPr>
          <w:p w14:paraId="2B4FE7F2">
            <w:pPr>
              <w:spacing w:after="0"/>
            </w:pPr>
            <w:r>
              <w:rPr>
                <w:sz w:val="17"/>
              </w:rPr>
              <w:t>FV6</w:t>
            </w:r>
            <w:r>
              <w:rPr>
                <w:sz w:val="17"/>
              </w:rPr>
              <w:br w:type="textWrapping"/>
            </w:r>
            <w:r>
              <w:rPr>
                <w:sz w:val="17"/>
              </w:rPr>
              <w:t>+18月</w:t>
            </w:r>
            <w:r>
              <w:rPr>
                <w:sz w:val="17"/>
              </w:rPr>
              <w:br w:type="textWrapping"/>
            </w:r>
            <w:r>
              <w:rPr>
                <w:sz w:val="17"/>
              </w:rPr>
              <w:t>±14</w:t>
            </w:r>
          </w:p>
        </w:tc>
        <w:tc>
          <w:tcPr>
            <w:tcW w:w="823" w:type="dxa"/>
            <w:vAlign w:val="center"/>
          </w:tcPr>
          <w:p w14:paraId="761F6B40">
            <w:pPr>
              <w:spacing w:after="0"/>
            </w:pPr>
            <w:r>
              <w:rPr>
                <w:sz w:val="17"/>
              </w:rPr>
              <w:t>FV7</w:t>
            </w:r>
            <w:r>
              <w:rPr>
                <w:sz w:val="17"/>
              </w:rPr>
              <w:br w:type="textWrapping"/>
            </w:r>
            <w:r>
              <w:rPr>
                <w:sz w:val="17"/>
              </w:rPr>
              <w:t>+24月</w:t>
            </w:r>
            <w:r>
              <w:rPr>
                <w:sz w:val="17"/>
              </w:rPr>
              <w:br w:type="textWrapping"/>
            </w:r>
            <w:r>
              <w:rPr>
                <w:sz w:val="17"/>
              </w:rPr>
              <w:t>±14</w:t>
            </w:r>
          </w:p>
        </w:tc>
        <w:tc>
          <w:tcPr>
            <w:tcW w:w="823" w:type="dxa"/>
            <w:vAlign w:val="center"/>
          </w:tcPr>
          <w:p w14:paraId="4A4BBB73">
            <w:pPr>
              <w:spacing w:after="0"/>
              <w:rPr>
                <w:rFonts w:hint="eastAsia"/>
                <w:sz w:val="17"/>
                <w:lang w:val="en-US" w:eastAsia="zh-CN"/>
              </w:rPr>
            </w:pPr>
            <w:r>
              <w:rPr>
                <w:rFonts w:hint="eastAsia"/>
                <w:sz w:val="17"/>
                <w:lang w:val="en-US" w:eastAsia="zh-CN"/>
              </w:rPr>
              <w:t>R？</w:t>
            </w:r>
          </w:p>
          <w:p w14:paraId="1E4C712F">
            <w:pPr>
              <w:spacing w:after="0"/>
              <w:rPr>
                <w:rFonts w:hint="default" w:eastAsia="宋体"/>
                <w:sz w:val="17"/>
                <w:lang w:val="en-US" w:eastAsia="zh-CN"/>
              </w:rPr>
            </w:pPr>
            <w:r>
              <w:rPr>
                <w:rFonts w:hint="eastAsia"/>
                <w:sz w:val="17"/>
                <w:lang w:val="en-US" w:eastAsia="zh-CN"/>
              </w:rPr>
              <w:t>疑似复发</w:t>
            </w:r>
          </w:p>
        </w:tc>
      </w:tr>
      <w:tr w14:paraId="278A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5F33C2B4">
            <w:pPr>
              <w:spacing w:after="0"/>
            </w:pPr>
            <w:r>
              <w:rPr>
                <w:sz w:val="17"/>
              </w:rPr>
              <w:t>管理/入组</w:t>
            </w:r>
          </w:p>
        </w:tc>
        <w:tc>
          <w:tcPr>
            <w:tcW w:w="1151" w:type="dxa"/>
            <w:vAlign w:val="center"/>
          </w:tcPr>
          <w:p w14:paraId="6FB484E8">
            <w:pPr>
              <w:spacing w:after="0"/>
            </w:pPr>
            <w:r>
              <w:rPr>
                <w:sz w:val="17"/>
              </w:rPr>
              <w:t>书面知情同意</w:t>
            </w:r>
          </w:p>
        </w:tc>
        <w:tc>
          <w:tcPr>
            <w:tcW w:w="820" w:type="dxa"/>
            <w:vAlign w:val="center"/>
          </w:tcPr>
          <w:p w14:paraId="3D4FC45A">
            <w:pPr>
              <w:spacing w:after="0"/>
            </w:pPr>
            <w:r>
              <w:rPr>
                <w:sz w:val="17"/>
              </w:rPr>
              <w:t>X</w:t>
            </w:r>
          </w:p>
        </w:tc>
        <w:tc>
          <w:tcPr>
            <w:tcW w:w="818" w:type="dxa"/>
            <w:vAlign w:val="center"/>
          </w:tcPr>
          <w:p w14:paraId="4CD2BAF0">
            <w:pPr>
              <w:spacing w:after="0"/>
            </w:pPr>
            <w:r>
              <w:rPr>
                <w:sz w:val="17"/>
              </w:rPr>
              <w:t>-</w:t>
            </w:r>
          </w:p>
        </w:tc>
        <w:tc>
          <w:tcPr>
            <w:tcW w:w="827" w:type="dxa"/>
            <w:vAlign w:val="center"/>
          </w:tcPr>
          <w:p w14:paraId="5DCADD44">
            <w:pPr>
              <w:spacing w:after="0"/>
            </w:pPr>
            <w:r>
              <w:rPr>
                <w:sz w:val="17"/>
              </w:rPr>
              <w:t>-</w:t>
            </w:r>
          </w:p>
        </w:tc>
        <w:tc>
          <w:tcPr>
            <w:tcW w:w="827" w:type="dxa"/>
            <w:vAlign w:val="center"/>
          </w:tcPr>
          <w:p w14:paraId="6BD63AF8">
            <w:pPr>
              <w:spacing w:after="0"/>
            </w:pPr>
            <w:r>
              <w:rPr>
                <w:sz w:val="17"/>
              </w:rPr>
              <w:t>-</w:t>
            </w:r>
          </w:p>
        </w:tc>
        <w:tc>
          <w:tcPr>
            <w:tcW w:w="827" w:type="dxa"/>
            <w:vAlign w:val="center"/>
          </w:tcPr>
          <w:p w14:paraId="59AD8AED">
            <w:pPr>
              <w:spacing w:after="0"/>
            </w:pPr>
            <w:r>
              <w:rPr>
                <w:sz w:val="17"/>
              </w:rPr>
              <w:t>-</w:t>
            </w:r>
          </w:p>
        </w:tc>
        <w:tc>
          <w:tcPr>
            <w:tcW w:w="827" w:type="dxa"/>
            <w:vAlign w:val="center"/>
          </w:tcPr>
          <w:p w14:paraId="6BC9A3DA">
            <w:pPr>
              <w:spacing w:after="0"/>
            </w:pPr>
            <w:r>
              <w:rPr>
                <w:sz w:val="17"/>
              </w:rPr>
              <w:t>-</w:t>
            </w:r>
          </w:p>
        </w:tc>
        <w:tc>
          <w:tcPr>
            <w:tcW w:w="829" w:type="dxa"/>
            <w:vAlign w:val="center"/>
          </w:tcPr>
          <w:p w14:paraId="51A9ED8B">
            <w:pPr>
              <w:spacing w:after="0"/>
            </w:pPr>
            <w:r>
              <w:rPr>
                <w:sz w:val="17"/>
              </w:rPr>
              <w:t>-</w:t>
            </w:r>
          </w:p>
        </w:tc>
        <w:tc>
          <w:tcPr>
            <w:tcW w:w="818" w:type="dxa"/>
            <w:vAlign w:val="center"/>
          </w:tcPr>
          <w:p w14:paraId="4281D5F9">
            <w:pPr>
              <w:spacing w:after="0"/>
            </w:pPr>
            <w:r>
              <w:rPr>
                <w:sz w:val="17"/>
              </w:rPr>
              <w:t>-</w:t>
            </w:r>
          </w:p>
        </w:tc>
        <w:tc>
          <w:tcPr>
            <w:tcW w:w="823" w:type="dxa"/>
            <w:vAlign w:val="center"/>
          </w:tcPr>
          <w:p w14:paraId="5D579162">
            <w:pPr>
              <w:spacing w:after="0"/>
            </w:pPr>
            <w:r>
              <w:rPr>
                <w:sz w:val="17"/>
              </w:rPr>
              <w:t>-</w:t>
            </w:r>
          </w:p>
        </w:tc>
        <w:tc>
          <w:tcPr>
            <w:tcW w:w="823" w:type="dxa"/>
            <w:vAlign w:val="center"/>
          </w:tcPr>
          <w:p w14:paraId="25BB257C">
            <w:pPr>
              <w:spacing w:after="0"/>
            </w:pPr>
            <w:r>
              <w:rPr>
                <w:sz w:val="17"/>
              </w:rPr>
              <w:t>-</w:t>
            </w:r>
          </w:p>
        </w:tc>
        <w:tc>
          <w:tcPr>
            <w:tcW w:w="823" w:type="dxa"/>
            <w:vAlign w:val="center"/>
          </w:tcPr>
          <w:p w14:paraId="160A1103">
            <w:pPr>
              <w:spacing w:after="0"/>
            </w:pPr>
            <w:r>
              <w:rPr>
                <w:sz w:val="17"/>
              </w:rPr>
              <w:t>-</w:t>
            </w:r>
          </w:p>
        </w:tc>
        <w:tc>
          <w:tcPr>
            <w:tcW w:w="823" w:type="dxa"/>
            <w:vAlign w:val="center"/>
          </w:tcPr>
          <w:p w14:paraId="091960AD">
            <w:pPr>
              <w:spacing w:after="0"/>
            </w:pPr>
            <w:r>
              <w:rPr>
                <w:sz w:val="17"/>
              </w:rPr>
              <w:t>-</w:t>
            </w:r>
          </w:p>
        </w:tc>
        <w:tc>
          <w:tcPr>
            <w:tcW w:w="823" w:type="dxa"/>
            <w:vAlign w:val="center"/>
          </w:tcPr>
          <w:p w14:paraId="786AEA5F">
            <w:pPr>
              <w:spacing w:after="0"/>
            </w:pPr>
            <w:r>
              <w:rPr>
                <w:sz w:val="17"/>
              </w:rPr>
              <w:t>-</w:t>
            </w:r>
          </w:p>
        </w:tc>
        <w:tc>
          <w:tcPr>
            <w:tcW w:w="823" w:type="dxa"/>
            <w:vAlign w:val="center"/>
          </w:tcPr>
          <w:p w14:paraId="3663CCB6">
            <w:pPr>
              <w:spacing w:after="0"/>
            </w:pPr>
            <w:r>
              <w:rPr>
                <w:sz w:val="17"/>
              </w:rPr>
              <w:t>-</w:t>
            </w:r>
          </w:p>
        </w:tc>
        <w:tc>
          <w:tcPr>
            <w:tcW w:w="823" w:type="dxa"/>
            <w:vAlign w:val="center"/>
          </w:tcPr>
          <w:p w14:paraId="04FAF9B3">
            <w:pPr>
              <w:spacing w:after="0"/>
              <w:rPr>
                <w:sz w:val="17"/>
              </w:rPr>
            </w:pPr>
            <w:r>
              <w:rPr>
                <w:sz w:val="17"/>
              </w:rPr>
              <w:t>-</w:t>
            </w:r>
          </w:p>
        </w:tc>
      </w:tr>
      <w:tr w14:paraId="53FC5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1B84461E">
            <w:pPr>
              <w:spacing w:after="0"/>
            </w:pPr>
            <w:r>
              <w:rPr>
                <w:sz w:val="17"/>
              </w:rPr>
              <w:t>管理/入组</w:t>
            </w:r>
          </w:p>
        </w:tc>
        <w:tc>
          <w:tcPr>
            <w:tcW w:w="1151" w:type="dxa"/>
            <w:vAlign w:val="center"/>
          </w:tcPr>
          <w:p w14:paraId="13639CF8">
            <w:pPr>
              <w:spacing w:after="0"/>
            </w:pPr>
            <w:r>
              <w:rPr>
                <w:sz w:val="17"/>
              </w:rPr>
              <w:t>入排标准评估</w:t>
            </w:r>
          </w:p>
        </w:tc>
        <w:tc>
          <w:tcPr>
            <w:tcW w:w="820" w:type="dxa"/>
            <w:vAlign w:val="center"/>
          </w:tcPr>
          <w:p w14:paraId="6B07B126">
            <w:pPr>
              <w:spacing w:after="0"/>
            </w:pPr>
            <w:r>
              <w:rPr>
                <w:sz w:val="17"/>
              </w:rPr>
              <w:t>X</w:t>
            </w:r>
          </w:p>
        </w:tc>
        <w:tc>
          <w:tcPr>
            <w:tcW w:w="818" w:type="dxa"/>
            <w:vAlign w:val="center"/>
          </w:tcPr>
          <w:p w14:paraId="1B1EBF5D">
            <w:pPr>
              <w:spacing w:after="0"/>
            </w:pPr>
            <w:r>
              <w:rPr>
                <w:sz w:val="17"/>
              </w:rPr>
              <w:t>X</w:t>
            </w:r>
          </w:p>
        </w:tc>
        <w:tc>
          <w:tcPr>
            <w:tcW w:w="827" w:type="dxa"/>
            <w:vAlign w:val="center"/>
          </w:tcPr>
          <w:p w14:paraId="3FD2BCF9">
            <w:pPr>
              <w:spacing w:after="0"/>
            </w:pPr>
            <w:r>
              <w:rPr>
                <w:sz w:val="17"/>
              </w:rPr>
              <w:t>-</w:t>
            </w:r>
          </w:p>
        </w:tc>
        <w:tc>
          <w:tcPr>
            <w:tcW w:w="827" w:type="dxa"/>
            <w:vAlign w:val="center"/>
          </w:tcPr>
          <w:p w14:paraId="22880896">
            <w:pPr>
              <w:spacing w:after="0"/>
            </w:pPr>
            <w:r>
              <w:rPr>
                <w:sz w:val="17"/>
              </w:rPr>
              <w:t>-</w:t>
            </w:r>
          </w:p>
        </w:tc>
        <w:tc>
          <w:tcPr>
            <w:tcW w:w="827" w:type="dxa"/>
            <w:vAlign w:val="center"/>
          </w:tcPr>
          <w:p w14:paraId="7F391FAD">
            <w:pPr>
              <w:spacing w:after="0"/>
            </w:pPr>
            <w:r>
              <w:rPr>
                <w:sz w:val="17"/>
              </w:rPr>
              <w:t>-</w:t>
            </w:r>
          </w:p>
        </w:tc>
        <w:tc>
          <w:tcPr>
            <w:tcW w:w="827" w:type="dxa"/>
            <w:vAlign w:val="center"/>
          </w:tcPr>
          <w:p w14:paraId="43C7AA48">
            <w:pPr>
              <w:spacing w:after="0"/>
            </w:pPr>
            <w:r>
              <w:rPr>
                <w:sz w:val="17"/>
              </w:rPr>
              <w:t>-</w:t>
            </w:r>
          </w:p>
        </w:tc>
        <w:tc>
          <w:tcPr>
            <w:tcW w:w="829" w:type="dxa"/>
            <w:vAlign w:val="center"/>
          </w:tcPr>
          <w:p w14:paraId="73A783C4">
            <w:pPr>
              <w:spacing w:after="0"/>
            </w:pPr>
            <w:r>
              <w:rPr>
                <w:sz w:val="17"/>
              </w:rPr>
              <w:t>-</w:t>
            </w:r>
          </w:p>
        </w:tc>
        <w:tc>
          <w:tcPr>
            <w:tcW w:w="818" w:type="dxa"/>
            <w:vAlign w:val="center"/>
          </w:tcPr>
          <w:p w14:paraId="40FD5F48">
            <w:pPr>
              <w:spacing w:after="0"/>
            </w:pPr>
            <w:r>
              <w:rPr>
                <w:sz w:val="17"/>
              </w:rPr>
              <w:t>-</w:t>
            </w:r>
          </w:p>
        </w:tc>
        <w:tc>
          <w:tcPr>
            <w:tcW w:w="823" w:type="dxa"/>
            <w:vAlign w:val="center"/>
          </w:tcPr>
          <w:p w14:paraId="63790FCF">
            <w:pPr>
              <w:spacing w:after="0"/>
            </w:pPr>
            <w:r>
              <w:rPr>
                <w:sz w:val="17"/>
              </w:rPr>
              <w:t>-</w:t>
            </w:r>
          </w:p>
        </w:tc>
        <w:tc>
          <w:tcPr>
            <w:tcW w:w="823" w:type="dxa"/>
            <w:vAlign w:val="center"/>
          </w:tcPr>
          <w:p w14:paraId="239003D2">
            <w:pPr>
              <w:spacing w:after="0"/>
            </w:pPr>
            <w:r>
              <w:rPr>
                <w:sz w:val="17"/>
              </w:rPr>
              <w:t>-</w:t>
            </w:r>
          </w:p>
        </w:tc>
        <w:tc>
          <w:tcPr>
            <w:tcW w:w="823" w:type="dxa"/>
            <w:vAlign w:val="center"/>
          </w:tcPr>
          <w:p w14:paraId="5D4706D6">
            <w:pPr>
              <w:spacing w:after="0"/>
            </w:pPr>
            <w:r>
              <w:rPr>
                <w:sz w:val="17"/>
              </w:rPr>
              <w:t>-</w:t>
            </w:r>
          </w:p>
        </w:tc>
        <w:tc>
          <w:tcPr>
            <w:tcW w:w="823" w:type="dxa"/>
            <w:vAlign w:val="center"/>
          </w:tcPr>
          <w:p w14:paraId="561BB95D">
            <w:pPr>
              <w:spacing w:after="0"/>
            </w:pPr>
            <w:r>
              <w:rPr>
                <w:sz w:val="17"/>
              </w:rPr>
              <w:t>-</w:t>
            </w:r>
          </w:p>
        </w:tc>
        <w:tc>
          <w:tcPr>
            <w:tcW w:w="823" w:type="dxa"/>
            <w:vAlign w:val="center"/>
          </w:tcPr>
          <w:p w14:paraId="6DD24F1B">
            <w:pPr>
              <w:spacing w:after="0"/>
            </w:pPr>
            <w:r>
              <w:rPr>
                <w:sz w:val="17"/>
              </w:rPr>
              <w:t>-</w:t>
            </w:r>
          </w:p>
        </w:tc>
        <w:tc>
          <w:tcPr>
            <w:tcW w:w="823" w:type="dxa"/>
            <w:vAlign w:val="center"/>
          </w:tcPr>
          <w:p w14:paraId="75FCA2F3">
            <w:pPr>
              <w:spacing w:after="0"/>
            </w:pPr>
            <w:r>
              <w:rPr>
                <w:sz w:val="17"/>
              </w:rPr>
              <w:t>-</w:t>
            </w:r>
          </w:p>
        </w:tc>
        <w:tc>
          <w:tcPr>
            <w:tcW w:w="823" w:type="dxa"/>
            <w:vAlign w:val="center"/>
          </w:tcPr>
          <w:p w14:paraId="1A30B580">
            <w:pPr>
              <w:spacing w:after="0"/>
              <w:rPr>
                <w:sz w:val="17"/>
              </w:rPr>
            </w:pPr>
            <w:r>
              <w:rPr>
                <w:sz w:val="17"/>
              </w:rPr>
              <w:t>-</w:t>
            </w:r>
          </w:p>
        </w:tc>
      </w:tr>
      <w:tr w14:paraId="28F6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3" w:type="dxa"/>
            <w:vAlign w:val="center"/>
          </w:tcPr>
          <w:p w14:paraId="3D825E2E">
            <w:pPr>
              <w:spacing w:after="0"/>
            </w:pPr>
            <w:r>
              <w:rPr>
                <w:sz w:val="17"/>
              </w:rPr>
              <w:t>管理/入组</w:t>
            </w:r>
          </w:p>
        </w:tc>
        <w:tc>
          <w:tcPr>
            <w:tcW w:w="1151" w:type="dxa"/>
            <w:vAlign w:val="center"/>
          </w:tcPr>
          <w:p w14:paraId="6C407B12">
            <w:pPr>
              <w:spacing w:after="0"/>
            </w:pPr>
            <w:r>
              <w:rPr>
                <w:sz w:val="17"/>
              </w:rPr>
              <w:t>随机分组/分配方案</w:t>
            </w:r>
          </w:p>
        </w:tc>
        <w:tc>
          <w:tcPr>
            <w:tcW w:w="820" w:type="dxa"/>
            <w:vAlign w:val="center"/>
          </w:tcPr>
          <w:p w14:paraId="07DCC3A2">
            <w:pPr>
              <w:spacing w:after="0"/>
            </w:pPr>
            <w:r>
              <w:rPr>
                <w:sz w:val="17"/>
              </w:rPr>
              <w:t>-</w:t>
            </w:r>
          </w:p>
        </w:tc>
        <w:tc>
          <w:tcPr>
            <w:tcW w:w="818" w:type="dxa"/>
            <w:vAlign w:val="center"/>
          </w:tcPr>
          <w:p w14:paraId="45CAFC2A">
            <w:pPr>
              <w:spacing w:after="0"/>
            </w:pPr>
            <w:r>
              <w:rPr>
                <w:sz w:val="17"/>
              </w:rPr>
              <w:t>X</w:t>
            </w:r>
          </w:p>
        </w:tc>
        <w:tc>
          <w:tcPr>
            <w:tcW w:w="827" w:type="dxa"/>
            <w:vAlign w:val="center"/>
          </w:tcPr>
          <w:p w14:paraId="36DF57D0">
            <w:pPr>
              <w:spacing w:after="0"/>
            </w:pPr>
            <w:r>
              <w:rPr>
                <w:sz w:val="17"/>
              </w:rPr>
              <w:t>-</w:t>
            </w:r>
          </w:p>
        </w:tc>
        <w:tc>
          <w:tcPr>
            <w:tcW w:w="827" w:type="dxa"/>
            <w:vAlign w:val="center"/>
          </w:tcPr>
          <w:p w14:paraId="03018582">
            <w:pPr>
              <w:spacing w:after="0"/>
            </w:pPr>
            <w:r>
              <w:rPr>
                <w:sz w:val="17"/>
              </w:rPr>
              <w:t>-</w:t>
            </w:r>
          </w:p>
        </w:tc>
        <w:tc>
          <w:tcPr>
            <w:tcW w:w="827" w:type="dxa"/>
            <w:vAlign w:val="center"/>
          </w:tcPr>
          <w:p w14:paraId="5ADBFB16">
            <w:pPr>
              <w:spacing w:after="0"/>
            </w:pPr>
            <w:r>
              <w:rPr>
                <w:sz w:val="17"/>
              </w:rPr>
              <w:t>-</w:t>
            </w:r>
          </w:p>
        </w:tc>
        <w:tc>
          <w:tcPr>
            <w:tcW w:w="827" w:type="dxa"/>
            <w:vAlign w:val="center"/>
          </w:tcPr>
          <w:p w14:paraId="3C9137A2">
            <w:pPr>
              <w:spacing w:after="0"/>
            </w:pPr>
            <w:r>
              <w:rPr>
                <w:sz w:val="17"/>
              </w:rPr>
              <w:t>-</w:t>
            </w:r>
          </w:p>
        </w:tc>
        <w:tc>
          <w:tcPr>
            <w:tcW w:w="829" w:type="dxa"/>
            <w:vAlign w:val="center"/>
          </w:tcPr>
          <w:p w14:paraId="4B504A47">
            <w:pPr>
              <w:spacing w:after="0"/>
            </w:pPr>
            <w:r>
              <w:rPr>
                <w:sz w:val="17"/>
              </w:rPr>
              <w:t>-</w:t>
            </w:r>
          </w:p>
        </w:tc>
        <w:tc>
          <w:tcPr>
            <w:tcW w:w="818" w:type="dxa"/>
            <w:vAlign w:val="center"/>
          </w:tcPr>
          <w:p w14:paraId="5A2DE11D">
            <w:pPr>
              <w:spacing w:after="0"/>
            </w:pPr>
            <w:r>
              <w:rPr>
                <w:sz w:val="17"/>
              </w:rPr>
              <w:t>-</w:t>
            </w:r>
          </w:p>
        </w:tc>
        <w:tc>
          <w:tcPr>
            <w:tcW w:w="823" w:type="dxa"/>
            <w:vAlign w:val="center"/>
          </w:tcPr>
          <w:p w14:paraId="616EF370">
            <w:pPr>
              <w:spacing w:after="0"/>
            </w:pPr>
            <w:r>
              <w:rPr>
                <w:sz w:val="17"/>
              </w:rPr>
              <w:t>-</w:t>
            </w:r>
          </w:p>
        </w:tc>
        <w:tc>
          <w:tcPr>
            <w:tcW w:w="823" w:type="dxa"/>
            <w:vAlign w:val="center"/>
          </w:tcPr>
          <w:p w14:paraId="28D45BE4">
            <w:pPr>
              <w:spacing w:after="0"/>
            </w:pPr>
            <w:r>
              <w:rPr>
                <w:sz w:val="17"/>
              </w:rPr>
              <w:t>-</w:t>
            </w:r>
          </w:p>
        </w:tc>
        <w:tc>
          <w:tcPr>
            <w:tcW w:w="823" w:type="dxa"/>
            <w:vAlign w:val="center"/>
          </w:tcPr>
          <w:p w14:paraId="6EEBE250">
            <w:pPr>
              <w:spacing w:after="0"/>
            </w:pPr>
            <w:r>
              <w:rPr>
                <w:sz w:val="17"/>
              </w:rPr>
              <w:t>-</w:t>
            </w:r>
          </w:p>
        </w:tc>
        <w:tc>
          <w:tcPr>
            <w:tcW w:w="823" w:type="dxa"/>
            <w:vAlign w:val="center"/>
          </w:tcPr>
          <w:p w14:paraId="01379219">
            <w:pPr>
              <w:spacing w:after="0"/>
            </w:pPr>
            <w:r>
              <w:rPr>
                <w:sz w:val="17"/>
              </w:rPr>
              <w:t>-</w:t>
            </w:r>
          </w:p>
        </w:tc>
        <w:tc>
          <w:tcPr>
            <w:tcW w:w="823" w:type="dxa"/>
            <w:vAlign w:val="center"/>
          </w:tcPr>
          <w:p w14:paraId="6735D776">
            <w:pPr>
              <w:spacing w:after="0"/>
            </w:pPr>
            <w:r>
              <w:rPr>
                <w:sz w:val="17"/>
              </w:rPr>
              <w:t>-</w:t>
            </w:r>
          </w:p>
        </w:tc>
        <w:tc>
          <w:tcPr>
            <w:tcW w:w="823" w:type="dxa"/>
            <w:vAlign w:val="center"/>
          </w:tcPr>
          <w:p w14:paraId="0D67AD30">
            <w:pPr>
              <w:spacing w:after="0"/>
            </w:pPr>
            <w:r>
              <w:rPr>
                <w:sz w:val="17"/>
              </w:rPr>
              <w:t>-</w:t>
            </w:r>
          </w:p>
        </w:tc>
        <w:tc>
          <w:tcPr>
            <w:tcW w:w="823" w:type="dxa"/>
            <w:vAlign w:val="center"/>
          </w:tcPr>
          <w:p w14:paraId="6D03A149">
            <w:pPr>
              <w:spacing w:after="0"/>
              <w:rPr>
                <w:sz w:val="17"/>
              </w:rPr>
            </w:pPr>
            <w:r>
              <w:rPr>
                <w:sz w:val="17"/>
              </w:rPr>
              <w:t>-</w:t>
            </w:r>
          </w:p>
        </w:tc>
      </w:tr>
      <w:tr w14:paraId="771B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45C55FDF">
            <w:pPr>
              <w:spacing w:after="0"/>
            </w:pPr>
            <w:r>
              <w:rPr>
                <w:sz w:val="17"/>
              </w:rPr>
              <w:t>管理/入组</w:t>
            </w:r>
          </w:p>
        </w:tc>
        <w:tc>
          <w:tcPr>
            <w:tcW w:w="1151" w:type="dxa"/>
            <w:vAlign w:val="center"/>
          </w:tcPr>
          <w:p w14:paraId="54DA5875">
            <w:pPr>
              <w:spacing w:after="0"/>
            </w:pPr>
            <w:r>
              <w:rPr>
                <w:sz w:val="17"/>
              </w:rPr>
              <w:t>试验干预给药</w:t>
            </w:r>
          </w:p>
        </w:tc>
        <w:tc>
          <w:tcPr>
            <w:tcW w:w="820" w:type="dxa"/>
            <w:vAlign w:val="center"/>
          </w:tcPr>
          <w:p w14:paraId="5730ED65">
            <w:pPr>
              <w:spacing w:after="0"/>
            </w:pPr>
            <w:r>
              <w:rPr>
                <w:sz w:val="17"/>
              </w:rPr>
              <w:t>-</w:t>
            </w:r>
          </w:p>
        </w:tc>
        <w:tc>
          <w:tcPr>
            <w:tcW w:w="818" w:type="dxa"/>
            <w:vAlign w:val="center"/>
          </w:tcPr>
          <w:p w14:paraId="1D432C27">
            <w:pPr>
              <w:spacing w:after="0"/>
            </w:pPr>
            <w:r>
              <w:rPr>
                <w:sz w:val="17"/>
              </w:rPr>
              <w:t>X</w:t>
            </w:r>
          </w:p>
        </w:tc>
        <w:tc>
          <w:tcPr>
            <w:tcW w:w="827" w:type="dxa"/>
            <w:vAlign w:val="center"/>
          </w:tcPr>
          <w:p w14:paraId="07BC1CCB">
            <w:pPr>
              <w:spacing w:after="0"/>
            </w:pPr>
            <w:r>
              <w:rPr>
                <w:sz w:val="17"/>
              </w:rPr>
              <w:t>X</w:t>
            </w:r>
          </w:p>
        </w:tc>
        <w:tc>
          <w:tcPr>
            <w:tcW w:w="827" w:type="dxa"/>
            <w:vAlign w:val="center"/>
          </w:tcPr>
          <w:p w14:paraId="15659350">
            <w:pPr>
              <w:spacing w:after="0"/>
            </w:pPr>
            <w:r>
              <w:rPr>
                <w:sz w:val="17"/>
              </w:rPr>
              <w:t>X</w:t>
            </w:r>
          </w:p>
        </w:tc>
        <w:tc>
          <w:tcPr>
            <w:tcW w:w="827" w:type="dxa"/>
            <w:vAlign w:val="center"/>
          </w:tcPr>
          <w:p w14:paraId="73491C47">
            <w:pPr>
              <w:spacing w:after="0"/>
            </w:pPr>
            <w:r>
              <w:rPr>
                <w:sz w:val="17"/>
              </w:rPr>
              <w:t>X</w:t>
            </w:r>
          </w:p>
        </w:tc>
        <w:tc>
          <w:tcPr>
            <w:tcW w:w="827" w:type="dxa"/>
            <w:vAlign w:val="center"/>
          </w:tcPr>
          <w:p w14:paraId="6ABBD9F2">
            <w:pPr>
              <w:spacing w:after="0"/>
            </w:pPr>
            <w:r>
              <w:rPr>
                <w:sz w:val="17"/>
              </w:rPr>
              <w:t>X</w:t>
            </w:r>
          </w:p>
        </w:tc>
        <w:tc>
          <w:tcPr>
            <w:tcW w:w="829" w:type="dxa"/>
            <w:vAlign w:val="center"/>
          </w:tcPr>
          <w:p w14:paraId="379C39BE">
            <w:pPr>
              <w:spacing w:after="0"/>
            </w:pPr>
            <w:r>
              <w:rPr>
                <w:sz w:val="17"/>
              </w:rPr>
              <w:t>X</w:t>
            </w:r>
          </w:p>
        </w:tc>
        <w:tc>
          <w:tcPr>
            <w:tcW w:w="818" w:type="dxa"/>
            <w:vAlign w:val="center"/>
          </w:tcPr>
          <w:p w14:paraId="64AC20DE">
            <w:pPr>
              <w:spacing w:after="0"/>
            </w:pPr>
            <w:r>
              <w:rPr>
                <w:sz w:val="17"/>
              </w:rPr>
              <w:t>X</w:t>
            </w:r>
          </w:p>
        </w:tc>
        <w:tc>
          <w:tcPr>
            <w:tcW w:w="823" w:type="dxa"/>
            <w:vAlign w:val="center"/>
          </w:tcPr>
          <w:p w14:paraId="08CFDC6D">
            <w:pPr>
              <w:spacing w:after="0"/>
            </w:pPr>
            <w:r>
              <w:rPr>
                <w:sz w:val="17"/>
              </w:rPr>
              <w:t>-</w:t>
            </w:r>
          </w:p>
        </w:tc>
        <w:tc>
          <w:tcPr>
            <w:tcW w:w="823" w:type="dxa"/>
            <w:vAlign w:val="center"/>
          </w:tcPr>
          <w:p w14:paraId="7F98269F">
            <w:pPr>
              <w:spacing w:after="0"/>
            </w:pPr>
            <w:r>
              <w:rPr>
                <w:sz w:val="17"/>
              </w:rPr>
              <w:t>-</w:t>
            </w:r>
          </w:p>
        </w:tc>
        <w:tc>
          <w:tcPr>
            <w:tcW w:w="823" w:type="dxa"/>
            <w:vAlign w:val="center"/>
          </w:tcPr>
          <w:p w14:paraId="11145456">
            <w:pPr>
              <w:spacing w:after="0"/>
            </w:pPr>
            <w:r>
              <w:rPr>
                <w:sz w:val="17"/>
              </w:rPr>
              <w:t>-</w:t>
            </w:r>
          </w:p>
        </w:tc>
        <w:tc>
          <w:tcPr>
            <w:tcW w:w="823" w:type="dxa"/>
            <w:vAlign w:val="center"/>
          </w:tcPr>
          <w:p w14:paraId="03F23AD8">
            <w:pPr>
              <w:spacing w:after="0"/>
            </w:pPr>
            <w:r>
              <w:rPr>
                <w:sz w:val="17"/>
              </w:rPr>
              <w:t>-</w:t>
            </w:r>
          </w:p>
        </w:tc>
        <w:tc>
          <w:tcPr>
            <w:tcW w:w="823" w:type="dxa"/>
            <w:vAlign w:val="center"/>
          </w:tcPr>
          <w:p w14:paraId="62DAC3BF">
            <w:pPr>
              <w:spacing w:after="0"/>
            </w:pPr>
            <w:r>
              <w:rPr>
                <w:sz w:val="17"/>
              </w:rPr>
              <w:t>-</w:t>
            </w:r>
          </w:p>
        </w:tc>
        <w:tc>
          <w:tcPr>
            <w:tcW w:w="823" w:type="dxa"/>
            <w:vAlign w:val="center"/>
          </w:tcPr>
          <w:p w14:paraId="3FE2A39B">
            <w:pPr>
              <w:spacing w:after="0"/>
            </w:pPr>
            <w:r>
              <w:rPr>
                <w:sz w:val="17"/>
              </w:rPr>
              <w:t>-</w:t>
            </w:r>
          </w:p>
        </w:tc>
        <w:tc>
          <w:tcPr>
            <w:tcW w:w="823" w:type="dxa"/>
            <w:vAlign w:val="center"/>
          </w:tcPr>
          <w:p w14:paraId="65503398">
            <w:pPr>
              <w:spacing w:after="0"/>
              <w:rPr>
                <w:sz w:val="17"/>
              </w:rPr>
            </w:pPr>
            <w:r>
              <w:rPr>
                <w:sz w:val="17"/>
              </w:rPr>
              <w:t>-</w:t>
            </w:r>
          </w:p>
        </w:tc>
      </w:tr>
      <w:tr w14:paraId="66D0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AE54976">
            <w:pPr>
              <w:spacing w:after="0"/>
            </w:pPr>
            <w:r>
              <w:rPr>
                <w:sz w:val="17"/>
              </w:rPr>
              <w:t>管理/入组</w:t>
            </w:r>
          </w:p>
        </w:tc>
        <w:tc>
          <w:tcPr>
            <w:tcW w:w="1151" w:type="dxa"/>
            <w:vAlign w:val="center"/>
          </w:tcPr>
          <w:p w14:paraId="0F39CE48">
            <w:pPr>
              <w:spacing w:after="0"/>
            </w:pPr>
            <w:r>
              <w:rPr>
                <w:sz w:val="17"/>
              </w:rPr>
              <w:t>依从性评估</w:t>
            </w:r>
          </w:p>
        </w:tc>
        <w:tc>
          <w:tcPr>
            <w:tcW w:w="820" w:type="dxa"/>
            <w:vAlign w:val="center"/>
          </w:tcPr>
          <w:p w14:paraId="5161A2B1">
            <w:pPr>
              <w:spacing w:after="0"/>
            </w:pPr>
            <w:r>
              <w:rPr>
                <w:sz w:val="17"/>
              </w:rPr>
              <w:t>-</w:t>
            </w:r>
          </w:p>
        </w:tc>
        <w:tc>
          <w:tcPr>
            <w:tcW w:w="818" w:type="dxa"/>
            <w:vAlign w:val="center"/>
          </w:tcPr>
          <w:p w14:paraId="5AC7B480">
            <w:pPr>
              <w:spacing w:after="0"/>
            </w:pPr>
            <w:r>
              <w:rPr>
                <w:sz w:val="17"/>
              </w:rPr>
              <w:t>X</w:t>
            </w:r>
          </w:p>
        </w:tc>
        <w:tc>
          <w:tcPr>
            <w:tcW w:w="827" w:type="dxa"/>
            <w:vAlign w:val="center"/>
          </w:tcPr>
          <w:p w14:paraId="1D1FA23A">
            <w:pPr>
              <w:spacing w:after="0"/>
            </w:pPr>
            <w:r>
              <w:rPr>
                <w:sz w:val="17"/>
              </w:rPr>
              <w:t>X</w:t>
            </w:r>
          </w:p>
        </w:tc>
        <w:tc>
          <w:tcPr>
            <w:tcW w:w="827" w:type="dxa"/>
            <w:vAlign w:val="center"/>
          </w:tcPr>
          <w:p w14:paraId="048F40ED">
            <w:pPr>
              <w:spacing w:after="0"/>
            </w:pPr>
            <w:r>
              <w:rPr>
                <w:sz w:val="17"/>
              </w:rPr>
              <w:t>X</w:t>
            </w:r>
          </w:p>
        </w:tc>
        <w:tc>
          <w:tcPr>
            <w:tcW w:w="827" w:type="dxa"/>
            <w:vAlign w:val="center"/>
          </w:tcPr>
          <w:p w14:paraId="1AA765B1">
            <w:pPr>
              <w:spacing w:after="0"/>
            </w:pPr>
            <w:r>
              <w:rPr>
                <w:sz w:val="17"/>
              </w:rPr>
              <w:t>X</w:t>
            </w:r>
          </w:p>
        </w:tc>
        <w:tc>
          <w:tcPr>
            <w:tcW w:w="827" w:type="dxa"/>
            <w:vAlign w:val="center"/>
          </w:tcPr>
          <w:p w14:paraId="3F72EF26">
            <w:pPr>
              <w:spacing w:after="0"/>
            </w:pPr>
            <w:r>
              <w:rPr>
                <w:sz w:val="17"/>
              </w:rPr>
              <w:t>X</w:t>
            </w:r>
          </w:p>
        </w:tc>
        <w:tc>
          <w:tcPr>
            <w:tcW w:w="829" w:type="dxa"/>
            <w:vAlign w:val="center"/>
          </w:tcPr>
          <w:p w14:paraId="2A4DB563">
            <w:pPr>
              <w:spacing w:after="0"/>
            </w:pPr>
            <w:r>
              <w:rPr>
                <w:sz w:val="17"/>
              </w:rPr>
              <w:t>X</w:t>
            </w:r>
          </w:p>
        </w:tc>
        <w:tc>
          <w:tcPr>
            <w:tcW w:w="818" w:type="dxa"/>
            <w:vAlign w:val="center"/>
          </w:tcPr>
          <w:p w14:paraId="381A3004">
            <w:pPr>
              <w:spacing w:after="0"/>
            </w:pPr>
            <w:r>
              <w:rPr>
                <w:sz w:val="17"/>
              </w:rPr>
              <w:t>X</w:t>
            </w:r>
          </w:p>
        </w:tc>
        <w:tc>
          <w:tcPr>
            <w:tcW w:w="823" w:type="dxa"/>
            <w:vAlign w:val="center"/>
          </w:tcPr>
          <w:p w14:paraId="7C5F2694">
            <w:pPr>
              <w:spacing w:after="0"/>
            </w:pPr>
            <w:r>
              <w:rPr>
                <w:sz w:val="17"/>
              </w:rPr>
              <w:t>X</w:t>
            </w:r>
          </w:p>
        </w:tc>
        <w:tc>
          <w:tcPr>
            <w:tcW w:w="823" w:type="dxa"/>
            <w:vAlign w:val="center"/>
          </w:tcPr>
          <w:p w14:paraId="1B978957">
            <w:pPr>
              <w:spacing w:after="0"/>
            </w:pPr>
            <w:r>
              <w:rPr>
                <w:sz w:val="17"/>
              </w:rPr>
              <w:t>X</w:t>
            </w:r>
          </w:p>
        </w:tc>
        <w:tc>
          <w:tcPr>
            <w:tcW w:w="823" w:type="dxa"/>
            <w:vAlign w:val="center"/>
          </w:tcPr>
          <w:p w14:paraId="43773776">
            <w:pPr>
              <w:spacing w:after="0"/>
            </w:pPr>
            <w:r>
              <w:rPr>
                <w:sz w:val="17"/>
              </w:rPr>
              <w:t>X</w:t>
            </w:r>
          </w:p>
        </w:tc>
        <w:tc>
          <w:tcPr>
            <w:tcW w:w="823" w:type="dxa"/>
            <w:vAlign w:val="center"/>
          </w:tcPr>
          <w:p w14:paraId="728107A3">
            <w:pPr>
              <w:spacing w:after="0"/>
            </w:pPr>
            <w:r>
              <w:rPr>
                <w:sz w:val="17"/>
              </w:rPr>
              <w:t>X</w:t>
            </w:r>
          </w:p>
        </w:tc>
        <w:tc>
          <w:tcPr>
            <w:tcW w:w="823" w:type="dxa"/>
            <w:vAlign w:val="center"/>
          </w:tcPr>
          <w:p w14:paraId="06EEC267">
            <w:pPr>
              <w:spacing w:after="0"/>
            </w:pPr>
            <w:r>
              <w:rPr>
                <w:sz w:val="17"/>
              </w:rPr>
              <w:t>X</w:t>
            </w:r>
          </w:p>
        </w:tc>
        <w:tc>
          <w:tcPr>
            <w:tcW w:w="823" w:type="dxa"/>
            <w:vAlign w:val="center"/>
          </w:tcPr>
          <w:p w14:paraId="300993F5">
            <w:pPr>
              <w:spacing w:after="0"/>
            </w:pPr>
            <w:r>
              <w:rPr>
                <w:sz w:val="17"/>
              </w:rPr>
              <w:t>X</w:t>
            </w:r>
          </w:p>
        </w:tc>
        <w:tc>
          <w:tcPr>
            <w:tcW w:w="823" w:type="dxa"/>
            <w:vAlign w:val="center"/>
          </w:tcPr>
          <w:p w14:paraId="69ABF4C8">
            <w:pPr>
              <w:spacing w:after="0"/>
              <w:rPr>
                <w:sz w:val="17"/>
              </w:rPr>
            </w:pPr>
            <w:r>
              <w:rPr>
                <w:sz w:val="17"/>
              </w:rPr>
              <w:t>X</w:t>
            </w:r>
          </w:p>
        </w:tc>
      </w:tr>
      <w:tr w14:paraId="2619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005A3E86">
            <w:pPr>
              <w:spacing w:after="0"/>
            </w:pPr>
            <w:r>
              <w:rPr>
                <w:sz w:val="17"/>
              </w:rPr>
              <w:t>管理/入组</w:t>
            </w:r>
          </w:p>
        </w:tc>
        <w:tc>
          <w:tcPr>
            <w:tcW w:w="1151" w:type="dxa"/>
            <w:vAlign w:val="center"/>
          </w:tcPr>
          <w:p w14:paraId="7CBBE11B">
            <w:pPr>
              <w:spacing w:after="0"/>
            </w:pPr>
            <w:r>
              <w:rPr>
                <w:sz w:val="17"/>
              </w:rPr>
              <w:t>合并用药</w:t>
            </w:r>
          </w:p>
        </w:tc>
        <w:tc>
          <w:tcPr>
            <w:tcW w:w="820" w:type="dxa"/>
            <w:vAlign w:val="center"/>
          </w:tcPr>
          <w:p w14:paraId="7409E569">
            <w:pPr>
              <w:spacing w:after="0"/>
            </w:pPr>
            <w:r>
              <w:rPr>
                <w:sz w:val="17"/>
              </w:rPr>
              <w:t>-</w:t>
            </w:r>
          </w:p>
        </w:tc>
        <w:tc>
          <w:tcPr>
            <w:tcW w:w="818" w:type="dxa"/>
            <w:vAlign w:val="center"/>
          </w:tcPr>
          <w:p w14:paraId="310EDD7A">
            <w:pPr>
              <w:spacing w:after="0"/>
            </w:pPr>
            <w:r>
              <w:rPr>
                <w:sz w:val="17"/>
              </w:rPr>
              <w:t>X</w:t>
            </w:r>
          </w:p>
        </w:tc>
        <w:tc>
          <w:tcPr>
            <w:tcW w:w="827" w:type="dxa"/>
            <w:vAlign w:val="center"/>
          </w:tcPr>
          <w:p w14:paraId="5C0C0FB7">
            <w:pPr>
              <w:spacing w:after="0"/>
            </w:pPr>
            <w:r>
              <w:rPr>
                <w:sz w:val="17"/>
              </w:rPr>
              <w:t>X</w:t>
            </w:r>
          </w:p>
        </w:tc>
        <w:tc>
          <w:tcPr>
            <w:tcW w:w="827" w:type="dxa"/>
            <w:vAlign w:val="center"/>
          </w:tcPr>
          <w:p w14:paraId="31871590">
            <w:pPr>
              <w:spacing w:after="0"/>
            </w:pPr>
            <w:r>
              <w:rPr>
                <w:sz w:val="17"/>
              </w:rPr>
              <w:t>X</w:t>
            </w:r>
          </w:p>
        </w:tc>
        <w:tc>
          <w:tcPr>
            <w:tcW w:w="827" w:type="dxa"/>
            <w:vAlign w:val="center"/>
          </w:tcPr>
          <w:p w14:paraId="1C2E6CBC">
            <w:pPr>
              <w:spacing w:after="0"/>
            </w:pPr>
            <w:r>
              <w:rPr>
                <w:sz w:val="17"/>
              </w:rPr>
              <w:t>X</w:t>
            </w:r>
          </w:p>
        </w:tc>
        <w:tc>
          <w:tcPr>
            <w:tcW w:w="827" w:type="dxa"/>
            <w:vAlign w:val="center"/>
          </w:tcPr>
          <w:p w14:paraId="063B72D4">
            <w:pPr>
              <w:spacing w:after="0"/>
            </w:pPr>
            <w:r>
              <w:rPr>
                <w:sz w:val="17"/>
              </w:rPr>
              <w:t>X</w:t>
            </w:r>
          </w:p>
        </w:tc>
        <w:tc>
          <w:tcPr>
            <w:tcW w:w="829" w:type="dxa"/>
            <w:vAlign w:val="center"/>
          </w:tcPr>
          <w:p w14:paraId="0EE0CC66">
            <w:pPr>
              <w:spacing w:after="0"/>
            </w:pPr>
            <w:r>
              <w:rPr>
                <w:sz w:val="17"/>
              </w:rPr>
              <w:t>X</w:t>
            </w:r>
          </w:p>
        </w:tc>
        <w:tc>
          <w:tcPr>
            <w:tcW w:w="818" w:type="dxa"/>
            <w:vAlign w:val="center"/>
          </w:tcPr>
          <w:p w14:paraId="16A89A96">
            <w:pPr>
              <w:spacing w:after="0"/>
            </w:pPr>
            <w:r>
              <w:rPr>
                <w:sz w:val="17"/>
              </w:rPr>
              <w:t>X</w:t>
            </w:r>
          </w:p>
        </w:tc>
        <w:tc>
          <w:tcPr>
            <w:tcW w:w="823" w:type="dxa"/>
            <w:vAlign w:val="center"/>
          </w:tcPr>
          <w:p w14:paraId="3FB19EA3">
            <w:pPr>
              <w:spacing w:after="0"/>
            </w:pPr>
            <w:r>
              <w:rPr>
                <w:sz w:val="17"/>
              </w:rPr>
              <w:t>-</w:t>
            </w:r>
          </w:p>
        </w:tc>
        <w:tc>
          <w:tcPr>
            <w:tcW w:w="823" w:type="dxa"/>
            <w:vAlign w:val="center"/>
          </w:tcPr>
          <w:p w14:paraId="6BD8BAF7">
            <w:pPr>
              <w:spacing w:after="0"/>
            </w:pPr>
            <w:r>
              <w:rPr>
                <w:sz w:val="17"/>
              </w:rPr>
              <w:t>-</w:t>
            </w:r>
          </w:p>
        </w:tc>
        <w:tc>
          <w:tcPr>
            <w:tcW w:w="823" w:type="dxa"/>
            <w:vAlign w:val="center"/>
          </w:tcPr>
          <w:p w14:paraId="0AC51522">
            <w:pPr>
              <w:spacing w:after="0"/>
            </w:pPr>
            <w:r>
              <w:rPr>
                <w:sz w:val="17"/>
              </w:rPr>
              <w:t>-</w:t>
            </w:r>
          </w:p>
        </w:tc>
        <w:tc>
          <w:tcPr>
            <w:tcW w:w="823" w:type="dxa"/>
            <w:vAlign w:val="center"/>
          </w:tcPr>
          <w:p w14:paraId="0F0760D4">
            <w:pPr>
              <w:spacing w:after="0"/>
            </w:pPr>
            <w:r>
              <w:rPr>
                <w:sz w:val="17"/>
              </w:rPr>
              <w:t>-</w:t>
            </w:r>
          </w:p>
        </w:tc>
        <w:tc>
          <w:tcPr>
            <w:tcW w:w="823" w:type="dxa"/>
            <w:vAlign w:val="center"/>
          </w:tcPr>
          <w:p w14:paraId="1E5DF985">
            <w:pPr>
              <w:spacing w:after="0"/>
            </w:pPr>
            <w:r>
              <w:rPr>
                <w:sz w:val="17"/>
              </w:rPr>
              <w:t>-</w:t>
            </w:r>
          </w:p>
        </w:tc>
        <w:tc>
          <w:tcPr>
            <w:tcW w:w="823" w:type="dxa"/>
            <w:vAlign w:val="center"/>
          </w:tcPr>
          <w:p w14:paraId="54E38AAA">
            <w:pPr>
              <w:spacing w:after="0"/>
            </w:pPr>
            <w:r>
              <w:rPr>
                <w:sz w:val="17"/>
              </w:rPr>
              <w:t>-</w:t>
            </w:r>
          </w:p>
        </w:tc>
        <w:tc>
          <w:tcPr>
            <w:tcW w:w="823" w:type="dxa"/>
            <w:vAlign w:val="center"/>
          </w:tcPr>
          <w:p w14:paraId="07414C31">
            <w:pPr>
              <w:spacing w:after="0"/>
              <w:rPr>
                <w:sz w:val="17"/>
              </w:rPr>
            </w:pPr>
            <w:r>
              <w:rPr>
                <w:sz w:val="17"/>
              </w:rPr>
              <w:t>X</w:t>
            </w:r>
          </w:p>
        </w:tc>
      </w:tr>
      <w:tr w14:paraId="7B8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3" w:type="dxa"/>
            <w:vAlign w:val="center"/>
          </w:tcPr>
          <w:p w14:paraId="652D9185">
            <w:pPr>
              <w:spacing w:after="0"/>
            </w:pPr>
            <w:r>
              <w:rPr>
                <w:sz w:val="17"/>
              </w:rPr>
              <w:t>基线特征</w:t>
            </w:r>
          </w:p>
        </w:tc>
        <w:tc>
          <w:tcPr>
            <w:tcW w:w="1151" w:type="dxa"/>
            <w:vAlign w:val="center"/>
          </w:tcPr>
          <w:p w14:paraId="6C4559B0">
            <w:pPr>
              <w:spacing w:after="0"/>
            </w:pPr>
            <w:r>
              <w:rPr>
                <w:sz w:val="17"/>
              </w:rPr>
              <w:t>人口学资料</w:t>
            </w:r>
          </w:p>
        </w:tc>
        <w:tc>
          <w:tcPr>
            <w:tcW w:w="820" w:type="dxa"/>
            <w:vAlign w:val="center"/>
          </w:tcPr>
          <w:p w14:paraId="7E4EC525">
            <w:pPr>
              <w:spacing w:after="0"/>
            </w:pPr>
            <w:r>
              <w:rPr>
                <w:sz w:val="17"/>
              </w:rPr>
              <w:t>X</w:t>
            </w:r>
          </w:p>
        </w:tc>
        <w:tc>
          <w:tcPr>
            <w:tcW w:w="818" w:type="dxa"/>
            <w:vAlign w:val="center"/>
          </w:tcPr>
          <w:p w14:paraId="2B118585">
            <w:pPr>
              <w:spacing w:after="0"/>
            </w:pPr>
            <w:r>
              <w:rPr>
                <w:sz w:val="17"/>
              </w:rPr>
              <w:t>-</w:t>
            </w:r>
          </w:p>
        </w:tc>
        <w:tc>
          <w:tcPr>
            <w:tcW w:w="827" w:type="dxa"/>
            <w:vAlign w:val="center"/>
          </w:tcPr>
          <w:p w14:paraId="499AC8AD">
            <w:pPr>
              <w:spacing w:after="0"/>
            </w:pPr>
            <w:r>
              <w:rPr>
                <w:sz w:val="17"/>
              </w:rPr>
              <w:t>-</w:t>
            </w:r>
          </w:p>
        </w:tc>
        <w:tc>
          <w:tcPr>
            <w:tcW w:w="827" w:type="dxa"/>
            <w:vAlign w:val="center"/>
          </w:tcPr>
          <w:p w14:paraId="6BA19200">
            <w:pPr>
              <w:spacing w:after="0"/>
            </w:pPr>
            <w:r>
              <w:rPr>
                <w:sz w:val="17"/>
              </w:rPr>
              <w:t>-</w:t>
            </w:r>
          </w:p>
        </w:tc>
        <w:tc>
          <w:tcPr>
            <w:tcW w:w="827" w:type="dxa"/>
            <w:vAlign w:val="center"/>
          </w:tcPr>
          <w:p w14:paraId="07ACC321">
            <w:pPr>
              <w:spacing w:after="0"/>
            </w:pPr>
            <w:r>
              <w:rPr>
                <w:sz w:val="17"/>
              </w:rPr>
              <w:t>-</w:t>
            </w:r>
          </w:p>
        </w:tc>
        <w:tc>
          <w:tcPr>
            <w:tcW w:w="827" w:type="dxa"/>
            <w:vAlign w:val="center"/>
          </w:tcPr>
          <w:p w14:paraId="061085FA">
            <w:pPr>
              <w:spacing w:after="0"/>
            </w:pPr>
            <w:r>
              <w:rPr>
                <w:sz w:val="17"/>
              </w:rPr>
              <w:t>-</w:t>
            </w:r>
          </w:p>
        </w:tc>
        <w:tc>
          <w:tcPr>
            <w:tcW w:w="829" w:type="dxa"/>
            <w:vAlign w:val="center"/>
          </w:tcPr>
          <w:p w14:paraId="73D91674">
            <w:pPr>
              <w:spacing w:after="0"/>
            </w:pPr>
            <w:r>
              <w:rPr>
                <w:sz w:val="17"/>
              </w:rPr>
              <w:t>-</w:t>
            </w:r>
          </w:p>
        </w:tc>
        <w:tc>
          <w:tcPr>
            <w:tcW w:w="818" w:type="dxa"/>
            <w:vAlign w:val="center"/>
          </w:tcPr>
          <w:p w14:paraId="786A6AD7">
            <w:pPr>
              <w:spacing w:after="0"/>
            </w:pPr>
            <w:r>
              <w:rPr>
                <w:sz w:val="17"/>
              </w:rPr>
              <w:t>-</w:t>
            </w:r>
          </w:p>
        </w:tc>
        <w:tc>
          <w:tcPr>
            <w:tcW w:w="823" w:type="dxa"/>
            <w:vAlign w:val="center"/>
          </w:tcPr>
          <w:p w14:paraId="17E3AB7F">
            <w:pPr>
              <w:spacing w:after="0"/>
            </w:pPr>
            <w:r>
              <w:rPr>
                <w:sz w:val="17"/>
              </w:rPr>
              <w:t>-</w:t>
            </w:r>
          </w:p>
        </w:tc>
        <w:tc>
          <w:tcPr>
            <w:tcW w:w="823" w:type="dxa"/>
            <w:vAlign w:val="center"/>
          </w:tcPr>
          <w:p w14:paraId="4706F541">
            <w:pPr>
              <w:spacing w:after="0"/>
            </w:pPr>
            <w:r>
              <w:rPr>
                <w:sz w:val="17"/>
              </w:rPr>
              <w:t>-</w:t>
            </w:r>
          </w:p>
        </w:tc>
        <w:tc>
          <w:tcPr>
            <w:tcW w:w="823" w:type="dxa"/>
            <w:vAlign w:val="center"/>
          </w:tcPr>
          <w:p w14:paraId="001629FB">
            <w:pPr>
              <w:spacing w:after="0"/>
            </w:pPr>
            <w:r>
              <w:rPr>
                <w:sz w:val="17"/>
              </w:rPr>
              <w:t>-</w:t>
            </w:r>
          </w:p>
        </w:tc>
        <w:tc>
          <w:tcPr>
            <w:tcW w:w="823" w:type="dxa"/>
            <w:vAlign w:val="center"/>
          </w:tcPr>
          <w:p w14:paraId="7BFD1062">
            <w:pPr>
              <w:spacing w:after="0"/>
            </w:pPr>
            <w:r>
              <w:rPr>
                <w:sz w:val="17"/>
              </w:rPr>
              <w:t>-</w:t>
            </w:r>
          </w:p>
        </w:tc>
        <w:tc>
          <w:tcPr>
            <w:tcW w:w="823" w:type="dxa"/>
            <w:vAlign w:val="center"/>
          </w:tcPr>
          <w:p w14:paraId="51872CF7">
            <w:pPr>
              <w:spacing w:after="0"/>
            </w:pPr>
            <w:r>
              <w:rPr>
                <w:sz w:val="17"/>
              </w:rPr>
              <w:t>-</w:t>
            </w:r>
          </w:p>
        </w:tc>
        <w:tc>
          <w:tcPr>
            <w:tcW w:w="823" w:type="dxa"/>
            <w:vAlign w:val="center"/>
          </w:tcPr>
          <w:p w14:paraId="38B53082">
            <w:pPr>
              <w:spacing w:after="0"/>
            </w:pPr>
            <w:r>
              <w:rPr>
                <w:sz w:val="17"/>
              </w:rPr>
              <w:t>-</w:t>
            </w:r>
          </w:p>
        </w:tc>
        <w:tc>
          <w:tcPr>
            <w:tcW w:w="823" w:type="dxa"/>
            <w:vAlign w:val="center"/>
          </w:tcPr>
          <w:p w14:paraId="54A071D0">
            <w:pPr>
              <w:spacing w:after="0"/>
              <w:rPr>
                <w:sz w:val="17"/>
              </w:rPr>
            </w:pPr>
            <w:r>
              <w:rPr>
                <w:sz w:val="17"/>
              </w:rPr>
              <w:t>-</w:t>
            </w:r>
          </w:p>
        </w:tc>
      </w:tr>
      <w:tr w14:paraId="3A49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35F89A8B">
            <w:pPr>
              <w:spacing w:after="0"/>
            </w:pPr>
            <w:r>
              <w:rPr>
                <w:sz w:val="17"/>
              </w:rPr>
              <w:t>基线特征</w:t>
            </w:r>
          </w:p>
        </w:tc>
        <w:tc>
          <w:tcPr>
            <w:tcW w:w="1151" w:type="dxa"/>
            <w:vAlign w:val="center"/>
          </w:tcPr>
          <w:p w14:paraId="3C49CA50">
            <w:pPr>
              <w:spacing w:after="0"/>
            </w:pPr>
            <w:r>
              <w:rPr>
                <w:sz w:val="17"/>
              </w:rPr>
              <w:t>病史/既往TB治疗史</w:t>
            </w:r>
          </w:p>
        </w:tc>
        <w:tc>
          <w:tcPr>
            <w:tcW w:w="820" w:type="dxa"/>
            <w:vAlign w:val="center"/>
          </w:tcPr>
          <w:p w14:paraId="0C832AB4">
            <w:pPr>
              <w:spacing w:after="0"/>
            </w:pPr>
            <w:r>
              <w:rPr>
                <w:sz w:val="17"/>
              </w:rPr>
              <w:t>X</w:t>
            </w:r>
          </w:p>
        </w:tc>
        <w:tc>
          <w:tcPr>
            <w:tcW w:w="818" w:type="dxa"/>
            <w:vAlign w:val="center"/>
          </w:tcPr>
          <w:p w14:paraId="72117BB8">
            <w:pPr>
              <w:spacing w:after="0"/>
            </w:pPr>
            <w:r>
              <w:rPr>
                <w:sz w:val="17"/>
              </w:rPr>
              <w:t>-</w:t>
            </w:r>
          </w:p>
        </w:tc>
        <w:tc>
          <w:tcPr>
            <w:tcW w:w="827" w:type="dxa"/>
            <w:vAlign w:val="center"/>
          </w:tcPr>
          <w:p w14:paraId="07E93976">
            <w:pPr>
              <w:spacing w:after="0"/>
            </w:pPr>
            <w:r>
              <w:rPr>
                <w:sz w:val="17"/>
              </w:rPr>
              <w:t>-</w:t>
            </w:r>
          </w:p>
        </w:tc>
        <w:tc>
          <w:tcPr>
            <w:tcW w:w="827" w:type="dxa"/>
            <w:vAlign w:val="center"/>
          </w:tcPr>
          <w:p w14:paraId="0D2FA871">
            <w:pPr>
              <w:spacing w:after="0"/>
            </w:pPr>
            <w:r>
              <w:rPr>
                <w:sz w:val="17"/>
              </w:rPr>
              <w:t>-</w:t>
            </w:r>
          </w:p>
        </w:tc>
        <w:tc>
          <w:tcPr>
            <w:tcW w:w="827" w:type="dxa"/>
            <w:vAlign w:val="center"/>
          </w:tcPr>
          <w:p w14:paraId="0A2C320E">
            <w:pPr>
              <w:spacing w:after="0"/>
            </w:pPr>
            <w:r>
              <w:rPr>
                <w:sz w:val="17"/>
              </w:rPr>
              <w:t>-</w:t>
            </w:r>
          </w:p>
        </w:tc>
        <w:tc>
          <w:tcPr>
            <w:tcW w:w="827" w:type="dxa"/>
            <w:vAlign w:val="center"/>
          </w:tcPr>
          <w:p w14:paraId="12C77963">
            <w:pPr>
              <w:spacing w:after="0"/>
            </w:pPr>
            <w:r>
              <w:rPr>
                <w:sz w:val="17"/>
              </w:rPr>
              <w:t>-</w:t>
            </w:r>
          </w:p>
        </w:tc>
        <w:tc>
          <w:tcPr>
            <w:tcW w:w="829" w:type="dxa"/>
            <w:vAlign w:val="center"/>
          </w:tcPr>
          <w:p w14:paraId="38A43657">
            <w:pPr>
              <w:spacing w:after="0"/>
            </w:pPr>
            <w:r>
              <w:rPr>
                <w:sz w:val="17"/>
              </w:rPr>
              <w:t>-</w:t>
            </w:r>
          </w:p>
        </w:tc>
        <w:tc>
          <w:tcPr>
            <w:tcW w:w="818" w:type="dxa"/>
            <w:vAlign w:val="center"/>
          </w:tcPr>
          <w:p w14:paraId="46E20011">
            <w:pPr>
              <w:spacing w:after="0"/>
            </w:pPr>
            <w:r>
              <w:rPr>
                <w:sz w:val="17"/>
              </w:rPr>
              <w:t>-</w:t>
            </w:r>
          </w:p>
        </w:tc>
        <w:tc>
          <w:tcPr>
            <w:tcW w:w="823" w:type="dxa"/>
            <w:vAlign w:val="center"/>
          </w:tcPr>
          <w:p w14:paraId="49A82F71">
            <w:pPr>
              <w:spacing w:after="0"/>
            </w:pPr>
            <w:r>
              <w:rPr>
                <w:sz w:val="17"/>
              </w:rPr>
              <w:t>-</w:t>
            </w:r>
          </w:p>
        </w:tc>
        <w:tc>
          <w:tcPr>
            <w:tcW w:w="823" w:type="dxa"/>
            <w:vAlign w:val="center"/>
          </w:tcPr>
          <w:p w14:paraId="1D4AC4D3">
            <w:pPr>
              <w:spacing w:after="0"/>
            </w:pPr>
            <w:r>
              <w:rPr>
                <w:sz w:val="17"/>
              </w:rPr>
              <w:t>-</w:t>
            </w:r>
          </w:p>
        </w:tc>
        <w:tc>
          <w:tcPr>
            <w:tcW w:w="823" w:type="dxa"/>
            <w:vAlign w:val="center"/>
          </w:tcPr>
          <w:p w14:paraId="629D4409">
            <w:pPr>
              <w:spacing w:after="0"/>
            </w:pPr>
            <w:r>
              <w:rPr>
                <w:sz w:val="17"/>
              </w:rPr>
              <w:t>-</w:t>
            </w:r>
          </w:p>
        </w:tc>
        <w:tc>
          <w:tcPr>
            <w:tcW w:w="823" w:type="dxa"/>
            <w:vAlign w:val="center"/>
          </w:tcPr>
          <w:p w14:paraId="0C53F683">
            <w:pPr>
              <w:spacing w:after="0"/>
            </w:pPr>
            <w:r>
              <w:rPr>
                <w:sz w:val="17"/>
              </w:rPr>
              <w:t>-</w:t>
            </w:r>
          </w:p>
        </w:tc>
        <w:tc>
          <w:tcPr>
            <w:tcW w:w="823" w:type="dxa"/>
            <w:vAlign w:val="center"/>
          </w:tcPr>
          <w:p w14:paraId="18E44DE3">
            <w:pPr>
              <w:spacing w:after="0"/>
            </w:pPr>
            <w:r>
              <w:rPr>
                <w:sz w:val="17"/>
              </w:rPr>
              <w:t>-</w:t>
            </w:r>
          </w:p>
        </w:tc>
        <w:tc>
          <w:tcPr>
            <w:tcW w:w="823" w:type="dxa"/>
            <w:vAlign w:val="center"/>
          </w:tcPr>
          <w:p w14:paraId="45937493">
            <w:pPr>
              <w:spacing w:after="0"/>
            </w:pPr>
            <w:r>
              <w:rPr>
                <w:sz w:val="17"/>
              </w:rPr>
              <w:t>-</w:t>
            </w:r>
          </w:p>
        </w:tc>
        <w:tc>
          <w:tcPr>
            <w:tcW w:w="823" w:type="dxa"/>
            <w:vAlign w:val="center"/>
          </w:tcPr>
          <w:p w14:paraId="1E008B9A">
            <w:pPr>
              <w:spacing w:after="0"/>
              <w:rPr>
                <w:sz w:val="17"/>
              </w:rPr>
            </w:pPr>
            <w:r>
              <w:rPr>
                <w:sz w:val="17"/>
              </w:rPr>
              <w:t>-</w:t>
            </w:r>
          </w:p>
        </w:tc>
      </w:tr>
      <w:tr w14:paraId="70B9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4EA629A">
            <w:pPr>
              <w:spacing w:after="0"/>
            </w:pPr>
            <w:r>
              <w:rPr>
                <w:sz w:val="17"/>
              </w:rPr>
              <w:t>临床评估</w:t>
            </w:r>
          </w:p>
        </w:tc>
        <w:tc>
          <w:tcPr>
            <w:tcW w:w="1151" w:type="dxa"/>
            <w:vAlign w:val="center"/>
          </w:tcPr>
          <w:p w14:paraId="39CE5310">
            <w:pPr>
              <w:spacing w:after="0"/>
              <w:rPr>
                <w:rFonts w:hint="eastAsia" w:eastAsia="宋体"/>
                <w:lang w:val="en-US" w:eastAsia="zh-CN"/>
              </w:rPr>
            </w:pPr>
            <w:r>
              <w:rPr>
                <w:sz w:val="17"/>
              </w:rPr>
              <w:t>肺活量</w:t>
            </w:r>
            <w:r>
              <w:rPr>
                <w:rFonts w:hint="eastAsia"/>
                <w:sz w:val="17"/>
                <w:lang w:val="en-US" w:eastAsia="zh-CN"/>
              </w:rPr>
              <w:t>（可选）</w:t>
            </w:r>
          </w:p>
        </w:tc>
        <w:tc>
          <w:tcPr>
            <w:tcW w:w="820" w:type="dxa"/>
            <w:vAlign w:val="center"/>
          </w:tcPr>
          <w:p w14:paraId="0B1BF541">
            <w:pPr>
              <w:spacing w:after="0"/>
            </w:pPr>
            <w:r>
              <w:rPr>
                <w:sz w:val="17"/>
              </w:rPr>
              <w:t>-</w:t>
            </w:r>
          </w:p>
        </w:tc>
        <w:tc>
          <w:tcPr>
            <w:tcW w:w="818" w:type="dxa"/>
            <w:vAlign w:val="center"/>
          </w:tcPr>
          <w:p w14:paraId="482C6565">
            <w:pPr>
              <w:spacing w:after="0"/>
            </w:pPr>
            <w:r>
              <w:rPr>
                <w:sz w:val="17"/>
              </w:rPr>
              <w:t>X</w:t>
            </w:r>
          </w:p>
        </w:tc>
        <w:tc>
          <w:tcPr>
            <w:tcW w:w="827" w:type="dxa"/>
            <w:vAlign w:val="center"/>
          </w:tcPr>
          <w:p w14:paraId="5AB1F5C1">
            <w:pPr>
              <w:spacing w:after="0"/>
            </w:pPr>
            <w:r>
              <w:rPr>
                <w:sz w:val="17"/>
              </w:rPr>
              <w:t>-</w:t>
            </w:r>
          </w:p>
        </w:tc>
        <w:tc>
          <w:tcPr>
            <w:tcW w:w="827" w:type="dxa"/>
            <w:vAlign w:val="center"/>
          </w:tcPr>
          <w:p w14:paraId="36315234">
            <w:pPr>
              <w:spacing w:after="0"/>
            </w:pPr>
            <w:r>
              <w:rPr>
                <w:sz w:val="17"/>
              </w:rPr>
              <w:t>-</w:t>
            </w:r>
          </w:p>
        </w:tc>
        <w:tc>
          <w:tcPr>
            <w:tcW w:w="827" w:type="dxa"/>
            <w:vAlign w:val="center"/>
          </w:tcPr>
          <w:p w14:paraId="09238CA3">
            <w:pPr>
              <w:spacing w:after="0"/>
            </w:pPr>
            <w:r>
              <w:rPr>
                <w:sz w:val="17"/>
              </w:rPr>
              <w:t>-</w:t>
            </w:r>
          </w:p>
        </w:tc>
        <w:tc>
          <w:tcPr>
            <w:tcW w:w="827" w:type="dxa"/>
            <w:vAlign w:val="center"/>
          </w:tcPr>
          <w:p w14:paraId="725CE1F7">
            <w:pPr>
              <w:spacing w:after="0"/>
            </w:pPr>
            <w:r>
              <w:rPr>
                <w:sz w:val="17"/>
              </w:rPr>
              <w:t>-</w:t>
            </w:r>
          </w:p>
        </w:tc>
        <w:tc>
          <w:tcPr>
            <w:tcW w:w="829" w:type="dxa"/>
            <w:vAlign w:val="center"/>
          </w:tcPr>
          <w:p w14:paraId="1C06B72A">
            <w:pPr>
              <w:spacing w:after="0"/>
            </w:pPr>
            <w:r>
              <w:rPr>
                <w:sz w:val="17"/>
              </w:rPr>
              <w:t>X</w:t>
            </w:r>
          </w:p>
        </w:tc>
        <w:tc>
          <w:tcPr>
            <w:tcW w:w="818" w:type="dxa"/>
            <w:vAlign w:val="center"/>
          </w:tcPr>
          <w:p w14:paraId="0575ED12">
            <w:pPr>
              <w:spacing w:after="0"/>
            </w:pPr>
            <w:r>
              <w:rPr>
                <w:sz w:val="17"/>
              </w:rPr>
              <w:t>X</w:t>
            </w:r>
          </w:p>
        </w:tc>
        <w:tc>
          <w:tcPr>
            <w:tcW w:w="823" w:type="dxa"/>
            <w:vAlign w:val="center"/>
          </w:tcPr>
          <w:p w14:paraId="54C76AB2">
            <w:pPr>
              <w:spacing w:after="0"/>
            </w:pPr>
            <w:r>
              <w:rPr>
                <w:sz w:val="17"/>
              </w:rPr>
              <w:t>-</w:t>
            </w:r>
          </w:p>
        </w:tc>
        <w:tc>
          <w:tcPr>
            <w:tcW w:w="823" w:type="dxa"/>
            <w:vAlign w:val="center"/>
          </w:tcPr>
          <w:p w14:paraId="737A177F">
            <w:pPr>
              <w:spacing w:after="0"/>
            </w:pPr>
            <w:r>
              <w:rPr>
                <w:sz w:val="17"/>
              </w:rPr>
              <w:t>-</w:t>
            </w:r>
          </w:p>
        </w:tc>
        <w:tc>
          <w:tcPr>
            <w:tcW w:w="823" w:type="dxa"/>
            <w:vAlign w:val="center"/>
          </w:tcPr>
          <w:p w14:paraId="442D97BE">
            <w:pPr>
              <w:spacing w:after="0"/>
            </w:pPr>
            <w:r>
              <w:rPr>
                <w:sz w:val="17"/>
              </w:rPr>
              <w:t>-</w:t>
            </w:r>
          </w:p>
        </w:tc>
        <w:tc>
          <w:tcPr>
            <w:tcW w:w="823" w:type="dxa"/>
            <w:vAlign w:val="center"/>
          </w:tcPr>
          <w:p w14:paraId="64ED3B60">
            <w:pPr>
              <w:spacing w:after="0"/>
            </w:pPr>
            <w:r>
              <w:rPr>
                <w:sz w:val="17"/>
              </w:rPr>
              <w:t>X</w:t>
            </w:r>
          </w:p>
        </w:tc>
        <w:tc>
          <w:tcPr>
            <w:tcW w:w="823" w:type="dxa"/>
            <w:vAlign w:val="center"/>
          </w:tcPr>
          <w:p w14:paraId="7B0F4157">
            <w:pPr>
              <w:spacing w:after="0"/>
            </w:pPr>
            <w:r>
              <w:rPr>
                <w:sz w:val="17"/>
              </w:rPr>
              <w:t>-</w:t>
            </w:r>
          </w:p>
        </w:tc>
        <w:tc>
          <w:tcPr>
            <w:tcW w:w="823" w:type="dxa"/>
            <w:vAlign w:val="center"/>
          </w:tcPr>
          <w:p w14:paraId="6CFA606B">
            <w:pPr>
              <w:spacing w:after="0"/>
            </w:pPr>
            <w:r>
              <w:rPr>
                <w:sz w:val="17"/>
              </w:rPr>
              <w:t>X</w:t>
            </w:r>
          </w:p>
        </w:tc>
        <w:tc>
          <w:tcPr>
            <w:tcW w:w="823" w:type="dxa"/>
            <w:vAlign w:val="center"/>
          </w:tcPr>
          <w:p w14:paraId="3DBC2EA2">
            <w:pPr>
              <w:spacing w:after="0"/>
              <w:rPr>
                <w:sz w:val="17"/>
              </w:rPr>
            </w:pPr>
            <w:r>
              <w:rPr>
                <w:sz w:val="17"/>
              </w:rPr>
              <w:t>X</w:t>
            </w:r>
          </w:p>
        </w:tc>
      </w:tr>
      <w:tr w14:paraId="340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448C382E">
            <w:pPr>
              <w:spacing w:after="0"/>
            </w:pPr>
            <w:r>
              <w:rPr>
                <w:sz w:val="17"/>
              </w:rPr>
              <w:t>临床评估</w:t>
            </w:r>
          </w:p>
        </w:tc>
        <w:tc>
          <w:tcPr>
            <w:tcW w:w="1151" w:type="dxa"/>
            <w:vAlign w:val="center"/>
          </w:tcPr>
          <w:p w14:paraId="69EBB2F4">
            <w:pPr>
              <w:spacing w:after="0"/>
            </w:pPr>
            <w:r>
              <w:rPr>
                <w:sz w:val="17"/>
              </w:rPr>
              <w:t>体格检查（含体重/BMI）</w:t>
            </w:r>
          </w:p>
        </w:tc>
        <w:tc>
          <w:tcPr>
            <w:tcW w:w="820" w:type="dxa"/>
            <w:vAlign w:val="center"/>
          </w:tcPr>
          <w:p w14:paraId="37961622">
            <w:pPr>
              <w:spacing w:after="0"/>
              <w:rPr>
                <w:rFonts w:hint="default" w:eastAsia="宋体"/>
                <w:lang w:val="en-US" w:eastAsia="zh-CN"/>
              </w:rPr>
            </w:pPr>
            <w:r>
              <w:rPr>
                <w:sz w:val="17"/>
              </w:rPr>
              <w:t>X</w:t>
            </w:r>
            <w:r>
              <w:rPr>
                <w:rFonts w:hint="eastAsia"/>
                <w:sz w:val="17"/>
                <w:lang w:val="en-US" w:eastAsia="zh-CN"/>
              </w:rPr>
              <w:t xml:space="preserve">     </w:t>
            </w:r>
          </w:p>
        </w:tc>
        <w:tc>
          <w:tcPr>
            <w:tcW w:w="818" w:type="dxa"/>
            <w:vAlign w:val="center"/>
          </w:tcPr>
          <w:p w14:paraId="5E2DF5EC">
            <w:pPr>
              <w:spacing w:after="0"/>
            </w:pPr>
            <w:r>
              <w:rPr>
                <w:sz w:val="17"/>
              </w:rPr>
              <w:t>X</w:t>
            </w:r>
          </w:p>
        </w:tc>
        <w:tc>
          <w:tcPr>
            <w:tcW w:w="827" w:type="dxa"/>
            <w:vAlign w:val="center"/>
          </w:tcPr>
          <w:p w14:paraId="77A94DF7">
            <w:pPr>
              <w:spacing w:after="0"/>
            </w:pPr>
            <w:r>
              <w:rPr>
                <w:sz w:val="17"/>
              </w:rPr>
              <w:t>-</w:t>
            </w:r>
          </w:p>
        </w:tc>
        <w:tc>
          <w:tcPr>
            <w:tcW w:w="827" w:type="dxa"/>
            <w:vAlign w:val="center"/>
          </w:tcPr>
          <w:p w14:paraId="4ED766A8">
            <w:pPr>
              <w:spacing w:after="0"/>
            </w:pPr>
            <w:r>
              <w:rPr>
                <w:sz w:val="17"/>
              </w:rPr>
              <w:t>X</w:t>
            </w:r>
          </w:p>
        </w:tc>
        <w:tc>
          <w:tcPr>
            <w:tcW w:w="827" w:type="dxa"/>
            <w:vAlign w:val="center"/>
          </w:tcPr>
          <w:p w14:paraId="5E4B6C03">
            <w:pPr>
              <w:spacing w:after="0"/>
            </w:pPr>
            <w:r>
              <w:rPr>
                <w:sz w:val="17"/>
              </w:rPr>
              <w:t>X</w:t>
            </w:r>
          </w:p>
        </w:tc>
        <w:tc>
          <w:tcPr>
            <w:tcW w:w="827" w:type="dxa"/>
            <w:vAlign w:val="center"/>
          </w:tcPr>
          <w:p w14:paraId="6DC47B75">
            <w:pPr>
              <w:spacing w:after="0"/>
            </w:pPr>
            <w:r>
              <w:rPr>
                <w:sz w:val="17"/>
              </w:rPr>
              <w:t>X</w:t>
            </w:r>
          </w:p>
        </w:tc>
        <w:tc>
          <w:tcPr>
            <w:tcW w:w="829" w:type="dxa"/>
            <w:vAlign w:val="center"/>
          </w:tcPr>
          <w:p w14:paraId="5B7267FE">
            <w:pPr>
              <w:spacing w:after="0"/>
            </w:pPr>
            <w:r>
              <w:rPr>
                <w:sz w:val="17"/>
              </w:rPr>
              <w:t>X</w:t>
            </w:r>
          </w:p>
        </w:tc>
        <w:tc>
          <w:tcPr>
            <w:tcW w:w="818" w:type="dxa"/>
            <w:vAlign w:val="center"/>
          </w:tcPr>
          <w:p w14:paraId="265CE885">
            <w:pPr>
              <w:spacing w:after="0"/>
            </w:pPr>
            <w:r>
              <w:rPr>
                <w:sz w:val="17"/>
              </w:rPr>
              <w:t>X</w:t>
            </w:r>
          </w:p>
        </w:tc>
        <w:tc>
          <w:tcPr>
            <w:tcW w:w="823" w:type="dxa"/>
            <w:vAlign w:val="center"/>
          </w:tcPr>
          <w:p w14:paraId="3EF8830C">
            <w:pPr>
              <w:spacing w:after="0"/>
            </w:pPr>
            <w:r>
              <w:rPr>
                <w:sz w:val="17"/>
              </w:rPr>
              <w:t>-</w:t>
            </w:r>
          </w:p>
        </w:tc>
        <w:tc>
          <w:tcPr>
            <w:tcW w:w="823" w:type="dxa"/>
            <w:vAlign w:val="center"/>
          </w:tcPr>
          <w:p w14:paraId="6F5320FF">
            <w:pPr>
              <w:spacing w:after="0"/>
            </w:pPr>
            <w:r>
              <w:rPr>
                <w:sz w:val="17"/>
              </w:rPr>
              <w:t>X</w:t>
            </w:r>
          </w:p>
        </w:tc>
        <w:tc>
          <w:tcPr>
            <w:tcW w:w="823" w:type="dxa"/>
            <w:vAlign w:val="center"/>
          </w:tcPr>
          <w:p w14:paraId="74EBB44C">
            <w:pPr>
              <w:spacing w:after="0"/>
            </w:pPr>
            <w:r>
              <w:rPr>
                <w:sz w:val="17"/>
              </w:rPr>
              <w:t>-</w:t>
            </w:r>
          </w:p>
        </w:tc>
        <w:tc>
          <w:tcPr>
            <w:tcW w:w="823" w:type="dxa"/>
            <w:vAlign w:val="center"/>
          </w:tcPr>
          <w:p w14:paraId="41FD0DA8">
            <w:pPr>
              <w:spacing w:after="0"/>
            </w:pPr>
            <w:r>
              <w:rPr>
                <w:sz w:val="17"/>
              </w:rPr>
              <w:t>X</w:t>
            </w:r>
          </w:p>
        </w:tc>
        <w:tc>
          <w:tcPr>
            <w:tcW w:w="823" w:type="dxa"/>
            <w:vAlign w:val="center"/>
          </w:tcPr>
          <w:p w14:paraId="09B868A5">
            <w:pPr>
              <w:spacing w:after="0"/>
            </w:pPr>
            <w:r>
              <w:rPr>
                <w:sz w:val="17"/>
              </w:rPr>
              <w:t>-</w:t>
            </w:r>
          </w:p>
        </w:tc>
        <w:tc>
          <w:tcPr>
            <w:tcW w:w="823" w:type="dxa"/>
            <w:vAlign w:val="center"/>
          </w:tcPr>
          <w:p w14:paraId="6034769E">
            <w:pPr>
              <w:spacing w:after="0"/>
            </w:pPr>
            <w:r>
              <w:rPr>
                <w:sz w:val="17"/>
              </w:rPr>
              <w:t>X</w:t>
            </w:r>
          </w:p>
        </w:tc>
        <w:tc>
          <w:tcPr>
            <w:tcW w:w="823" w:type="dxa"/>
            <w:vAlign w:val="center"/>
          </w:tcPr>
          <w:p w14:paraId="453848C5">
            <w:pPr>
              <w:spacing w:after="0"/>
              <w:rPr>
                <w:sz w:val="17"/>
              </w:rPr>
            </w:pPr>
            <w:r>
              <w:rPr>
                <w:sz w:val="17"/>
              </w:rPr>
              <w:t>X</w:t>
            </w:r>
          </w:p>
        </w:tc>
      </w:tr>
      <w:tr w14:paraId="2CC6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823" w:type="dxa"/>
            <w:vAlign w:val="center"/>
          </w:tcPr>
          <w:p w14:paraId="243CFCD4">
            <w:pPr>
              <w:spacing w:after="0"/>
            </w:pPr>
            <w:r>
              <w:rPr>
                <w:sz w:val="17"/>
              </w:rPr>
              <w:t>临床评估</w:t>
            </w:r>
          </w:p>
        </w:tc>
        <w:tc>
          <w:tcPr>
            <w:tcW w:w="1151" w:type="dxa"/>
            <w:vAlign w:val="center"/>
          </w:tcPr>
          <w:p w14:paraId="6095FF03">
            <w:pPr>
              <w:spacing w:after="0"/>
            </w:pPr>
            <w:r>
              <w:rPr>
                <w:sz w:val="17"/>
              </w:rPr>
              <w:t>生命体征与症状询问</w:t>
            </w:r>
          </w:p>
        </w:tc>
        <w:tc>
          <w:tcPr>
            <w:tcW w:w="820" w:type="dxa"/>
            <w:vAlign w:val="center"/>
          </w:tcPr>
          <w:p w14:paraId="5188A834">
            <w:pPr>
              <w:spacing w:after="0"/>
            </w:pPr>
            <w:r>
              <w:rPr>
                <w:sz w:val="17"/>
              </w:rPr>
              <w:t>X</w:t>
            </w:r>
          </w:p>
        </w:tc>
        <w:tc>
          <w:tcPr>
            <w:tcW w:w="818" w:type="dxa"/>
            <w:vAlign w:val="center"/>
          </w:tcPr>
          <w:p w14:paraId="5117D2E7">
            <w:pPr>
              <w:spacing w:after="0"/>
            </w:pPr>
            <w:r>
              <w:rPr>
                <w:sz w:val="17"/>
              </w:rPr>
              <w:t>X</w:t>
            </w:r>
          </w:p>
        </w:tc>
        <w:tc>
          <w:tcPr>
            <w:tcW w:w="827" w:type="dxa"/>
            <w:vAlign w:val="center"/>
          </w:tcPr>
          <w:p w14:paraId="07E8838C">
            <w:pPr>
              <w:spacing w:after="0"/>
            </w:pPr>
            <w:r>
              <w:rPr>
                <w:sz w:val="17"/>
              </w:rPr>
              <w:t>X</w:t>
            </w:r>
          </w:p>
        </w:tc>
        <w:tc>
          <w:tcPr>
            <w:tcW w:w="827" w:type="dxa"/>
            <w:vAlign w:val="center"/>
          </w:tcPr>
          <w:p w14:paraId="69371A91">
            <w:pPr>
              <w:spacing w:after="0"/>
            </w:pPr>
            <w:r>
              <w:rPr>
                <w:sz w:val="17"/>
              </w:rPr>
              <w:t>X</w:t>
            </w:r>
          </w:p>
        </w:tc>
        <w:tc>
          <w:tcPr>
            <w:tcW w:w="827" w:type="dxa"/>
            <w:vAlign w:val="center"/>
          </w:tcPr>
          <w:p w14:paraId="27561875">
            <w:pPr>
              <w:spacing w:after="0"/>
            </w:pPr>
            <w:r>
              <w:rPr>
                <w:sz w:val="17"/>
              </w:rPr>
              <w:t>X</w:t>
            </w:r>
          </w:p>
        </w:tc>
        <w:tc>
          <w:tcPr>
            <w:tcW w:w="827" w:type="dxa"/>
            <w:vAlign w:val="center"/>
          </w:tcPr>
          <w:p w14:paraId="60B73BD9">
            <w:pPr>
              <w:spacing w:after="0"/>
            </w:pPr>
            <w:r>
              <w:rPr>
                <w:sz w:val="17"/>
              </w:rPr>
              <w:t>X</w:t>
            </w:r>
          </w:p>
        </w:tc>
        <w:tc>
          <w:tcPr>
            <w:tcW w:w="829" w:type="dxa"/>
            <w:vAlign w:val="center"/>
          </w:tcPr>
          <w:p w14:paraId="17BDEA55">
            <w:pPr>
              <w:spacing w:after="0"/>
            </w:pPr>
            <w:r>
              <w:rPr>
                <w:sz w:val="17"/>
              </w:rPr>
              <w:t>X</w:t>
            </w:r>
          </w:p>
        </w:tc>
        <w:tc>
          <w:tcPr>
            <w:tcW w:w="818" w:type="dxa"/>
            <w:vAlign w:val="center"/>
          </w:tcPr>
          <w:p w14:paraId="44010924">
            <w:pPr>
              <w:spacing w:after="0"/>
            </w:pPr>
            <w:r>
              <w:rPr>
                <w:sz w:val="17"/>
              </w:rPr>
              <w:t>X</w:t>
            </w:r>
          </w:p>
        </w:tc>
        <w:tc>
          <w:tcPr>
            <w:tcW w:w="823" w:type="dxa"/>
            <w:vAlign w:val="center"/>
          </w:tcPr>
          <w:p w14:paraId="1B1D3FC4">
            <w:pPr>
              <w:spacing w:after="0"/>
            </w:pPr>
            <w:r>
              <w:rPr>
                <w:sz w:val="17"/>
              </w:rPr>
              <w:t>X</w:t>
            </w:r>
          </w:p>
        </w:tc>
        <w:tc>
          <w:tcPr>
            <w:tcW w:w="823" w:type="dxa"/>
            <w:vAlign w:val="center"/>
          </w:tcPr>
          <w:p w14:paraId="73419808">
            <w:pPr>
              <w:spacing w:after="0"/>
            </w:pPr>
            <w:r>
              <w:rPr>
                <w:sz w:val="17"/>
              </w:rPr>
              <w:t>X</w:t>
            </w:r>
          </w:p>
        </w:tc>
        <w:tc>
          <w:tcPr>
            <w:tcW w:w="823" w:type="dxa"/>
            <w:vAlign w:val="center"/>
          </w:tcPr>
          <w:p w14:paraId="6767CD90">
            <w:pPr>
              <w:spacing w:after="0"/>
            </w:pPr>
            <w:r>
              <w:rPr>
                <w:sz w:val="17"/>
              </w:rPr>
              <w:t>X</w:t>
            </w:r>
          </w:p>
        </w:tc>
        <w:tc>
          <w:tcPr>
            <w:tcW w:w="823" w:type="dxa"/>
            <w:vAlign w:val="center"/>
          </w:tcPr>
          <w:p w14:paraId="4ADC556F">
            <w:pPr>
              <w:spacing w:after="0"/>
            </w:pPr>
            <w:r>
              <w:rPr>
                <w:sz w:val="17"/>
              </w:rPr>
              <w:t>X</w:t>
            </w:r>
          </w:p>
        </w:tc>
        <w:tc>
          <w:tcPr>
            <w:tcW w:w="823" w:type="dxa"/>
            <w:vAlign w:val="center"/>
          </w:tcPr>
          <w:p w14:paraId="0FECC1CB">
            <w:pPr>
              <w:spacing w:after="0"/>
            </w:pPr>
            <w:r>
              <w:rPr>
                <w:sz w:val="17"/>
              </w:rPr>
              <w:t>X</w:t>
            </w:r>
          </w:p>
        </w:tc>
        <w:tc>
          <w:tcPr>
            <w:tcW w:w="823" w:type="dxa"/>
            <w:vAlign w:val="center"/>
          </w:tcPr>
          <w:p w14:paraId="54DB42DB">
            <w:pPr>
              <w:spacing w:after="0"/>
            </w:pPr>
            <w:r>
              <w:rPr>
                <w:sz w:val="17"/>
              </w:rPr>
              <w:t>X</w:t>
            </w:r>
          </w:p>
        </w:tc>
        <w:tc>
          <w:tcPr>
            <w:tcW w:w="823" w:type="dxa"/>
            <w:vAlign w:val="center"/>
          </w:tcPr>
          <w:p w14:paraId="32C94F66">
            <w:pPr>
              <w:spacing w:after="0"/>
              <w:rPr>
                <w:sz w:val="17"/>
              </w:rPr>
            </w:pPr>
            <w:r>
              <w:rPr>
                <w:sz w:val="17"/>
              </w:rPr>
              <w:t>X</w:t>
            </w:r>
          </w:p>
        </w:tc>
      </w:tr>
      <w:tr w14:paraId="1770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1E2354C5">
            <w:pPr>
              <w:spacing w:after="0"/>
            </w:pPr>
            <w:r>
              <w:rPr>
                <w:sz w:val="17"/>
              </w:rPr>
              <w:t>实验室检测</w:t>
            </w:r>
          </w:p>
        </w:tc>
        <w:tc>
          <w:tcPr>
            <w:tcW w:w="1151" w:type="dxa"/>
            <w:vAlign w:val="center"/>
          </w:tcPr>
          <w:p w14:paraId="03201197">
            <w:pPr>
              <w:spacing w:after="0"/>
            </w:pPr>
            <w:r>
              <w:rPr>
                <w:sz w:val="17"/>
              </w:rPr>
              <w:t>血常规</w:t>
            </w:r>
          </w:p>
        </w:tc>
        <w:tc>
          <w:tcPr>
            <w:tcW w:w="820" w:type="dxa"/>
            <w:vAlign w:val="center"/>
          </w:tcPr>
          <w:p w14:paraId="241E0273">
            <w:pPr>
              <w:spacing w:after="0"/>
            </w:pPr>
            <w:r>
              <w:rPr>
                <w:sz w:val="17"/>
              </w:rPr>
              <w:t>X</w:t>
            </w:r>
          </w:p>
        </w:tc>
        <w:tc>
          <w:tcPr>
            <w:tcW w:w="818" w:type="dxa"/>
            <w:vAlign w:val="center"/>
          </w:tcPr>
          <w:p w14:paraId="467E0210">
            <w:pPr>
              <w:spacing w:after="0"/>
            </w:pPr>
            <w:r>
              <w:rPr>
                <w:sz w:val="17"/>
              </w:rPr>
              <w:t>X</w:t>
            </w:r>
          </w:p>
        </w:tc>
        <w:tc>
          <w:tcPr>
            <w:tcW w:w="827" w:type="dxa"/>
            <w:vAlign w:val="center"/>
          </w:tcPr>
          <w:p w14:paraId="11562BEC">
            <w:pPr>
              <w:spacing w:after="0"/>
            </w:pPr>
            <w:r>
              <w:rPr>
                <w:sz w:val="17"/>
              </w:rPr>
              <w:t>X</w:t>
            </w:r>
          </w:p>
        </w:tc>
        <w:tc>
          <w:tcPr>
            <w:tcW w:w="827" w:type="dxa"/>
            <w:vAlign w:val="center"/>
          </w:tcPr>
          <w:p w14:paraId="0F5B0C52">
            <w:pPr>
              <w:spacing w:after="0"/>
            </w:pPr>
            <w:r>
              <w:rPr>
                <w:sz w:val="17"/>
              </w:rPr>
              <w:t>X</w:t>
            </w:r>
          </w:p>
        </w:tc>
        <w:tc>
          <w:tcPr>
            <w:tcW w:w="827" w:type="dxa"/>
            <w:vAlign w:val="center"/>
          </w:tcPr>
          <w:p w14:paraId="5F9EDF00">
            <w:pPr>
              <w:spacing w:after="0"/>
            </w:pPr>
            <w:r>
              <w:rPr>
                <w:sz w:val="17"/>
              </w:rPr>
              <w:t>X</w:t>
            </w:r>
          </w:p>
        </w:tc>
        <w:tc>
          <w:tcPr>
            <w:tcW w:w="827" w:type="dxa"/>
            <w:vAlign w:val="center"/>
          </w:tcPr>
          <w:p w14:paraId="765FF9C4">
            <w:pPr>
              <w:spacing w:after="0"/>
            </w:pPr>
            <w:r>
              <w:rPr>
                <w:sz w:val="17"/>
              </w:rPr>
              <w:t>X</w:t>
            </w:r>
          </w:p>
        </w:tc>
        <w:tc>
          <w:tcPr>
            <w:tcW w:w="829" w:type="dxa"/>
            <w:vAlign w:val="center"/>
          </w:tcPr>
          <w:p w14:paraId="0B319D46">
            <w:pPr>
              <w:spacing w:after="0"/>
            </w:pPr>
            <w:r>
              <w:rPr>
                <w:sz w:val="17"/>
              </w:rPr>
              <w:t>X</w:t>
            </w:r>
          </w:p>
        </w:tc>
        <w:tc>
          <w:tcPr>
            <w:tcW w:w="818" w:type="dxa"/>
            <w:vAlign w:val="center"/>
          </w:tcPr>
          <w:p w14:paraId="64B75803">
            <w:pPr>
              <w:spacing w:after="0"/>
            </w:pPr>
            <w:r>
              <w:rPr>
                <w:sz w:val="17"/>
              </w:rPr>
              <w:t>X</w:t>
            </w:r>
          </w:p>
        </w:tc>
        <w:tc>
          <w:tcPr>
            <w:tcW w:w="823" w:type="dxa"/>
            <w:vAlign w:val="center"/>
          </w:tcPr>
          <w:p w14:paraId="1771D6E4">
            <w:pPr>
              <w:spacing w:after="0"/>
            </w:pPr>
            <w:r>
              <w:rPr>
                <w:sz w:val="17"/>
              </w:rPr>
              <w:t>-</w:t>
            </w:r>
          </w:p>
        </w:tc>
        <w:tc>
          <w:tcPr>
            <w:tcW w:w="823" w:type="dxa"/>
            <w:vAlign w:val="center"/>
          </w:tcPr>
          <w:p w14:paraId="4540C1FC">
            <w:pPr>
              <w:spacing w:after="0"/>
            </w:pPr>
            <w:r>
              <w:rPr>
                <w:sz w:val="17"/>
              </w:rPr>
              <w:t>-</w:t>
            </w:r>
          </w:p>
        </w:tc>
        <w:tc>
          <w:tcPr>
            <w:tcW w:w="823" w:type="dxa"/>
            <w:vAlign w:val="center"/>
          </w:tcPr>
          <w:p w14:paraId="48AE6C1D">
            <w:pPr>
              <w:spacing w:after="0"/>
            </w:pPr>
            <w:r>
              <w:rPr>
                <w:sz w:val="17"/>
              </w:rPr>
              <w:t>-</w:t>
            </w:r>
          </w:p>
        </w:tc>
        <w:tc>
          <w:tcPr>
            <w:tcW w:w="823" w:type="dxa"/>
            <w:vAlign w:val="center"/>
          </w:tcPr>
          <w:p w14:paraId="7B828449">
            <w:pPr>
              <w:spacing w:after="0"/>
            </w:pPr>
            <w:r>
              <w:rPr>
                <w:sz w:val="17"/>
              </w:rPr>
              <w:t>-</w:t>
            </w:r>
          </w:p>
        </w:tc>
        <w:tc>
          <w:tcPr>
            <w:tcW w:w="823" w:type="dxa"/>
            <w:vAlign w:val="center"/>
          </w:tcPr>
          <w:p w14:paraId="5C069E24">
            <w:pPr>
              <w:spacing w:after="0"/>
            </w:pPr>
            <w:r>
              <w:rPr>
                <w:sz w:val="17"/>
              </w:rPr>
              <w:t>-</w:t>
            </w:r>
          </w:p>
        </w:tc>
        <w:tc>
          <w:tcPr>
            <w:tcW w:w="823" w:type="dxa"/>
            <w:vAlign w:val="center"/>
          </w:tcPr>
          <w:p w14:paraId="2CDC7D41">
            <w:pPr>
              <w:spacing w:after="0"/>
            </w:pPr>
            <w:r>
              <w:rPr>
                <w:sz w:val="17"/>
              </w:rPr>
              <w:t>-</w:t>
            </w:r>
          </w:p>
        </w:tc>
        <w:tc>
          <w:tcPr>
            <w:tcW w:w="823" w:type="dxa"/>
            <w:vAlign w:val="center"/>
          </w:tcPr>
          <w:p w14:paraId="51EF474F">
            <w:pPr>
              <w:spacing w:after="0"/>
              <w:rPr>
                <w:sz w:val="17"/>
              </w:rPr>
            </w:pPr>
            <w:r>
              <w:rPr>
                <w:sz w:val="17"/>
              </w:rPr>
              <w:t>X</w:t>
            </w:r>
          </w:p>
        </w:tc>
      </w:tr>
      <w:tr w14:paraId="26DA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904EE60">
            <w:pPr>
              <w:spacing w:after="0"/>
            </w:pPr>
            <w:r>
              <w:rPr>
                <w:sz w:val="17"/>
              </w:rPr>
              <w:t>实验室检测</w:t>
            </w:r>
          </w:p>
        </w:tc>
        <w:tc>
          <w:tcPr>
            <w:tcW w:w="1151" w:type="dxa"/>
            <w:vAlign w:val="center"/>
          </w:tcPr>
          <w:p w14:paraId="73D15592">
            <w:pPr>
              <w:spacing w:after="0"/>
            </w:pPr>
            <w:r>
              <w:rPr>
                <w:sz w:val="17"/>
              </w:rPr>
              <w:t>肝肾功能，电解质</w:t>
            </w:r>
          </w:p>
        </w:tc>
        <w:tc>
          <w:tcPr>
            <w:tcW w:w="820" w:type="dxa"/>
            <w:vAlign w:val="center"/>
          </w:tcPr>
          <w:p w14:paraId="781F6645">
            <w:pPr>
              <w:spacing w:after="0"/>
            </w:pPr>
            <w:r>
              <w:rPr>
                <w:sz w:val="17"/>
              </w:rPr>
              <w:t>X</w:t>
            </w:r>
          </w:p>
        </w:tc>
        <w:tc>
          <w:tcPr>
            <w:tcW w:w="818" w:type="dxa"/>
            <w:vAlign w:val="center"/>
          </w:tcPr>
          <w:p w14:paraId="19AE2090">
            <w:pPr>
              <w:spacing w:after="0"/>
            </w:pPr>
            <w:r>
              <w:rPr>
                <w:sz w:val="17"/>
              </w:rPr>
              <w:t>X</w:t>
            </w:r>
          </w:p>
        </w:tc>
        <w:tc>
          <w:tcPr>
            <w:tcW w:w="827" w:type="dxa"/>
            <w:vAlign w:val="center"/>
          </w:tcPr>
          <w:p w14:paraId="0BD02959">
            <w:pPr>
              <w:spacing w:after="0"/>
            </w:pPr>
            <w:r>
              <w:rPr>
                <w:sz w:val="17"/>
              </w:rPr>
              <w:t>X</w:t>
            </w:r>
          </w:p>
        </w:tc>
        <w:tc>
          <w:tcPr>
            <w:tcW w:w="827" w:type="dxa"/>
            <w:vAlign w:val="center"/>
          </w:tcPr>
          <w:p w14:paraId="559E7435">
            <w:pPr>
              <w:spacing w:after="0"/>
            </w:pPr>
            <w:r>
              <w:rPr>
                <w:sz w:val="17"/>
              </w:rPr>
              <w:t>X</w:t>
            </w:r>
          </w:p>
        </w:tc>
        <w:tc>
          <w:tcPr>
            <w:tcW w:w="827" w:type="dxa"/>
            <w:vAlign w:val="center"/>
          </w:tcPr>
          <w:p w14:paraId="2695E867">
            <w:pPr>
              <w:spacing w:after="0"/>
            </w:pPr>
            <w:r>
              <w:rPr>
                <w:sz w:val="17"/>
              </w:rPr>
              <w:t>X</w:t>
            </w:r>
          </w:p>
        </w:tc>
        <w:tc>
          <w:tcPr>
            <w:tcW w:w="827" w:type="dxa"/>
            <w:vAlign w:val="center"/>
          </w:tcPr>
          <w:p w14:paraId="15964A0D">
            <w:pPr>
              <w:spacing w:after="0"/>
            </w:pPr>
            <w:r>
              <w:rPr>
                <w:sz w:val="17"/>
              </w:rPr>
              <w:t>X</w:t>
            </w:r>
          </w:p>
        </w:tc>
        <w:tc>
          <w:tcPr>
            <w:tcW w:w="829" w:type="dxa"/>
            <w:vAlign w:val="center"/>
          </w:tcPr>
          <w:p w14:paraId="6064DC3F">
            <w:pPr>
              <w:spacing w:after="0"/>
            </w:pPr>
            <w:r>
              <w:rPr>
                <w:sz w:val="17"/>
              </w:rPr>
              <w:t>X</w:t>
            </w:r>
          </w:p>
        </w:tc>
        <w:tc>
          <w:tcPr>
            <w:tcW w:w="818" w:type="dxa"/>
            <w:vAlign w:val="center"/>
          </w:tcPr>
          <w:p w14:paraId="67495B00">
            <w:pPr>
              <w:spacing w:after="0"/>
            </w:pPr>
            <w:r>
              <w:rPr>
                <w:sz w:val="17"/>
              </w:rPr>
              <w:t>X</w:t>
            </w:r>
          </w:p>
        </w:tc>
        <w:tc>
          <w:tcPr>
            <w:tcW w:w="823" w:type="dxa"/>
            <w:vAlign w:val="center"/>
          </w:tcPr>
          <w:p w14:paraId="3035BFE4">
            <w:pPr>
              <w:spacing w:after="0"/>
            </w:pPr>
            <w:r>
              <w:rPr>
                <w:sz w:val="17"/>
              </w:rPr>
              <w:t>-</w:t>
            </w:r>
          </w:p>
        </w:tc>
        <w:tc>
          <w:tcPr>
            <w:tcW w:w="823" w:type="dxa"/>
            <w:vAlign w:val="center"/>
          </w:tcPr>
          <w:p w14:paraId="7E653AB6">
            <w:pPr>
              <w:spacing w:after="0"/>
            </w:pPr>
            <w:r>
              <w:rPr>
                <w:sz w:val="17"/>
              </w:rPr>
              <w:t>-</w:t>
            </w:r>
          </w:p>
        </w:tc>
        <w:tc>
          <w:tcPr>
            <w:tcW w:w="823" w:type="dxa"/>
            <w:vAlign w:val="center"/>
          </w:tcPr>
          <w:p w14:paraId="6522710E">
            <w:pPr>
              <w:spacing w:after="0"/>
            </w:pPr>
            <w:r>
              <w:rPr>
                <w:sz w:val="17"/>
              </w:rPr>
              <w:t>-</w:t>
            </w:r>
          </w:p>
        </w:tc>
        <w:tc>
          <w:tcPr>
            <w:tcW w:w="823" w:type="dxa"/>
            <w:vAlign w:val="center"/>
          </w:tcPr>
          <w:p w14:paraId="2496881C">
            <w:pPr>
              <w:spacing w:after="0"/>
            </w:pPr>
            <w:r>
              <w:rPr>
                <w:sz w:val="17"/>
              </w:rPr>
              <w:t>-</w:t>
            </w:r>
          </w:p>
        </w:tc>
        <w:tc>
          <w:tcPr>
            <w:tcW w:w="823" w:type="dxa"/>
            <w:vAlign w:val="center"/>
          </w:tcPr>
          <w:p w14:paraId="5E07A59F">
            <w:pPr>
              <w:spacing w:after="0"/>
            </w:pPr>
            <w:r>
              <w:rPr>
                <w:sz w:val="17"/>
              </w:rPr>
              <w:t>-</w:t>
            </w:r>
          </w:p>
        </w:tc>
        <w:tc>
          <w:tcPr>
            <w:tcW w:w="823" w:type="dxa"/>
            <w:vAlign w:val="center"/>
          </w:tcPr>
          <w:p w14:paraId="7BB3C859">
            <w:pPr>
              <w:spacing w:after="0"/>
            </w:pPr>
            <w:r>
              <w:rPr>
                <w:sz w:val="17"/>
              </w:rPr>
              <w:t>-</w:t>
            </w:r>
          </w:p>
        </w:tc>
        <w:tc>
          <w:tcPr>
            <w:tcW w:w="823" w:type="dxa"/>
            <w:vAlign w:val="center"/>
          </w:tcPr>
          <w:p w14:paraId="4377D7EB">
            <w:pPr>
              <w:spacing w:after="0"/>
              <w:rPr>
                <w:sz w:val="17"/>
              </w:rPr>
            </w:pPr>
            <w:r>
              <w:rPr>
                <w:sz w:val="17"/>
              </w:rPr>
              <w:t>X</w:t>
            </w:r>
          </w:p>
        </w:tc>
      </w:tr>
      <w:tr w14:paraId="25B8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0A50826C">
            <w:pPr>
              <w:spacing w:after="0"/>
            </w:pPr>
            <w:r>
              <w:rPr>
                <w:sz w:val="17"/>
              </w:rPr>
              <w:t>实验室检测</w:t>
            </w:r>
          </w:p>
        </w:tc>
        <w:tc>
          <w:tcPr>
            <w:tcW w:w="1151" w:type="dxa"/>
            <w:vAlign w:val="center"/>
          </w:tcPr>
          <w:p w14:paraId="18954182">
            <w:pPr>
              <w:spacing w:after="0"/>
            </w:pPr>
            <w:r>
              <w:rPr>
                <w:sz w:val="17"/>
              </w:rPr>
              <w:t>HBV/HCV/HIV筛查</w:t>
            </w:r>
          </w:p>
        </w:tc>
        <w:tc>
          <w:tcPr>
            <w:tcW w:w="820" w:type="dxa"/>
            <w:vAlign w:val="center"/>
          </w:tcPr>
          <w:p w14:paraId="7D7CE430">
            <w:pPr>
              <w:spacing w:after="0"/>
            </w:pPr>
            <w:r>
              <w:rPr>
                <w:sz w:val="17"/>
              </w:rPr>
              <w:t>X</w:t>
            </w:r>
          </w:p>
        </w:tc>
        <w:tc>
          <w:tcPr>
            <w:tcW w:w="818" w:type="dxa"/>
            <w:vAlign w:val="center"/>
          </w:tcPr>
          <w:p w14:paraId="0D0F6615">
            <w:pPr>
              <w:spacing w:after="0"/>
            </w:pPr>
            <w:r>
              <w:rPr>
                <w:sz w:val="17"/>
              </w:rPr>
              <w:t>-</w:t>
            </w:r>
          </w:p>
        </w:tc>
        <w:tc>
          <w:tcPr>
            <w:tcW w:w="827" w:type="dxa"/>
            <w:vAlign w:val="center"/>
          </w:tcPr>
          <w:p w14:paraId="2EEABBDE">
            <w:pPr>
              <w:spacing w:after="0"/>
            </w:pPr>
            <w:r>
              <w:rPr>
                <w:sz w:val="17"/>
              </w:rPr>
              <w:t>-</w:t>
            </w:r>
          </w:p>
        </w:tc>
        <w:tc>
          <w:tcPr>
            <w:tcW w:w="827" w:type="dxa"/>
            <w:vAlign w:val="center"/>
          </w:tcPr>
          <w:p w14:paraId="6FA3E146">
            <w:pPr>
              <w:spacing w:after="0"/>
            </w:pPr>
            <w:r>
              <w:rPr>
                <w:sz w:val="17"/>
              </w:rPr>
              <w:t>-</w:t>
            </w:r>
          </w:p>
        </w:tc>
        <w:tc>
          <w:tcPr>
            <w:tcW w:w="827" w:type="dxa"/>
            <w:vAlign w:val="center"/>
          </w:tcPr>
          <w:p w14:paraId="2B20FE2A">
            <w:pPr>
              <w:spacing w:after="0"/>
            </w:pPr>
            <w:r>
              <w:rPr>
                <w:sz w:val="17"/>
              </w:rPr>
              <w:t>-</w:t>
            </w:r>
          </w:p>
        </w:tc>
        <w:tc>
          <w:tcPr>
            <w:tcW w:w="827" w:type="dxa"/>
            <w:vAlign w:val="center"/>
          </w:tcPr>
          <w:p w14:paraId="70B4C773">
            <w:pPr>
              <w:spacing w:after="0"/>
            </w:pPr>
            <w:r>
              <w:rPr>
                <w:sz w:val="17"/>
              </w:rPr>
              <w:t>-</w:t>
            </w:r>
          </w:p>
        </w:tc>
        <w:tc>
          <w:tcPr>
            <w:tcW w:w="829" w:type="dxa"/>
            <w:vAlign w:val="center"/>
          </w:tcPr>
          <w:p w14:paraId="62D4430A">
            <w:pPr>
              <w:spacing w:after="0"/>
            </w:pPr>
            <w:r>
              <w:rPr>
                <w:sz w:val="17"/>
              </w:rPr>
              <w:t>-</w:t>
            </w:r>
          </w:p>
        </w:tc>
        <w:tc>
          <w:tcPr>
            <w:tcW w:w="818" w:type="dxa"/>
            <w:vAlign w:val="center"/>
          </w:tcPr>
          <w:p w14:paraId="05F97D5E">
            <w:pPr>
              <w:spacing w:after="0"/>
            </w:pPr>
            <w:r>
              <w:rPr>
                <w:sz w:val="17"/>
              </w:rPr>
              <w:t>-</w:t>
            </w:r>
          </w:p>
        </w:tc>
        <w:tc>
          <w:tcPr>
            <w:tcW w:w="823" w:type="dxa"/>
            <w:vAlign w:val="center"/>
          </w:tcPr>
          <w:p w14:paraId="27CC2944">
            <w:pPr>
              <w:spacing w:after="0"/>
            </w:pPr>
            <w:r>
              <w:rPr>
                <w:sz w:val="17"/>
              </w:rPr>
              <w:t>-</w:t>
            </w:r>
          </w:p>
        </w:tc>
        <w:tc>
          <w:tcPr>
            <w:tcW w:w="823" w:type="dxa"/>
            <w:vAlign w:val="center"/>
          </w:tcPr>
          <w:p w14:paraId="299A39D8">
            <w:pPr>
              <w:spacing w:after="0"/>
            </w:pPr>
            <w:r>
              <w:rPr>
                <w:sz w:val="17"/>
              </w:rPr>
              <w:t>-</w:t>
            </w:r>
          </w:p>
        </w:tc>
        <w:tc>
          <w:tcPr>
            <w:tcW w:w="823" w:type="dxa"/>
            <w:vAlign w:val="center"/>
          </w:tcPr>
          <w:p w14:paraId="30363C8F">
            <w:pPr>
              <w:spacing w:after="0"/>
            </w:pPr>
            <w:r>
              <w:rPr>
                <w:sz w:val="17"/>
              </w:rPr>
              <w:t>-</w:t>
            </w:r>
          </w:p>
        </w:tc>
        <w:tc>
          <w:tcPr>
            <w:tcW w:w="823" w:type="dxa"/>
            <w:vAlign w:val="center"/>
          </w:tcPr>
          <w:p w14:paraId="37E048BD">
            <w:pPr>
              <w:spacing w:after="0"/>
            </w:pPr>
            <w:r>
              <w:rPr>
                <w:sz w:val="17"/>
              </w:rPr>
              <w:t>-</w:t>
            </w:r>
          </w:p>
        </w:tc>
        <w:tc>
          <w:tcPr>
            <w:tcW w:w="823" w:type="dxa"/>
            <w:vAlign w:val="center"/>
          </w:tcPr>
          <w:p w14:paraId="3B815716">
            <w:pPr>
              <w:spacing w:after="0"/>
            </w:pPr>
            <w:r>
              <w:rPr>
                <w:sz w:val="17"/>
              </w:rPr>
              <w:t>-</w:t>
            </w:r>
          </w:p>
        </w:tc>
        <w:tc>
          <w:tcPr>
            <w:tcW w:w="823" w:type="dxa"/>
            <w:vAlign w:val="center"/>
          </w:tcPr>
          <w:p w14:paraId="47818595">
            <w:pPr>
              <w:spacing w:after="0"/>
            </w:pPr>
            <w:r>
              <w:rPr>
                <w:sz w:val="17"/>
              </w:rPr>
              <w:t>-</w:t>
            </w:r>
          </w:p>
        </w:tc>
        <w:tc>
          <w:tcPr>
            <w:tcW w:w="823" w:type="dxa"/>
            <w:vAlign w:val="center"/>
          </w:tcPr>
          <w:p w14:paraId="197F681E">
            <w:pPr>
              <w:spacing w:after="0"/>
              <w:rPr>
                <w:sz w:val="17"/>
              </w:rPr>
            </w:pPr>
            <w:r>
              <w:rPr>
                <w:sz w:val="17"/>
              </w:rPr>
              <w:t>-</w:t>
            </w:r>
          </w:p>
        </w:tc>
      </w:tr>
      <w:tr w14:paraId="39A3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15BDB1C">
            <w:pPr>
              <w:spacing w:after="0"/>
            </w:pPr>
            <w:r>
              <w:rPr>
                <w:sz w:val="17"/>
              </w:rPr>
              <w:t>实验室检测</w:t>
            </w:r>
          </w:p>
        </w:tc>
        <w:tc>
          <w:tcPr>
            <w:tcW w:w="1151" w:type="dxa"/>
            <w:vAlign w:val="center"/>
          </w:tcPr>
          <w:p w14:paraId="3ECF8BD8">
            <w:pPr>
              <w:spacing w:after="0"/>
            </w:pPr>
            <w:r>
              <w:rPr>
                <w:sz w:val="17"/>
              </w:rPr>
              <w:t>尿常规</w:t>
            </w:r>
          </w:p>
        </w:tc>
        <w:tc>
          <w:tcPr>
            <w:tcW w:w="820" w:type="dxa"/>
            <w:vAlign w:val="center"/>
          </w:tcPr>
          <w:p w14:paraId="25A7F916">
            <w:pPr>
              <w:spacing w:after="0"/>
            </w:pPr>
            <w:r>
              <w:rPr>
                <w:sz w:val="17"/>
              </w:rPr>
              <w:t>X</w:t>
            </w:r>
          </w:p>
        </w:tc>
        <w:tc>
          <w:tcPr>
            <w:tcW w:w="818" w:type="dxa"/>
            <w:vAlign w:val="center"/>
          </w:tcPr>
          <w:p w14:paraId="37A9E5E0">
            <w:pPr>
              <w:spacing w:after="0"/>
            </w:pPr>
            <w:r>
              <w:rPr>
                <w:sz w:val="17"/>
              </w:rPr>
              <w:t>-</w:t>
            </w:r>
          </w:p>
        </w:tc>
        <w:tc>
          <w:tcPr>
            <w:tcW w:w="827" w:type="dxa"/>
            <w:vAlign w:val="center"/>
          </w:tcPr>
          <w:p w14:paraId="2CA88EBB">
            <w:pPr>
              <w:spacing w:after="0"/>
            </w:pPr>
            <w:r>
              <w:rPr>
                <w:sz w:val="17"/>
              </w:rPr>
              <w:t>-</w:t>
            </w:r>
          </w:p>
        </w:tc>
        <w:tc>
          <w:tcPr>
            <w:tcW w:w="827" w:type="dxa"/>
            <w:vAlign w:val="center"/>
          </w:tcPr>
          <w:p w14:paraId="532A11FC">
            <w:pPr>
              <w:spacing w:after="0"/>
            </w:pPr>
            <w:r>
              <w:rPr>
                <w:sz w:val="17"/>
              </w:rPr>
              <w:t>-</w:t>
            </w:r>
          </w:p>
        </w:tc>
        <w:tc>
          <w:tcPr>
            <w:tcW w:w="827" w:type="dxa"/>
            <w:vAlign w:val="center"/>
          </w:tcPr>
          <w:p w14:paraId="48FFEA0F">
            <w:pPr>
              <w:spacing w:after="0"/>
            </w:pPr>
            <w:r>
              <w:rPr>
                <w:sz w:val="17"/>
              </w:rPr>
              <w:t>-</w:t>
            </w:r>
          </w:p>
        </w:tc>
        <w:tc>
          <w:tcPr>
            <w:tcW w:w="827" w:type="dxa"/>
            <w:vAlign w:val="center"/>
          </w:tcPr>
          <w:p w14:paraId="71A58560">
            <w:pPr>
              <w:spacing w:after="0"/>
            </w:pPr>
            <w:r>
              <w:rPr>
                <w:sz w:val="17"/>
              </w:rPr>
              <w:t>-</w:t>
            </w:r>
          </w:p>
        </w:tc>
        <w:tc>
          <w:tcPr>
            <w:tcW w:w="829" w:type="dxa"/>
            <w:vAlign w:val="center"/>
          </w:tcPr>
          <w:p w14:paraId="01F1B8B9">
            <w:pPr>
              <w:spacing w:after="0"/>
            </w:pPr>
            <w:r>
              <w:rPr>
                <w:sz w:val="17"/>
              </w:rPr>
              <w:t>-</w:t>
            </w:r>
          </w:p>
        </w:tc>
        <w:tc>
          <w:tcPr>
            <w:tcW w:w="818" w:type="dxa"/>
            <w:vAlign w:val="center"/>
          </w:tcPr>
          <w:p w14:paraId="65FAEAF6">
            <w:pPr>
              <w:spacing w:after="0"/>
            </w:pPr>
            <w:r>
              <w:rPr>
                <w:sz w:val="17"/>
              </w:rPr>
              <w:t>-</w:t>
            </w:r>
          </w:p>
        </w:tc>
        <w:tc>
          <w:tcPr>
            <w:tcW w:w="823" w:type="dxa"/>
            <w:vAlign w:val="center"/>
          </w:tcPr>
          <w:p w14:paraId="54E45A4D">
            <w:pPr>
              <w:spacing w:after="0"/>
            </w:pPr>
            <w:r>
              <w:rPr>
                <w:sz w:val="17"/>
              </w:rPr>
              <w:t>-</w:t>
            </w:r>
          </w:p>
        </w:tc>
        <w:tc>
          <w:tcPr>
            <w:tcW w:w="823" w:type="dxa"/>
            <w:vAlign w:val="center"/>
          </w:tcPr>
          <w:p w14:paraId="79E754DE">
            <w:pPr>
              <w:spacing w:after="0"/>
            </w:pPr>
            <w:r>
              <w:rPr>
                <w:sz w:val="17"/>
              </w:rPr>
              <w:t>-</w:t>
            </w:r>
          </w:p>
        </w:tc>
        <w:tc>
          <w:tcPr>
            <w:tcW w:w="823" w:type="dxa"/>
            <w:vAlign w:val="center"/>
          </w:tcPr>
          <w:p w14:paraId="2CAAC5CD">
            <w:pPr>
              <w:spacing w:after="0"/>
            </w:pPr>
            <w:r>
              <w:rPr>
                <w:sz w:val="17"/>
              </w:rPr>
              <w:t>-</w:t>
            </w:r>
          </w:p>
        </w:tc>
        <w:tc>
          <w:tcPr>
            <w:tcW w:w="823" w:type="dxa"/>
            <w:vAlign w:val="center"/>
          </w:tcPr>
          <w:p w14:paraId="3FA12698">
            <w:pPr>
              <w:spacing w:after="0"/>
            </w:pPr>
            <w:r>
              <w:rPr>
                <w:sz w:val="17"/>
              </w:rPr>
              <w:t>-</w:t>
            </w:r>
          </w:p>
        </w:tc>
        <w:tc>
          <w:tcPr>
            <w:tcW w:w="823" w:type="dxa"/>
            <w:vAlign w:val="center"/>
          </w:tcPr>
          <w:p w14:paraId="01412F23">
            <w:pPr>
              <w:spacing w:after="0"/>
            </w:pPr>
            <w:r>
              <w:rPr>
                <w:sz w:val="17"/>
              </w:rPr>
              <w:t>-</w:t>
            </w:r>
          </w:p>
        </w:tc>
        <w:tc>
          <w:tcPr>
            <w:tcW w:w="823" w:type="dxa"/>
            <w:vAlign w:val="center"/>
          </w:tcPr>
          <w:p w14:paraId="531D008A">
            <w:pPr>
              <w:spacing w:after="0"/>
            </w:pPr>
            <w:r>
              <w:rPr>
                <w:sz w:val="17"/>
              </w:rPr>
              <w:t>-</w:t>
            </w:r>
          </w:p>
        </w:tc>
        <w:tc>
          <w:tcPr>
            <w:tcW w:w="823" w:type="dxa"/>
            <w:vAlign w:val="center"/>
          </w:tcPr>
          <w:p w14:paraId="7F1208C4">
            <w:pPr>
              <w:spacing w:after="0"/>
              <w:rPr>
                <w:sz w:val="17"/>
              </w:rPr>
            </w:pPr>
            <w:r>
              <w:rPr>
                <w:sz w:val="17"/>
              </w:rPr>
              <w:t>-</w:t>
            </w:r>
          </w:p>
        </w:tc>
      </w:tr>
      <w:tr w14:paraId="5950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4527457">
            <w:pPr>
              <w:spacing w:after="0"/>
            </w:pPr>
            <w:r>
              <w:rPr>
                <w:sz w:val="17"/>
              </w:rPr>
              <w:t>实验室检测</w:t>
            </w:r>
          </w:p>
        </w:tc>
        <w:tc>
          <w:tcPr>
            <w:tcW w:w="1151" w:type="dxa"/>
            <w:vAlign w:val="center"/>
          </w:tcPr>
          <w:p w14:paraId="25EDC5E5">
            <w:pPr>
              <w:spacing w:after="0"/>
            </w:pPr>
            <w:r>
              <w:rPr>
                <w:sz w:val="17"/>
              </w:rPr>
              <w:t>妊娠筛查（如适用）</w:t>
            </w:r>
          </w:p>
        </w:tc>
        <w:tc>
          <w:tcPr>
            <w:tcW w:w="820" w:type="dxa"/>
            <w:vAlign w:val="center"/>
          </w:tcPr>
          <w:p w14:paraId="2EDE0ED2">
            <w:pPr>
              <w:spacing w:after="0"/>
            </w:pPr>
            <w:r>
              <w:rPr>
                <w:sz w:val="17"/>
              </w:rPr>
              <w:t>X</w:t>
            </w:r>
          </w:p>
        </w:tc>
        <w:tc>
          <w:tcPr>
            <w:tcW w:w="818" w:type="dxa"/>
            <w:vAlign w:val="center"/>
          </w:tcPr>
          <w:p w14:paraId="0E62803F">
            <w:pPr>
              <w:spacing w:after="0"/>
            </w:pPr>
            <w:r>
              <w:rPr>
                <w:sz w:val="17"/>
              </w:rPr>
              <w:t>-</w:t>
            </w:r>
          </w:p>
        </w:tc>
        <w:tc>
          <w:tcPr>
            <w:tcW w:w="827" w:type="dxa"/>
            <w:vAlign w:val="center"/>
          </w:tcPr>
          <w:p w14:paraId="1C6C05C0">
            <w:pPr>
              <w:spacing w:after="0"/>
            </w:pPr>
            <w:r>
              <w:rPr>
                <w:sz w:val="17"/>
              </w:rPr>
              <w:t>-</w:t>
            </w:r>
          </w:p>
        </w:tc>
        <w:tc>
          <w:tcPr>
            <w:tcW w:w="827" w:type="dxa"/>
            <w:vAlign w:val="center"/>
          </w:tcPr>
          <w:p w14:paraId="1C01EAC0">
            <w:pPr>
              <w:spacing w:after="0"/>
            </w:pPr>
            <w:r>
              <w:rPr>
                <w:sz w:val="17"/>
              </w:rPr>
              <w:t>-</w:t>
            </w:r>
          </w:p>
        </w:tc>
        <w:tc>
          <w:tcPr>
            <w:tcW w:w="827" w:type="dxa"/>
            <w:vAlign w:val="center"/>
          </w:tcPr>
          <w:p w14:paraId="5214283B">
            <w:pPr>
              <w:spacing w:after="0"/>
            </w:pPr>
            <w:r>
              <w:rPr>
                <w:sz w:val="17"/>
              </w:rPr>
              <w:t>-</w:t>
            </w:r>
          </w:p>
        </w:tc>
        <w:tc>
          <w:tcPr>
            <w:tcW w:w="827" w:type="dxa"/>
            <w:vAlign w:val="center"/>
          </w:tcPr>
          <w:p w14:paraId="67D8FC44">
            <w:pPr>
              <w:spacing w:after="0"/>
            </w:pPr>
            <w:r>
              <w:rPr>
                <w:sz w:val="17"/>
              </w:rPr>
              <w:t>-</w:t>
            </w:r>
          </w:p>
        </w:tc>
        <w:tc>
          <w:tcPr>
            <w:tcW w:w="829" w:type="dxa"/>
            <w:vAlign w:val="center"/>
          </w:tcPr>
          <w:p w14:paraId="1EABB000">
            <w:pPr>
              <w:spacing w:after="0"/>
            </w:pPr>
            <w:r>
              <w:rPr>
                <w:sz w:val="17"/>
              </w:rPr>
              <w:t>-</w:t>
            </w:r>
          </w:p>
        </w:tc>
        <w:tc>
          <w:tcPr>
            <w:tcW w:w="818" w:type="dxa"/>
            <w:vAlign w:val="center"/>
          </w:tcPr>
          <w:p w14:paraId="5D3151B0">
            <w:pPr>
              <w:spacing w:after="0"/>
            </w:pPr>
            <w:r>
              <w:rPr>
                <w:sz w:val="17"/>
              </w:rPr>
              <w:t>-</w:t>
            </w:r>
          </w:p>
        </w:tc>
        <w:tc>
          <w:tcPr>
            <w:tcW w:w="823" w:type="dxa"/>
            <w:vAlign w:val="center"/>
          </w:tcPr>
          <w:p w14:paraId="058EE7CD">
            <w:pPr>
              <w:spacing w:after="0"/>
            </w:pPr>
            <w:r>
              <w:rPr>
                <w:sz w:val="17"/>
              </w:rPr>
              <w:t>-</w:t>
            </w:r>
          </w:p>
        </w:tc>
        <w:tc>
          <w:tcPr>
            <w:tcW w:w="823" w:type="dxa"/>
            <w:vAlign w:val="center"/>
          </w:tcPr>
          <w:p w14:paraId="554568E0">
            <w:pPr>
              <w:spacing w:after="0"/>
            </w:pPr>
            <w:r>
              <w:rPr>
                <w:sz w:val="17"/>
              </w:rPr>
              <w:t>-</w:t>
            </w:r>
          </w:p>
        </w:tc>
        <w:tc>
          <w:tcPr>
            <w:tcW w:w="823" w:type="dxa"/>
            <w:vAlign w:val="center"/>
          </w:tcPr>
          <w:p w14:paraId="7921177A">
            <w:pPr>
              <w:spacing w:after="0"/>
            </w:pPr>
            <w:r>
              <w:rPr>
                <w:sz w:val="17"/>
              </w:rPr>
              <w:t>-</w:t>
            </w:r>
          </w:p>
        </w:tc>
        <w:tc>
          <w:tcPr>
            <w:tcW w:w="823" w:type="dxa"/>
            <w:vAlign w:val="center"/>
          </w:tcPr>
          <w:p w14:paraId="3FE56AA3">
            <w:pPr>
              <w:spacing w:after="0"/>
            </w:pPr>
            <w:r>
              <w:rPr>
                <w:sz w:val="17"/>
              </w:rPr>
              <w:t>-</w:t>
            </w:r>
          </w:p>
        </w:tc>
        <w:tc>
          <w:tcPr>
            <w:tcW w:w="823" w:type="dxa"/>
            <w:vAlign w:val="center"/>
          </w:tcPr>
          <w:p w14:paraId="5D9C4640">
            <w:pPr>
              <w:spacing w:after="0"/>
            </w:pPr>
            <w:r>
              <w:rPr>
                <w:sz w:val="17"/>
              </w:rPr>
              <w:t>-</w:t>
            </w:r>
          </w:p>
        </w:tc>
        <w:tc>
          <w:tcPr>
            <w:tcW w:w="823" w:type="dxa"/>
            <w:vAlign w:val="center"/>
          </w:tcPr>
          <w:p w14:paraId="7B781E05">
            <w:pPr>
              <w:spacing w:after="0"/>
            </w:pPr>
            <w:r>
              <w:rPr>
                <w:sz w:val="17"/>
              </w:rPr>
              <w:t>-</w:t>
            </w:r>
          </w:p>
        </w:tc>
        <w:tc>
          <w:tcPr>
            <w:tcW w:w="823" w:type="dxa"/>
            <w:vAlign w:val="center"/>
          </w:tcPr>
          <w:p w14:paraId="5265B39C">
            <w:pPr>
              <w:spacing w:after="0"/>
              <w:rPr>
                <w:sz w:val="17"/>
              </w:rPr>
            </w:pPr>
            <w:r>
              <w:rPr>
                <w:sz w:val="17"/>
              </w:rPr>
              <w:t>-</w:t>
            </w:r>
          </w:p>
        </w:tc>
      </w:tr>
      <w:tr w14:paraId="4817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4561CBA5">
            <w:pPr>
              <w:spacing w:after="0"/>
            </w:pPr>
            <w:r>
              <w:rPr>
                <w:sz w:val="17"/>
              </w:rPr>
              <w:t>安全性专项</w:t>
            </w:r>
          </w:p>
        </w:tc>
        <w:tc>
          <w:tcPr>
            <w:tcW w:w="1151" w:type="dxa"/>
            <w:vAlign w:val="center"/>
          </w:tcPr>
          <w:p w14:paraId="4C941EEB">
            <w:pPr>
              <w:spacing w:after="0"/>
            </w:pPr>
            <w:r>
              <w:rPr>
                <w:sz w:val="17"/>
              </w:rPr>
              <w:t>心电图（ECG）</w:t>
            </w:r>
          </w:p>
        </w:tc>
        <w:tc>
          <w:tcPr>
            <w:tcW w:w="820" w:type="dxa"/>
            <w:vAlign w:val="center"/>
          </w:tcPr>
          <w:p w14:paraId="0D9CCF26">
            <w:pPr>
              <w:spacing w:after="0"/>
            </w:pPr>
            <w:r>
              <w:rPr>
                <w:sz w:val="17"/>
              </w:rPr>
              <w:t>X</w:t>
            </w:r>
          </w:p>
        </w:tc>
        <w:tc>
          <w:tcPr>
            <w:tcW w:w="818" w:type="dxa"/>
            <w:vAlign w:val="center"/>
          </w:tcPr>
          <w:p w14:paraId="5ABB008E">
            <w:pPr>
              <w:spacing w:after="0"/>
            </w:pPr>
            <w:r>
              <w:rPr>
                <w:sz w:val="17"/>
              </w:rPr>
              <w:t>-</w:t>
            </w:r>
          </w:p>
        </w:tc>
        <w:tc>
          <w:tcPr>
            <w:tcW w:w="827" w:type="dxa"/>
            <w:vAlign w:val="center"/>
          </w:tcPr>
          <w:p w14:paraId="257ACEC2">
            <w:pPr>
              <w:spacing w:after="0"/>
              <w:rPr>
                <w:rFonts w:hint="eastAsia" w:eastAsia="宋体"/>
                <w:lang w:eastAsia="zh-CN"/>
              </w:rPr>
            </w:pPr>
            <w:r>
              <w:rPr>
                <w:rFonts w:hint="eastAsia"/>
                <w:sz w:val="17"/>
                <w:lang w:val="en-US" w:eastAsia="zh-CN"/>
              </w:rPr>
              <w:t>-</w:t>
            </w:r>
          </w:p>
        </w:tc>
        <w:tc>
          <w:tcPr>
            <w:tcW w:w="827" w:type="dxa"/>
            <w:vAlign w:val="center"/>
          </w:tcPr>
          <w:p w14:paraId="36C1D018">
            <w:pPr>
              <w:spacing w:after="0"/>
            </w:pPr>
            <w:r>
              <w:rPr>
                <w:sz w:val="17"/>
              </w:rPr>
              <w:t>-</w:t>
            </w:r>
          </w:p>
        </w:tc>
        <w:tc>
          <w:tcPr>
            <w:tcW w:w="827" w:type="dxa"/>
            <w:vAlign w:val="center"/>
          </w:tcPr>
          <w:p w14:paraId="75E91D03">
            <w:pPr>
              <w:spacing w:after="0"/>
              <w:rPr>
                <w:rFonts w:hint="eastAsia" w:eastAsia="宋体"/>
                <w:lang w:eastAsia="zh-CN"/>
              </w:rPr>
            </w:pPr>
            <w:r>
              <w:rPr>
                <w:rFonts w:hint="eastAsia"/>
                <w:sz w:val="17"/>
                <w:lang w:val="en-US" w:eastAsia="zh-CN"/>
              </w:rPr>
              <w:t>-</w:t>
            </w:r>
          </w:p>
        </w:tc>
        <w:tc>
          <w:tcPr>
            <w:tcW w:w="827" w:type="dxa"/>
            <w:vAlign w:val="center"/>
          </w:tcPr>
          <w:p w14:paraId="2D6D159C">
            <w:pPr>
              <w:spacing w:after="0"/>
            </w:pPr>
            <w:r>
              <w:rPr>
                <w:sz w:val="17"/>
              </w:rPr>
              <w:t>-</w:t>
            </w:r>
          </w:p>
        </w:tc>
        <w:tc>
          <w:tcPr>
            <w:tcW w:w="829" w:type="dxa"/>
            <w:vAlign w:val="center"/>
          </w:tcPr>
          <w:p w14:paraId="67ECEEFC">
            <w:pPr>
              <w:spacing w:after="0"/>
              <w:rPr>
                <w:rFonts w:hint="eastAsia" w:eastAsia="宋体"/>
                <w:lang w:eastAsia="zh-CN"/>
              </w:rPr>
            </w:pPr>
            <w:r>
              <w:rPr>
                <w:rFonts w:hint="eastAsia"/>
                <w:sz w:val="17"/>
                <w:lang w:val="en-US" w:eastAsia="zh-CN"/>
              </w:rPr>
              <w:t>-</w:t>
            </w:r>
          </w:p>
        </w:tc>
        <w:tc>
          <w:tcPr>
            <w:tcW w:w="818" w:type="dxa"/>
            <w:vAlign w:val="center"/>
          </w:tcPr>
          <w:p w14:paraId="450776EF">
            <w:pPr>
              <w:spacing w:after="0"/>
            </w:pPr>
            <w:r>
              <w:rPr>
                <w:sz w:val="17"/>
              </w:rPr>
              <w:t>-</w:t>
            </w:r>
          </w:p>
        </w:tc>
        <w:tc>
          <w:tcPr>
            <w:tcW w:w="823" w:type="dxa"/>
            <w:vAlign w:val="center"/>
          </w:tcPr>
          <w:p w14:paraId="76AA3D69">
            <w:pPr>
              <w:spacing w:after="0"/>
            </w:pPr>
            <w:r>
              <w:rPr>
                <w:sz w:val="17"/>
              </w:rPr>
              <w:t>-</w:t>
            </w:r>
          </w:p>
        </w:tc>
        <w:tc>
          <w:tcPr>
            <w:tcW w:w="823" w:type="dxa"/>
            <w:vAlign w:val="center"/>
          </w:tcPr>
          <w:p w14:paraId="3C101EC9">
            <w:pPr>
              <w:spacing w:after="0"/>
            </w:pPr>
            <w:r>
              <w:rPr>
                <w:sz w:val="17"/>
              </w:rPr>
              <w:t>-</w:t>
            </w:r>
          </w:p>
        </w:tc>
        <w:tc>
          <w:tcPr>
            <w:tcW w:w="823" w:type="dxa"/>
            <w:vAlign w:val="center"/>
          </w:tcPr>
          <w:p w14:paraId="7245AEB0">
            <w:pPr>
              <w:spacing w:after="0"/>
            </w:pPr>
            <w:r>
              <w:rPr>
                <w:sz w:val="17"/>
              </w:rPr>
              <w:t>-</w:t>
            </w:r>
          </w:p>
        </w:tc>
        <w:tc>
          <w:tcPr>
            <w:tcW w:w="823" w:type="dxa"/>
            <w:vAlign w:val="center"/>
          </w:tcPr>
          <w:p w14:paraId="7DD0FEA5">
            <w:pPr>
              <w:spacing w:after="0"/>
            </w:pPr>
            <w:r>
              <w:rPr>
                <w:sz w:val="17"/>
              </w:rPr>
              <w:t>-</w:t>
            </w:r>
          </w:p>
        </w:tc>
        <w:tc>
          <w:tcPr>
            <w:tcW w:w="823" w:type="dxa"/>
            <w:vAlign w:val="center"/>
          </w:tcPr>
          <w:p w14:paraId="43A04FFE">
            <w:pPr>
              <w:spacing w:after="0"/>
            </w:pPr>
            <w:r>
              <w:rPr>
                <w:sz w:val="17"/>
              </w:rPr>
              <w:t>-</w:t>
            </w:r>
          </w:p>
        </w:tc>
        <w:tc>
          <w:tcPr>
            <w:tcW w:w="823" w:type="dxa"/>
            <w:vAlign w:val="center"/>
          </w:tcPr>
          <w:p w14:paraId="3DE1EA57">
            <w:pPr>
              <w:spacing w:after="0"/>
            </w:pPr>
            <w:r>
              <w:rPr>
                <w:sz w:val="17"/>
              </w:rPr>
              <w:t>-</w:t>
            </w:r>
          </w:p>
        </w:tc>
        <w:tc>
          <w:tcPr>
            <w:tcW w:w="823" w:type="dxa"/>
            <w:vAlign w:val="center"/>
          </w:tcPr>
          <w:p w14:paraId="08BE8E45">
            <w:pPr>
              <w:spacing w:after="0"/>
              <w:rPr>
                <w:sz w:val="17"/>
              </w:rPr>
            </w:pPr>
            <w:r>
              <w:rPr>
                <w:sz w:val="17"/>
              </w:rPr>
              <w:t>-</w:t>
            </w:r>
          </w:p>
        </w:tc>
      </w:tr>
      <w:tr w14:paraId="1C10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6A0CEA4">
            <w:pPr>
              <w:spacing w:after="0"/>
            </w:pPr>
            <w:r>
              <w:rPr>
                <w:sz w:val="17"/>
              </w:rPr>
              <w:t>TB病原学</w:t>
            </w:r>
          </w:p>
        </w:tc>
        <w:tc>
          <w:tcPr>
            <w:tcW w:w="1151" w:type="dxa"/>
            <w:vAlign w:val="center"/>
          </w:tcPr>
          <w:p w14:paraId="3A95B2A6">
            <w:pPr>
              <w:spacing w:after="0"/>
            </w:pPr>
            <w:r>
              <w:rPr>
                <w:sz w:val="17"/>
              </w:rPr>
              <w:t>痰涂片+培养</w:t>
            </w:r>
          </w:p>
        </w:tc>
        <w:tc>
          <w:tcPr>
            <w:tcW w:w="820" w:type="dxa"/>
            <w:vAlign w:val="center"/>
          </w:tcPr>
          <w:p w14:paraId="08F65D5B">
            <w:pPr>
              <w:spacing w:after="0"/>
            </w:pPr>
            <w:r>
              <w:rPr>
                <w:sz w:val="17"/>
              </w:rPr>
              <w:t>-</w:t>
            </w:r>
          </w:p>
        </w:tc>
        <w:tc>
          <w:tcPr>
            <w:tcW w:w="818" w:type="dxa"/>
            <w:vAlign w:val="center"/>
          </w:tcPr>
          <w:p w14:paraId="7AD3109B">
            <w:pPr>
              <w:spacing w:after="0"/>
            </w:pPr>
            <w:r>
              <w:rPr>
                <w:sz w:val="17"/>
              </w:rPr>
              <w:t>X</w:t>
            </w:r>
          </w:p>
        </w:tc>
        <w:tc>
          <w:tcPr>
            <w:tcW w:w="827" w:type="dxa"/>
            <w:vAlign w:val="center"/>
          </w:tcPr>
          <w:p w14:paraId="2A24EC8E">
            <w:pPr>
              <w:spacing w:after="0"/>
            </w:pPr>
            <w:r>
              <w:rPr>
                <w:sz w:val="17"/>
              </w:rPr>
              <w:t>X</w:t>
            </w:r>
          </w:p>
        </w:tc>
        <w:tc>
          <w:tcPr>
            <w:tcW w:w="827" w:type="dxa"/>
            <w:vAlign w:val="center"/>
          </w:tcPr>
          <w:p w14:paraId="4CC3F1D8">
            <w:pPr>
              <w:spacing w:after="0"/>
            </w:pPr>
            <w:r>
              <w:rPr>
                <w:sz w:val="17"/>
              </w:rPr>
              <w:t>X</w:t>
            </w:r>
          </w:p>
        </w:tc>
        <w:tc>
          <w:tcPr>
            <w:tcW w:w="827" w:type="dxa"/>
            <w:vAlign w:val="center"/>
          </w:tcPr>
          <w:p w14:paraId="752A0CB0">
            <w:pPr>
              <w:spacing w:after="0"/>
            </w:pPr>
            <w:r>
              <w:rPr>
                <w:sz w:val="17"/>
              </w:rPr>
              <w:t>X</w:t>
            </w:r>
          </w:p>
        </w:tc>
        <w:tc>
          <w:tcPr>
            <w:tcW w:w="827" w:type="dxa"/>
            <w:vAlign w:val="center"/>
          </w:tcPr>
          <w:p w14:paraId="2BC0FF99">
            <w:pPr>
              <w:spacing w:after="0"/>
            </w:pPr>
            <w:r>
              <w:rPr>
                <w:sz w:val="17"/>
              </w:rPr>
              <w:t>X</w:t>
            </w:r>
          </w:p>
        </w:tc>
        <w:tc>
          <w:tcPr>
            <w:tcW w:w="829" w:type="dxa"/>
            <w:vAlign w:val="center"/>
          </w:tcPr>
          <w:p w14:paraId="678940C7">
            <w:pPr>
              <w:spacing w:after="0"/>
            </w:pPr>
            <w:r>
              <w:rPr>
                <w:sz w:val="17"/>
              </w:rPr>
              <w:t>X</w:t>
            </w:r>
          </w:p>
        </w:tc>
        <w:tc>
          <w:tcPr>
            <w:tcW w:w="818" w:type="dxa"/>
            <w:vAlign w:val="center"/>
          </w:tcPr>
          <w:p w14:paraId="484AC825">
            <w:pPr>
              <w:spacing w:after="0"/>
            </w:pPr>
            <w:r>
              <w:rPr>
                <w:sz w:val="17"/>
              </w:rPr>
              <w:t>X</w:t>
            </w:r>
          </w:p>
        </w:tc>
        <w:tc>
          <w:tcPr>
            <w:tcW w:w="823" w:type="dxa"/>
            <w:vAlign w:val="center"/>
          </w:tcPr>
          <w:p w14:paraId="49785F5F">
            <w:pPr>
              <w:spacing w:after="0"/>
            </w:pPr>
            <w:r>
              <w:rPr>
                <w:sz w:val="17"/>
              </w:rPr>
              <w:t>X</w:t>
            </w:r>
          </w:p>
        </w:tc>
        <w:tc>
          <w:tcPr>
            <w:tcW w:w="823" w:type="dxa"/>
            <w:vAlign w:val="center"/>
          </w:tcPr>
          <w:p w14:paraId="08F586E8">
            <w:pPr>
              <w:spacing w:after="0"/>
            </w:pPr>
            <w:r>
              <w:rPr>
                <w:sz w:val="17"/>
              </w:rPr>
              <w:t>X</w:t>
            </w:r>
          </w:p>
        </w:tc>
        <w:tc>
          <w:tcPr>
            <w:tcW w:w="823" w:type="dxa"/>
            <w:vAlign w:val="center"/>
          </w:tcPr>
          <w:p w14:paraId="3A12FE35">
            <w:pPr>
              <w:spacing w:after="0"/>
            </w:pPr>
            <w:r>
              <w:rPr>
                <w:sz w:val="17"/>
              </w:rPr>
              <w:t>X</w:t>
            </w:r>
          </w:p>
        </w:tc>
        <w:tc>
          <w:tcPr>
            <w:tcW w:w="823" w:type="dxa"/>
            <w:vAlign w:val="center"/>
          </w:tcPr>
          <w:p w14:paraId="3FEE4088">
            <w:pPr>
              <w:spacing w:after="0"/>
            </w:pPr>
            <w:r>
              <w:rPr>
                <w:sz w:val="17"/>
              </w:rPr>
              <w:t>X</w:t>
            </w:r>
          </w:p>
        </w:tc>
        <w:tc>
          <w:tcPr>
            <w:tcW w:w="823" w:type="dxa"/>
            <w:vAlign w:val="center"/>
          </w:tcPr>
          <w:p w14:paraId="0E11DD50">
            <w:pPr>
              <w:spacing w:after="0"/>
            </w:pPr>
            <w:r>
              <w:rPr>
                <w:sz w:val="17"/>
              </w:rPr>
              <w:t>X</w:t>
            </w:r>
          </w:p>
        </w:tc>
        <w:tc>
          <w:tcPr>
            <w:tcW w:w="823" w:type="dxa"/>
            <w:vAlign w:val="center"/>
          </w:tcPr>
          <w:p w14:paraId="619A8351">
            <w:pPr>
              <w:spacing w:after="0"/>
            </w:pPr>
            <w:r>
              <w:rPr>
                <w:sz w:val="17"/>
              </w:rPr>
              <w:t>X</w:t>
            </w:r>
          </w:p>
        </w:tc>
        <w:tc>
          <w:tcPr>
            <w:tcW w:w="823" w:type="dxa"/>
            <w:shd w:val="clear" w:color="auto" w:fill="auto"/>
            <w:vAlign w:val="center"/>
          </w:tcPr>
          <w:p w14:paraId="4E6EA99A">
            <w:pPr>
              <w:spacing w:after="0"/>
              <w:rPr>
                <w:rFonts w:ascii="宋体" w:hAnsi="宋体" w:eastAsia="宋体" w:cstheme="minorBidi"/>
                <w:sz w:val="22"/>
                <w:szCs w:val="22"/>
                <w:lang w:val="en-US" w:eastAsia="en-US" w:bidi="ar-SA"/>
              </w:rPr>
            </w:pPr>
            <w:r>
              <w:rPr>
                <w:sz w:val="17"/>
              </w:rPr>
              <w:t>X</w:t>
            </w:r>
          </w:p>
        </w:tc>
      </w:tr>
      <w:tr w14:paraId="514F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3E712E1D">
            <w:pPr>
              <w:spacing w:after="0"/>
            </w:pPr>
            <w:r>
              <w:rPr>
                <w:sz w:val="17"/>
              </w:rPr>
              <w:t>TB病原学</w:t>
            </w:r>
          </w:p>
        </w:tc>
        <w:tc>
          <w:tcPr>
            <w:tcW w:w="1151" w:type="dxa"/>
            <w:vAlign w:val="center"/>
          </w:tcPr>
          <w:p w14:paraId="5A4D76E5">
            <w:pPr>
              <w:spacing w:after="0"/>
            </w:pPr>
            <w:r>
              <w:rPr>
                <w:sz w:val="17"/>
              </w:rPr>
              <w:t>分子检测（Xpert或Xpert Ultra）</w:t>
            </w:r>
          </w:p>
        </w:tc>
        <w:tc>
          <w:tcPr>
            <w:tcW w:w="820" w:type="dxa"/>
            <w:vAlign w:val="center"/>
          </w:tcPr>
          <w:p w14:paraId="606BD1E6">
            <w:pPr>
              <w:spacing w:after="0"/>
            </w:pPr>
            <w:r>
              <w:rPr>
                <w:sz w:val="17"/>
              </w:rPr>
              <w:t>X</w:t>
            </w:r>
          </w:p>
        </w:tc>
        <w:tc>
          <w:tcPr>
            <w:tcW w:w="818" w:type="dxa"/>
            <w:vAlign w:val="center"/>
          </w:tcPr>
          <w:p w14:paraId="32036519">
            <w:pPr>
              <w:spacing w:after="0"/>
            </w:pPr>
            <w:r>
              <w:rPr>
                <w:sz w:val="17"/>
              </w:rPr>
              <w:t>-</w:t>
            </w:r>
          </w:p>
        </w:tc>
        <w:tc>
          <w:tcPr>
            <w:tcW w:w="827" w:type="dxa"/>
            <w:vAlign w:val="center"/>
          </w:tcPr>
          <w:p w14:paraId="38D29695">
            <w:pPr>
              <w:spacing w:after="0"/>
            </w:pPr>
            <w:r>
              <w:rPr>
                <w:sz w:val="17"/>
              </w:rPr>
              <w:t>-</w:t>
            </w:r>
          </w:p>
        </w:tc>
        <w:tc>
          <w:tcPr>
            <w:tcW w:w="827" w:type="dxa"/>
            <w:vAlign w:val="center"/>
          </w:tcPr>
          <w:p w14:paraId="127F0B4E">
            <w:pPr>
              <w:spacing w:after="0"/>
            </w:pPr>
            <w:r>
              <w:rPr>
                <w:sz w:val="17"/>
              </w:rPr>
              <w:t>-</w:t>
            </w:r>
          </w:p>
        </w:tc>
        <w:tc>
          <w:tcPr>
            <w:tcW w:w="827" w:type="dxa"/>
            <w:vAlign w:val="center"/>
          </w:tcPr>
          <w:p w14:paraId="253A848F">
            <w:pPr>
              <w:spacing w:after="0"/>
            </w:pPr>
            <w:r>
              <w:rPr>
                <w:sz w:val="17"/>
              </w:rPr>
              <w:t>-</w:t>
            </w:r>
          </w:p>
        </w:tc>
        <w:tc>
          <w:tcPr>
            <w:tcW w:w="827" w:type="dxa"/>
            <w:vAlign w:val="center"/>
          </w:tcPr>
          <w:p w14:paraId="2F9149ED">
            <w:pPr>
              <w:spacing w:after="0"/>
            </w:pPr>
            <w:r>
              <w:rPr>
                <w:sz w:val="17"/>
              </w:rPr>
              <w:t>-</w:t>
            </w:r>
          </w:p>
        </w:tc>
        <w:tc>
          <w:tcPr>
            <w:tcW w:w="829" w:type="dxa"/>
            <w:vAlign w:val="center"/>
          </w:tcPr>
          <w:p w14:paraId="7AC2DBF7">
            <w:pPr>
              <w:spacing w:after="0"/>
            </w:pPr>
            <w:r>
              <w:rPr>
                <w:sz w:val="17"/>
              </w:rPr>
              <w:t>-</w:t>
            </w:r>
          </w:p>
        </w:tc>
        <w:tc>
          <w:tcPr>
            <w:tcW w:w="818" w:type="dxa"/>
            <w:vAlign w:val="center"/>
          </w:tcPr>
          <w:p w14:paraId="5F741E96">
            <w:pPr>
              <w:spacing w:after="0"/>
            </w:pPr>
            <w:r>
              <w:rPr>
                <w:sz w:val="17"/>
              </w:rPr>
              <w:t>-</w:t>
            </w:r>
          </w:p>
        </w:tc>
        <w:tc>
          <w:tcPr>
            <w:tcW w:w="823" w:type="dxa"/>
            <w:vAlign w:val="center"/>
          </w:tcPr>
          <w:p w14:paraId="56650D3B">
            <w:pPr>
              <w:spacing w:after="0"/>
            </w:pPr>
            <w:r>
              <w:rPr>
                <w:sz w:val="17"/>
              </w:rPr>
              <w:t>-</w:t>
            </w:r>
          </w:p>
        </w:tc>
        <w:tc>
          <w:tcPr>
            <w:tcW w:w="823" w:type="dxa"/>
            <w:vAlign w:val="center"/>
          </w:tcPr>
          <w:p w14:paraId="0D88A2B8">
            <w:pPr>
              <w:spacing w:after="0"/>
            </w:pPr>
            <w:r>
              <w:rPr>
                <w:sz w:val="17"/>
              </w:rPr>
              <w:t>-</w:t>
            </w:r>
          </w:p>
        </w:tc>
        <w:tc>
          <w:tcPr>
            <w:tcW w:w="823" w:type="dxa"/>
            <w:vAlign w:val="center"/>
          </w:tcPr>
          <w:p w14:paraId="5EF50C5A">
            <w:pPr>
              <w:spacing w:after="0"/>
            </w:pPr>
            <w:r>
              <w:rPr>
                <w:sz w:val="17"/>
              </w:rPr>
              <w:t>-</w:t>
            </w:r>
          </w:p>
        </w:tc>
        <w:tc>
          <w:tcPr>
            <w:tcW w:w="823" w:type="dxa"/>
            <w:vAlign w:val="center"/>
          </w:tcPr>
          <w:p w14:paraId="7FD1E79F">
            <w:pPr>
              <w:spacing w:after="0"/>
            </w:pPr>
            <w:r>
              <w:rPr>
                <w:sz w:val="17"/>
              </w:rPr>
              <w:t>-</w:t>
            </w:r>
          </w:p>
        </w:tc>
        <w:tc>
          <w:tcPr>
            <w:tcW w:w="823" w:type="dxa"/>
            <w:vAlign w:val="center"/>
          </w:tcPr>
          <w:p w14:paraId="2D3435CD">
            <w:pPr>
              <w:spacing w:after="0"/>
            </w:pPr>
            <w:r>
              <w:rPr>
                <w:sz w:val="17"/>
              </w:rPr>
              <w:t>-</w:t>
            </w:r>
          </w:p>
        </w:tc>
        <w:tc>
          <w:tcPr>
            <w:tcW w:w="823" w:type="dxa"/>
            <w:vAlign w:val="center"/>
          </w:tcPr>
          <w:p w14:paraId="4E45606F">
            <w:pPr>
              <w:spacing w:after="0"/>
            </w:pPr>
            <w:r>
              <w:rPr>
                <w:sz w:val="17"/>
              </w:rPr>
              <w:t>-</w:t>
            </w:r>
          </w:p>
        </w:tc>
        <w:tc>
          <w:tcPr>
            <w:tcW w:w="823" w:type="dxa"/>
            <w:shd w:val="clear" w:color="auto" w:fill="auto"/>
            <w:vAlign w:val="center"/>
          </w:tcPr>
          <w:p w14:paraId="1D51DFF6">
            <w:pPr>
              <w:spacing w:after="0"/>
              <w:rPr>
                <w:rFonts w:ascii="宋体" w:hAnsi="宋体" w:eastAsia="宋体" w:cstheme="minorBidi"/>
                <w:sz w:val="22"/>
                <w:szCs w:val="22"/>
                <w:lang w:val="en-US" w:eastAsia="en-US" w:bidi="ar-SA"/>
              </w:rPr>
            </w:pPr>
            <w:r>
              <w:rPr>
                <w:sz w:val="17"/>
              </w:rPr>
              <w:t>X</w:t>
            </w:r>
          </w:p>
        </w:tc>
      </w:tr>
      <w:tr w14:paraId="0B0E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160995DE">
            <w:pPr>
              <w:spacing w:after="0"/>
            </w:pPr>
            <w:r>
              <w:rPr>
                <w:sz w:val="17"/>
              </w:rPr>
              <w:t>TB病原学</w:t>
            </w:r>
          </w:p>
        </w:tc>
        <w:tc>
          <w:tcPr>
            <w:tcW w:w="1151" w:type="dxa"/>
            <w:vAlign w:val="center"/>
          </w:tcPr>
          <w:p w14:paraId="09C440E3">
            <w:pPr>
              <w:spacing w:after="0"/>
            </w:pPr>
            <w:r>
              <w:rPr>
                <w:sz w:val="17"/>
              </w:rPr>
              <w:t>分子检测（tNGS）</w:t>
            </w:r>
          </w:p>
        </w:tc>
        <w:tc>
          <w:tcPr>
            <w:tcW w:w="820" w:type="dxa"/>
            <w:vAlign w:val="center"/>
          </w:tcPr>
          <w:p w14:paraId="1EB38DC4">
            <w:pPr>
              <w:spacing w:after="0"/>
            </w:pPr>
            <w:r>
              <w:rPr>
                <w:sz w:val="17"/>
              </w:rPr>
              <w:t>-</w:t>
            </w:r>
          </w:p>
        </w:tc>
        <w:tc>
          <w:tcPr>
            <w:tcW w:w="818" w:type="dxa"/>
            <w:vAlign w:val="center"/>
          </w:tcPr>
          <w:p w14:paraId="72C206C5">
            <w:pPr>
              <w:spacing w:after="0"/>
            </w:pPr>
            <w:r>
              <w:rPr>
                <w:sz w:val="17"/>
              </w:rPr>
              <w:t>X</w:t>
            </w:r>
          </w:p>
        </w:tc>
        <w:tc>
          <w:tcPr>
            <w:tcW w:w="827" w:type="dxa"/>
            <w:vAlign w:val="center"/>
          </w:tcPr>
          <w:p w14:paraId="687F2F22">
            <w:pPr>
              <w:spacing w:after="0"/>
            </w:pPr>
            <w:r>
              <w:rPr>
                <w:sz w:val="17"/>
              </w:rPr>
              <w:t>-</w:t>
            </w:r>
          </w:p>
        </w:tc>
        <w:tc>
          <w:tcPr>
            <w:tcW w:w="827" w:type="dxa"/>
            <w:vAlign w:val="center"/>
          </w:tcPr>
          <w:p w14:paraId="7608A024">
            <w:pPr>
              <w:spacing w:after="0"/>
            </w:pPr>
            <w:r>
              <w:rPr>
                <w:sz w:val="17"/>
              </w:rPr>
              <w:t>-</w:t>
            </w:r>
          </w:p>
        </w:tc>
        <w:tc>
          <w:tcPr>
            <w:tcW w:w="827" w:type="dxa"/>
            <w:vAlign w:val="center"/>
          </w:tcPr>
          <w:p w14:paraId="7BE590D1">
            <w:pPr>
              <w:spacing w:after="0"/>
            </w:pPr>
            <w:r>
              <w:rPr>
                <w:sz w:val="17"/>
              </w:rPr>
              <w:t>-</w:t>
            </w:r>
          </w:p>
        </w:tc>
        <w:tc>
          <w:tcPr>
            <w:tcW w:w="827" w:type="dxa"/>
            <w:vAlign w:val="center"/>
          </w:tcPr>
          <w:p w14:paraId="5A00E9B0">
            <w:pPr>
              <w:spacing w:after="0"/>
            </w:pPr>
            <w:r>
              <w:rPr>
                <w:sz w:val="17"/>
              </w:rPr>
              <w:t>-</w:t>
            </w:r>
          </w:p>
        </w:tc>
        <w:tc>
          <w:tcPr>
            <w:tcW w:w="829" w:type="dxa"/>
            <w:vAlign w:val="center"/>
          </w:tcPr>
          <w:p w14:paraId="14F41E83">
            <w:pPr>
              <w:spacing w:after="0"/>
            </w:pPr>
            <w:r>
              <w:rPr>
                <w:sz w:val="17"/>
              </w:rPr>
              <w:t>-</w:t>
            </w:r>
          </w:p>
        </w:tc>
        <w:tc>
          <w:tcPr>
            <w:tcW w:w="818" w:type="dxa"/>
            <w:vAlign w:val="center"/>
          </w:tcPr>
          <w:p w14:paraId="5267B285">
            <w:pPr>
              <w:spacing w:after="0"/>
            </w:pPr>
            <w:r>
              <w:rPr>
                <w:sz w:val="17"/>
              </w:rPr>
              <w:t>-</w:t>
            </w:r>
          </w:p>
        </w:tc>
        <w:tc>
          <w:tcPr>
            <w:tcW w:w="823" w:type="dxa"/>
            <w:vAlign w:val="center"/>
          </w:tcPr>
          <w:p w14:paraId="37DF1C70">
            <w:pPr>
              <w:spacing w:after="0"/>
            </w:pPr>
            <w:r>
              <w:rPr>
                <w:sz w:val="17"/>
              </w:rPr>
              <w:t>-</w:t>
            </w:r>
          </w:p>
        </w:tc>
        <w:tc>
          <w:tcPr>
            <w:tcW w:w="823" w:type="dxa"/>
            <w:vAlign w:val="center"/>
          </w:tcPr>
          <w:p w14:paraId="4DA0D1E0">
            <w:pPr>
              <w:spacing w:after="0"/>
            </w:pPr>
            <w:r>
              <w:rPr>
                <w:sz w:val="17"/>
              </w:rPr>
              <w:t>-</w:t>
            </w:r>
          </w:p>
        </w:tc>
        <w:tc>
          <w:tcPr>
            <w:tcW w:w="823" w:type="dxa"/>
            <w:vAlign w:val="center"/>
          </w:tcPr>
          <w:p w14:paraId="1FF4B4B0">
            <w:pPr>
              <w:spacing w:after="0"/>
            </w:pPr>
            <w:r>
              <w:rPr>
                <w:sz w:val="17"/>
              </w:rPr>
              <w:t>-</w:t>
            </w:r>
          </w:p>
        </w:tc>
        <w:tc>
          <w:tcPr>
            <w:tcW w:w="823" w:type="dxa"/>
            <w:vAlign w:val="center"/>
          </w:tcPr>
          <w:p w14:paraId="68059AE5">
            <w:pPr>
              <w:spacing w:after="0"/>
            </w:pPr>
            <w:r>
              <w:rPr>
                <w:sz w:val="17"/>
              </w:rPr>
              <w:t>-</w:t>
            </w:r>
          </w:p>
        </w:tc>
        <w:tc>
          <w:tcPr>
            <w:tcW w:w="823" w:type="dxa"/>
            <w:vAlign w:val="center"/>
          </w:tcPr>
          <w:p w14:paraId="0204BD88">
            <w:pPr>
              <w:spacing w:after="0"/>
            </w:pPr>
            <w:r>
              <w:rPr>
                <w:sz w:val="17"/>
              </w:rPr>
              <w:t>-</w:t>
            </w:r>
          </w:p>
        </w:tc>
        <w:tc>
          <w:tcPr>
            <w:tcW w:w="823" w:type="dxa"/>
            <w:vAlign w:val="center"/>
          </w:tcPr>
          <w:p w14:paraId="2AA376CE">
            <w:pPr>
              <w:spacing w:after="0"/>
            </w:pPr>
            <w:r>
              <w:rPr>
                <w:sz w:val="17"/>
              </w:rPr>
              <w:t>-</w:t>
            </w:r>
          </w:p>
        </w:tc>
        <w:tc>
          <w:tcPr>
            <w:tcW w:w="823" w:type="dxa"/>
            <w:shd w:val="clear" w:color="auto" w:fill="auto"/>
            <w:vAlign w:val="center"/>
          </w:tcPr>
          <w:p w14:paraId="36788194">
            <w:pPr>
              <w:spacing w:after="0"/>
              <w:rPr>
                <w:rFonts w:ascii="宋体" w:hAnsi="宋体" w:eastAsia="宋体" w:cstheme="minorBidi"/>
                <w:sz w:val="22"/>
                <w:szCs w:val="22"/>
                <w:lang w:val="en-US" w:eastAsia="en-US" w:bidi="ar-SA"/>
              </w:rPr>
            </w:pPr>
            <w:r>
              <w:rPr>
                <w:sz w:val="17"/>
              </w:rPr>
              <w:t>X</w:t>
            </w:r>
          </w:p>
        </w:tc>
      </w:tr>
      <w:tr w14:paraId="5659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06512D8B">
            <w:pPr>
              <w:spacing w:after="0"/>
            </w:pPr>
            <w:r>
              <w:rPr>
                <w:sz w:val="17"/>
              </w:rPr>
              <w:t>TB病原学</w:t>
            </w:r>
          </w:p>
        </w:tc>
        <w:tc>
          <w:tcPr>
            <w:tcW w:w="1151" w:type="dxa"/>
            <w:vAlign w:val="center"/>
          </w:tcPr>
          <w:p w14:paraId="3B2EC81B">
            <w:pPr>
              <w:spacing w:after="0"/>
            </w:pPr>
            <w:r>
              <w:rPr>
                <w:sz w:val="17"/>
              </w:rPr>
              <w:t>耐药/分型（DST）</w:t>
            </w:r>
          </w:p>
        </w:tc>
        <w:tc>
          <w:tcPr>
            <w:tcW w:w="820" w:type="dxa"/>
            <w:vAlign w:val="center"/>
          </w:tcPr>
          <w:p w14:paraId="48DDE58B">
            <w:pPr>
              <w:spacing w:after="0"/>
            </w:pPr>
            <w:r>
              <w:rPr>
                <w:sz w:val="17"/>
              </w:rPr>
              <w:t>-</w:t>
            </w:r>
          </w:p>
        </w:tc>
        <w:tc>
          <w:tcPr>
            <w:tcW w:w="818" w:type="dxa"/>
            <w:vAlign w:val="center"/>
          </w:tcPr>
          <w:p w14:paraId="1E8295F5">
            <w:pPr>
              <w:spacing w:after="0"/>
            </w:pPr>
            <w:r>
              <w:rPr>
                <w:sz w:val="17"/>
              </w:rPr>
              <w:t>X</w:t>
            </w:r>
          </w:p>
        </w:tc>
        <w:tc>
          <w:tcPr>
            <w:tcW w:w="827" w:type="dxa"/>
            <w:vAlign w:val="center"/>
          </w:tcPr>
          <w:p w14:paraId="36FFD7C4">
            <w:pPr>
              <w:spacing w:after="0"/>
            </w:pPr>
            <w:r>
              <w:rPr>
                <w:sz w:val="17"/>
              </w:rPr>
              <w:t>-</w:t>
            </w:r>
          </w:p>
        </w:tc>
        <w:tc>
          <w:tcPr>
            <w:tcW w:w="827" w:type="dxa"/>
            <w:vAlign w:val="center"/>
          </w:tcPr>
          <w:p w14:paraId="50285005">
            <w:pPr>
              <w:spacing w:after="0"/>
            </w:pPr>
            <w:r>
              <w:rPr>
                <w:sz w:val="17"/>
              </w:rPr>
              <w:t>-</w:t>
            </w:r>
          </w:p>
        </w:tc>
        <w:tc>
          <w:tcPr>
            <w:tcW w:w="827" w:type="dxa"/>
            <w:vAlign w:val="center"/>
          </w:tcPr>
          <w:p w14:paraId="0B39DAE3">
            <w:pPr>
              <w:spacing w:after="0"/>
            </w:pPr>
            <w:r>
              <w:rPr>
                <w:sz w:val="17"/>
              </w:rPr>
              <w:t>-</w:t>
            </w:r>
          </w:p>
        </w:tc>
        <w:tc>
          <w:tcPr>
            <w:tcW w:w="827" w:type="dxa"/>
            <w:vAlign w:val="center"/>
          </w:tcPr>
          <w:p w14:paraId="0E7CBA6F">
            <w:pPr>
              <w:spacing w:after="0"/>
            </w:pPr>
            <w:r>
              <w:rPr>
                <w:sz w:val="17"/>
              </w:rPr>
              <w:t>-</w:t>
            </w:r>
          </w:p>
        </w:tc>
        <w:tc>
          <w:tcPr>
            <w:tcW w:w="829" w:type="dxa"/>
            <w:vAlign w:val="center"/>
          </w:tcPr>
          <w:p w14:paraId="6471F406">
            <w:pPr>
              <w:spacing w:after="0"/>
            </w:pPr>
            <w:r>
              <w:rPr>
                <w:sz w:val="17"/>
              </w:rPr>
              <w:t>-</w:t>
            </w:r>
          </w:p>
        </w:tc>
        <w:tc>
          <w:tcPr>
            <w:tcW w:w="818" w:type="dxa"/>
            <w:vAlign w:val="center"/>
          </w:tcPr>
          <w:p w14:paraId="425184E5">
            <w:pPr>
              <w:spacing w:after="0"/>
            </w:pPr>
            <w:r>
              <w:rPr>
                <w:sz w:val="17"/>
              </w:rPr>
              <w:t>-</w:t>
            </w:r>
          </w:p>
        </w:tc>
        <w:tc>
          <w:tcPr>
            <w:tcW w:w="823" w:type="dxa"/>
            <w:vAlign w:val="center"/>
          </w:tcPr>
          <w:p w14:paraId="15ED7D0E">
            <w:pPr>
              <w:spacing w:after="0"/>
            </w:pPr>
            <w:r>
              <w:rPr>
                <w:sz w:val="17"/>
              </w:rPr>
              <w:t>-</w:t>
            </w:r>
          </w:p>
        </w:tc>
        <w:tc>
          <w:tcPr>
            <w:tcW w:w="823" w:type="dxa"/>
            <w:vAlign w:val="center"/>
          </w:tcPr>
          <w:p w14:paraId="766BDB03">
            <w:pPr>
              <w:spacing w:after="0"/>
            </w:pPr>
            <w:r>
              <w:rPr>
                <w:sz w:val="17"/>
              </w:rPr>
              <w:t>-</w:t>
            </w:r>
          </w:p>
        </w:tc>
        <w:tc>
          <w:tcPr>
            <w:tcW w:w="823" w:type="dxa"/>
            <w:vAlign w:val="center"/>
          </w:tcPr>
          <w:p w14:paraId="27BB5EA4">
            <w:pPr>
              <w:spacing w:after="0"/>
            </w:pPr>
            <w:r>
              <w:rPr>
                <w:sz w:val="17"/>
              </w:rPr>
              <w:t>-</w:t>
            </w:r>
          </w:p>
        </w:tc>
        <w:tc>
          <w:tcPr>
            <w:tcW w:w="823" w:type="dxa"/>
            <w:vAlign w:val="center"/>
          </w:tcPr>
          <w:p w14:paraId="2911F160">
            <w:pPr>
              <w:spacing w:after="0"/>
            </w:pPr>
            <w:r>
              <w:rPr>
                <w:sz w:val="17"/>
              </w:rPr>
              <w:t>-</w:t>
            </w:r>
          </w:p>
        </w:tc>
        <w:tc>
          <w:tcPr>
            <w:tcW w:w="823" w:type="dxa"/>
            <w:vAlign w:val="center"/>
          </w:tcPr>
          <w:p w14:paraId="38565379">
            <w:pPr>
              <w:spacing w:after="0"/>
            </w:pPr>
            <w:r>
              <w:rPr>
                <w:sz w:val="17"/>
              </w:rPr>
              <w:t>-</w:t>
            </w:r>
          </w:p>
        </w:tc>
        <w:tc>
          <w:tcPr>
            <w:tcW w:w="823" w:type="dxa"/>
            <w:vAlign w:val="center"/>
          </w:tcPr>
          <w:p w14:paraId="1E7768A8">
            <w:pPr>
              <w:spacing w:after="0"/>
            </w:pPr>
            <w:r>
              <w:rPr>
                <w:sz w:val="17"/>
              </w:rPr>
              <w:t>-</w:t>
            </w:r>
          </w:p>
        </w:tc>
        <w:tc>
          <w:tcPr>
            <w:tcW w:w="823" w:type="dxa"/>
            <w:shd w:val="clear" w:color="auto" w:fill="auto"/>
            <w:vAlign w:val="center"/>
          </w:tcPr>
          <w:p w14:paraId="7F170660">
            <w:pPr>
              <w:spacing w:after="0"/>
              <w:rPr>
                <w:rFonts w:ascii="宋体" w:hAnsi="宋体" w:eastAsia="宋体" w:cstheme="minorBidi"/>
                <w:sz w:val="22"/>
                <w:szCs w:val="22"/>
                <w:lang w:val="en-US" w:eastAsia="en-US" w:bidi="ar-SA"/>
              </w:rPr>
            </w:pPr>
            <w:r>
              <w:rPr>
                <w:sz w:val="17"/>
              </w:rPr>
              <w:t>X</w:t>
            </w:r>
          </w:p>
        </w:tc>
      </w:tr>
      <w:tr w14:paraId="4528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25BB2826">
            <w:pPr>
              <w:spacing w:after="0"/>
            </w:pPr>
            <w:r>
              <w:rPr>
                <w:sz w:val="17"/>
              </w:rPr>
              <w:t>TB病原学</w:t>
            </w:r>
          </w:p>
        </w:tc>
        <w:tc>
          <w:tcPr>
            <w:tcW w:w="1151" w:type="dxa"/>
            <w:vAlign w:val="center"/>
          </w:tcPr>
          <w:p w14:paraId="6AE85AEA">
            <w:pPr>
              <w:spacing w:after="0"/>
            </w:pPr>
            <w:r>
              <w:rPr>
                <w:sz w:val="17"/>
              </w:rPr>
              <w:t>耐药/分型（WGS）</w:t>
            </w:r>
            <w:r>
              <w:rPr>
                <w:rFonts w:hint="eastAsia"/>
                <w:sz w:val="17"/>
                <w:lang w:eastAsia="zh-CN"/>
              </w:rPr>
              <w:t>（</w:t>
            </w:r>
            <w:r>
              <w:rPr>
                <w:rFonts w:hint="eastAsia"/>
                <w:sz w:val="17"/>
              </w:rPr>
              <w:t>怀疑治疗失败，怀疑复发</w:t>
            </w:r>
            <w:r>
              <w:rPr>
                <w:rFonts w:hint="eastAsia"/>
                <w:sz w:val="17"/>
                <w:lang w:val="en-US" w:eastAsia="zh-CN"/>
              </w:rPr>
              <w:t>时</w:t>
            </w:r>
            <w:r>
              <w:rPr>
                <w:rFonts w:hint="eastAsia"/>
                <w:sz w:val="17"/>
                <w:lang w:eastAsia="zh-CN"/>
              </w:rPr>
              <w:t>）</w:t>
            </w:r>
          </w:p>
        </w:tc>
        <w:tc>
          <w:tcPr>
            <w:tcW w:w="820" w:type="dxa"/>
            <w:vAlign w:val="center"/>
          </w:tcPr>
          <w:p w14:paraId="5B60D8EA">
            <w:pPr>
              <w:spacing w:after="0"/>
            </w:pPr>
            <w:r>
              <w:rPr>
                <w:sz w:val="17"/>
              </w:rPr>
              <w:t>-</w:t>
            </w:r>
          </w:p>
        </w:tc>
        <w:tc>
          <w:tcPr>
            <w:tcW w:w="818" w:type="dxa"/>
            <w:vAlign w:val="center"/>
          </w:tcPr>
          <w:p w14:paraId="4885AA64">
            <w:pPr>
              <w:spacing w:after="0"/>
              <w:rPr>
                <w:rFonts w:hint="eastAsia" w:eastAsia="宋体"/>
                <w:lang w:eastAsia="zh-CN"/>
              </w:rPr>
            </w:pPr>
            <w:r>
              <w:rPr>
                <w:rFonts w:hint="eastAsia"/>
                <w:sz w:val="17"/>
                <w:lang w:val="en-US" w:eastAsia="zh-CN"/>
              </w:rPr>
              <w:t>-</w:t>
            </w:r>
          </w:p>
        </w:tc>
        <w:tc>
          <w:tcPr>
            <w:tcW w:w="827" w:type="dxa"/>
            <w:vAlign w:val="center"/>
          </w:tcPr>
          <w:p w14:paraId="4350FCF2">
            <w:pPr>
              <w:spacing w:after="0"/>
            </w:pPr>
            <w:r>
              <w:rPr>
                <w:sz w:val="17"/>
              </w:rPr>
              <w:t>-</w:t>
            </w:r>
          </w:p>
        </w:tc>
        <w:tc>
          <w:tcPr>
            <w:tcW w:w="827" w:type="dxa"/>
            <w:vAlign w:val="center"/>
          </w:tcPr>
          <w:p w14:paraId="21F8583A">
            <w:pPr>
              <w:spacing w:after="0"/>
            </w:pPr>
            <w:r>
              <w:rPr>
                <w:sz w:val="17"/>
              </w:rPr>
              <w:t>-</w:t>
            </w:r>
          </w:p>
        </w:tc>
        <w:tc>
          <w:tcPr>
            <w:tcW w:w="827" w:type="dxa"/>
            <w:vAlign w:val="center"/>
          </w:tcPr>
          <w:p w14:paraId="122C4401">
            <w:pPr>
              <w:spacing w:after="0"/>
            </w:pPr>
            <w:r>
              <w:rPr>
                <w:sz w:val="17"/>
              </w:rPr>
              <w:t>-</w:t>
            </w:r>
          </w:p>
        </w:tc>
        <w:tc>
          <w:tcPr>
            <w:tcW w:w="827" w:type="dxa"/>
            <w:vAlign w:val="center"/>
          </w:tcPr>
          <w:p w14:paraId="3AC3C8B9">
            <w:pPr>
              <w:spacing w:after="0"/>
            </w:pPr>
            <w:r>
              <w:rPr>
                <w:sz w:val="17"/>
              </w:rPr>
              <w:t>-</w:t>
            </w:r>
          </w:p>
        </w:tc>
        <w:tc>
          <w:tcPr>
            <w:tcW w:w="829" w:type="dxa"/>
            <w:vAlign w:val="center"/>
          </w:tcPr>
          <w:p w14:paraId="718C9132">
            <w:pPr>
              <w:spacing w:after="0"/>
            </w:pPr>
            <w:r>
              <w:rPr>
                <w:sz w:val="17"/>
              </w:rPr>
              <w:t>-</w:t>
            </w:r>
          </w:p>
        </w:tc>
        <w:tc>
          <w:tcPr>
            <w:tcW w:w="818" w:type="dxa"/>
            <w:vAlign w:val="center"/>
          </w:tcPr>
          <w:p w14:paraId="255FC3C2">
            <w:pPr>
              <w:spacing w:after="0"/>
            </w:pPr>
            <w:r>
              <w:rPr>
                <w:sz w:val="17"/>
              </w:rPr>
              <w:t>-</w:t>
            </w:r>
          </w:p>
        </w:tc>
        <w:tc>
          <w:tcPr>
            <w:tcW w:w="823" w:type="dxa"/>
            <w:vAlign w:val="center"/>
          </w:tcPr>
          <w:p w14:paraId="6A9B219E">
            <w:pPr>
              <w:spacing w:after="0"/>
            </w:pPr>
            <w:r>
              <w:rPr>
                <w:sz w:val="17"/>
              </w:rPr>
              <w:t>-</w:t>
            </w:r>
          </w:p>
        </w:tc>
        <w:tc>
          <w:tcPr>
            <w:tcW w:w="823" w:type="dxa"/>
            <w:vAlign w:val="center"/>
          </w:tcPr>
          <w:p w14:paraId="591F53FF">
            <w:pPr>
              <w:spacing w:after="0"/>
            </w:pPr>
            <w:r>
              <w:rPr>
                <w:sz w:val="17"/>
              </w:rPr>
              <w:t>-</w:t>
            </w:r>
          </w:p>
        </w:tc>
        <w:tc>
          <w:tcPr>
            <w:tcW w:w="823" w:type="dxa"/>
            <w:vAlign w:val="center"/>
          </w:tcPr>
          <w:p w14:paraId="3ED50746">
            <w:pPr>
              <w:spacing w:after="0"/>
            </w:pPr>
            <w:r>
              <w:rPr>
                <w:sz w:val="17"/>
              </w:rPr>
              <w:t>-</w:t>
            </w:r>
          </w:p>
        </w:tc>
        <w:tc>
          <w:tcPr>
            <w:tcW w:w="823" w:type="dxa"/>
            <w:vAlign w:val="center"/>
          </w:tcPr>
          <w:p w14:paraId="571DEBF7">
            <w:pPr>
              <w:spacing w:after="0"/>
            </w:pPr>
            <w:r>
              <w:rPr>
                <w:sz w:val="17"/>
              </w:rPr>
              <w:t>-</w:t>
            </w:r>
          </w:p>
        </w:tc>
        <w:tc>
          <w:tcPr>
            <w:tcW w:w="823" w:type="dxa"/>
            <w:vAlign w:val="center"/>
          </w:tcPr>
          <w:p w14:paraId="7D984A5A">
            <w:pPr>
              <w:spacing w:after="0"/>
            </w:pPr>
            <w:r>
              <w:rPr>
                <w:sz w:val="17"/>
              </w:rPr>
              <w:t>-</w:t>
            </w:r>
          </w:p>
        </w:tc>
        <w:tc>
          <w:tcPr>
            <w:tcW w:w="823" w:type="dxa"/>
            <w:vAlign w:val="center"/>
          </w:tcPr>
          <w:p w14:paraId="6E40123E">
            <w:pPr>
              <w:spacing w:after="0"/>
            </w:pPr>
            <w:r>
              <w:rPr>
                <w:sz w:val="17"/>
              </w:rPr>
              <w:t>-</w:t>
            </w:r>
          </w:p>
        </w:tc>
        <w:tc>
          <w:tcPr>
            <w:tcW w:w="823" w:type="dxa"/>
            <w:vAlign w:val="center"/>
          </w:tcPr>
          <w:p w14:paraId="22F708EB">
            <w:pPr>
              <w:spacing w:after="0"/>
              <w:rPr>
                <w:sz w:val="17"/>
              </w:rPr>
            </w:pPr>
            <w:r>
              <w:rPr>
                <w:sz w:val="17"/>
              </w:rPr>
              <w:t>X</w:t>
            </w:r>
          </w:p>
        </w:tc>
      </w:tr>
      <w:tr w14:paraId="0D4E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1144362F">
            <w:pPr>
              <w:spacing w:after="0"/>
            </w:pPr>
            <w:r>
              <w:rPr>
                <w:sz w:val="17"/>
              </w:rPr>
              <w:t>影像学</w:t>
            </w:r>
          </w:p>
        </w:tc>
        <w:tc>
          <w:tcPr>
            <w:tcW w:w="1151" w:type="dxa"/>
            <w:vAlign w:val="center"/>
          </w:tcPr>
          <w:p w14:paraId="4C6D0EDE">
            <w:pPr>
              <w:spacing w:after="0"/>
              <w:rPr>
                <w:rFonts w:hint="eastAsia" w:eastAsia="宋体"/>
                <w:lang w:eastAsia="zh-CN"/>
              </w:rPr>
            </w:pPr>
            <w:r>
              <w:rPr>
                <w:sz w:val="17"/>
              </w:rPr>
              <w:t>胸部影像（CT）</w:t>
            </w:r>
            <w:r>
              <w:rPr>
                <w:rFonts w:hint="eastAsia"/>
                <w:sz w:val="17"/>
                <w:lang w:eastAsia="zh-CN"/>
              </w:rPr>
              <w:t>（</w:t>
            </w:r>
            <w:r>
              <w:rPr>
                <w:rFonts w:hint="eastAsia"/>
                <w:sz w:val="17"/>
                <w:lang w:val="en-US" w:eastAsia="zh-CN"/>
              </w:rPr>
              <w:t>选做</w:t>
            </w:r>
            <w:r>
              <w:rPr>
                <w:rFonts w:hint="eastAsia"/>
                <w:sz w:val="17"/>
                <w:lang w:eastAsia="zh-CN"/>
              </w:rPr>
              <w:t>）</w:t>
            </w:r>
          </w:p>
        </w:tc>
        <w:tc>
          <w:tcPr>
            <w:tcW w:w="820" w:type="dxa"/>
            <w:vAlign w:val="center"/>
          </w:tcPr>
          <w:p w14:paraId="51C3D4F8">
            <w:pPr>
              <w:spacing w:after="0"/>
            </w:pPr>
            <w:r>
              <w:rPr>
                <w:sz w:val="17"/>
              </w:rPr>
              <w:t>X</w:t>
            </w:r>
          </w:p>
        </w:tc>
        <w:tc>
          <w:tcPr>
            <w:tcW w:w="818" w:type="dxa"/>
            <w:vAlign w:val="center"/>
          </w:tcPr>
          <w:p w14:paraId="4655AD23">
            <w:pPr>
              <w:spacing w:after="0"/>
            </w:pPr>
            <w:r>
              <w:rPr>
                <w:sz w:val="17"/>
              </w:rPr>
              <w:t>-</w:t>
            </w:r>
          </w:p>
        </w:tc>
        <w:tc>
          <w:tcPr>
            <w:tcW w:w="827" w:type="dxa"/>
            <w:vAlign w:val="center"/>
          </w:tcPr>
          <w:p w14:paraId="6ADEEB31">
            <w:pPr>
              <w:spacing w:after="0"/>
            </w:pPr>
            <w:r>
              <w:rPr>
                <w:sz w:val="17"/>
              </w:rPr>
              <w:t>-</w:t>
            </w:r>
          </w:p>
        </w:tc>
        <w:tc>
          <w:tcPr>
            <w:tcW w:w="827" w:type="dxa"/>
            <w:vAlign w:val="center"/>
          </w:tcPr>
          <w:p w14:paraId="4947D5DD">
            <w:pPr>
              <w:spacing w:after="0"/>
            </w:pPr>
            <w:r>
              <w:rPr>
                <w:sz w:val="17"/>
              </w:rPr>
              <w:t>-</w:t>
            </w:r>
          </w:p>
        </w:tc>
        <w:tc>
          <w:tcPr>
            <w:tcW w:w="827" w:type="dxa"/>
            <w:vAlign w:val="center"/>
          </w:tcPr>
          <w:p w14:paraId="2CDF2EBF">
            <w:pPr>
              <w:spacing w:after="0"/>
            </w:pPr>
            <w:r>
              <w:rPr>
                <w:sz w:val="17"/>
              </w:rPr>
              <w:t>X</w:t>
            </w:r>
          </w:p>
        </w:tc>
        <w:tc>
          <w:tcPr>
            <w:tcW w:w="827" w:type="dxa"/>
            <w:vAlign w:val="center"/>
          </w:tcPr>
          <w:p w14:paraId="74AE1F49">
            <w:pPr>
              <w:spacing w:after="0"/>
            </w:pPr>
            <w:r>
              <w:rPr>
                <w:sz w:val="17"/>
              </w:rPr>
              <w:t>-</w:t>
            </w:r>
          </w:p>
        </w:tc>
        <w:tc>
          <w:tcPr>
            <w:tcW w:w="829" w:type="dxa"/>
            <w:vAlign w:val="center"/>
          </w:tcPr>
          <w:p w14:paraId="48A17DEB">
            <w:pPr>
              <w:spacing w:after="0"/>
            </w:pPr>
            <w:r>
              <w:rPr>
                <w:sz w:val="17"/>
              </w:rPr>
              <w:t>X</w:t>
            </w:r>
          </w:p>
        </w:tc>
        <w:tc>
          <w:tcPr>
            <w:tcW w:w="818" w:type="dxa"/>
            <w:vAlign w:val="center"/>
          </w:tcPr>
          <w:p w14:paraId="08248E79">
            <w:pPr>
              <w:spacing w:after="0"/>
            </w:pPr>
            <w:r>
              <w:rPr>
                <w:sz w:val="17"/>
              </w:rPr>
              <w:t>-</w:t>
            </w:r>
          </w:p>
        </w:tc>
        <w:tc>
          <w:tcPr>
            <w:tcW w:w="823" w:type="dxa"/>
            <w:vAlign w:val="center"/>
          </w:tcPr>
          <w:p w14:paraId="7FB3A67A">
            <w:pPr>
              <w:spacing w:after="0"/>
            </w:pPr>
            <w:r>
              <w:rPr>
                <w:sz w:val="17"/>
              </w:rPr>
              <w:t>X</w:t>
            </w:r>
          </w:p>
        </w:tc>
        <w:tc>
          <w:tcPr>
            <w:tcW w:w="823" w:type="dxa"/>
            <w:vAlign w:val="center"/>
          </w:tcPr>
          <w:p w14:paraId="5291C0AC">
            <w:pPr>
              <w:spacing w:after="0"/>
            </w:pPr>
            <w:r>
              <w:rPr>
                <w:sz w:val="17"/>
              </w:rPr>
              <w:t>X</w:t>
            </w:r>
          </w:p>
        </w:tc>
        <w:tc>
          <w:tcPr>
            <w:tcW w:w="823" w:type="dxa"/>
            <w:vAlign w:val="center"/>
          </w:tcPr>
          <w:p w14:paraId="18E2FFBF">
            <w:pPr>
              <w:spacing w:after="0"/>
            </w:pPr>
            <w:r>
              <w:rPr>
                <w:sz w:val="17"/>
              </w:rPr>
              <w:t>-</w:t>
            </w:r>
          </w:p>
        </w:tc>
        <w:tc>
          <w:tcPr>
            <w:tcW w:w="823" w:type="dxa"/>
            <w:vAlign w:val="center"/>
          </w:tcPr>
          <w:p w14:paraId="1164AF6F">
            <w:pPr>
              <w:spacing w:after="0"/>
            </w:pPr>
            <w:r>
              <w:rPr>
                <w:sz w:val="17"/>
              </w:rPr>
              <w:t>X</w:t>
            </w:r>
          </w:p>
        </w:tc>
        <w:tc>
          <w:tcPr>
            <w:tcW w:w="823" w:type="dxa"/>
            <w:vAlign w:val="center"/>
          </w:tcPr>
          <w:p w14:paraId="67FF3412">
            <w:pPr>
              <w:spacing w:after="0"/>
            </w:pPr>
            <w:r>
              <w:rPr>
                <w:sz w:val="17"/>
              </w:rPr>
              <w:t>-</w:t>
            </w:r>
          </w:p>
        </w:tc>
        <w:tc>
          <w:tcPr>
            <w:tcW w:w="823" w:type="dxa"/>
            <w:vAlign w:val="center"/>
          </w:tcPr>
          <w:p w14:paraId="0E7553DA">
            <w:pPr>
              <w:spacing w:after="0"/>
            </w:pPr>
            <w:r>
              <w:rPr>
                <w:sz w:val="17"/>
              </w:rPr>
              <w:t>X</w:t>
            </w:r>
          </w:p>
        </w:tc>
        <w:tc>
          <w:tcPr>
            <w:tcW w:w="823" w:type="dxa"/>
            <w:vAlign w:val="center"/>
          </w:tcPr>
          <w:p w14:paraId="1ED40B42">
            <w:pPr>
              <w:spacing w:after="0"/>
              <w:rPr>
                <w:sz w:val="17"/>
              </w:rPr>
            </w:pPr>
            <w:r>
              <w:rPr>
                <w:sz w:val="17"/>
              </w:rPr>
              <w:t>X</w:t>
            </w:r>
          </w:p>
        </w:tc>
      </w:tr>
      <w:tr w14:paraId="0CD6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24BDB797">
            <w:pPr>
              <w:spacing w:after="0"/>
            </w:pPr>
            <w:r>
              <w:rPr>
                <w:sz w:val="17"/>
              </w:rPr>
              <w:t>影像学</w:t>
            </w:r>
          </w:p>
        </w:tc>
        <w:tc>
          <w:tcPr>
            <w:tcW w:w="1151" w:type="dxa"/>
            <w:vAlign w:val="center"/>
          </w:tcPr>
          <w:p w14:paraId="43D8F168">
            <w:pPr>
              <w:spacing w:after="0"/>
              <w:rPr>
                <w:rFonts w:hint="eastAsia" w:eastAsia="宋体"/>
                <w:lang w:val="en-US" w:eastAsia="zh-CN"/>
              </w:rPr>
            </w:pPr>
            <w:r>
              <w:rPr>
                <w:sz w:val="17"/>
              </w:rPr>
              <w:t>胸部影像（CXR）</w:t>
            </w:r>
          </w:p>
        </w:tc>
        <w:tc>
          <w:tcPr>
            <w:tcW w:w="820" w:type="dxa"/>
            <w:vAlign w:val="center"/>
          </w:tcPr>
          <w:p w14:paraId="30F37D7D">
            <w:pPr>
              <w:spacing w:after="0"/>
            </w:pPr>
            <w:r>
              <w:rPr>
                <w:sz w:val="17"/>
              </w:rPr>
              <w:t>X</w:t>
            </w:r>
          </w:p>
        </w:tc>
        <w:tc>
          <w:tcPr>
            <w:tcW w:w="818" w:type="dxa"/>
            <w:vAlign w:val="center"/>
          </w:tcPr>
          <w:p w14:paraId="7991BC68">
            <w:pPr>
              <w:spacing w:after="0"/>
            </w:pPr>
            <w:r>
              <w:rPr>
                <w:sz w:val="17"/>
              </w:rPr>
              <w:t>-</w:t>
            </w:r>
          </w:p>
        </w:tc>
        <w:tc>
          <w:tcPr>
            <w:tcW w:w="827" w:type="dxa"/>
            <w:vAlign w:val="center"/>
          </w:tcPr>
          <w:p w14:paraId="7173021D">
            <w:pPr>
              <w:spacing w:after="0"/>
            </w:pPr>
            <w:r>
              <w:rPr>
                <w:sz w:val="17"/>
              </w:rPr>
              <w:t>-</w:t>
            </w:r>
          </w:p>
        </w:tc>
        <w:tc>
          <w:tcPr>
            <w:tcW w:w="827" w:type="dxa"/>
            <w:vAlign w:val="center"/>
          </w:tcPr>
          <w:p w14:paraId="0B005FF3">
            <w:pPr>
              <w:spacing w:after="0"/>
            </w:pPr>
            <w:r>
              <w:rPr>
                <w:sz w:val="17"/>
              </w:rPr>
              <w:t>-</w:t>
            </w:r>
          </w:p>
        </w:tc>
        <w:tc>
          <w:tcPr>
            <w:tcW w:w="827" w:type="dxa"/>
            <w:vAlign w:val="center"/>
          </w:tcPr>
          <w:p w14:paraId="6FDE8E06">
            <w:pPr>
              <w:spacing w:after="0"/>
            </w:pPr>
            <w:r>
              <w:rPr>
                <w:sz w:val="17"/>
              </w:rPr>
              <w:t>-</w:t>
            </w:r>
          </w:p>
        </w:tc>
        <w:tc>
          <w:tcPr>
            <w:tcW w:w="827" w:type="dxa"/>
            <w:vAlign w:val="center"/>
          </w:tcPr>
          <w:p w14:paraId="09467A21">
            <w:pPr>
              <w:spacing w:after="0"/>
            </w:pPr>
            <w:r>
              <w:rPr>
                <w:sz w:val="17"/>
              </w:rPr>
              <w:t>-</w:t>
            </w:r>
          </w:p>
        </w:tc>
        <w:tc>
          <w:tcPr>
            <w:tcW w:w="829" w:type="dxa"/>
            <w:vAlign w:val="center"/>
          </w:tcPr>
          <w:p w14:paraId="2BF96ACD">
            <w:pPr>
              <w:spacing w:after="0"/>
            </w:pPr>
            <w:r>
              <w:rPr>
                <w:sz w:val="17"/>
              </w:rPr>
              <w:t>X</w:t>
            </w:r>
          </w:p>
        </w:tc>
        <w:tc>
          <w:tcPr>
            <w:tcW w:w="818" w:type="dxa"/>
            <w:vAlign w:val="center"/>
          </w:tcPr>
          <w:p w14:paraId="3835D15D">
            <w:pPr>
              <w:spacing w:after="0"/>
            </w:pPr>
            <w:r>
              <w:rPr>
                <w:sz w:val="17"/>
              </w:rPr>
              <w:t>-</w:t>
            </w:r>
          </w:p>
        </w:tc>
        <w:tc>
          <w:tcPr>
            <w:tcW w:w="823" w:type="dxa"/>
            <w:vAlign w:val="center"/>
          </w:tcPr>
          <w:p w14:paraId="6605DDEB">
            <w:pPr>
              <w:spacing w:after="0"/>
            </w:pPr>
            <w:r>
              <w:rPr>
                <w:sz w:val="17"/>
              </w:rPr>
              <w:t>-</w:t>
            </w:r>
          </w:p>
        </w:tc>
        <w:tc>
          <w:tcPr>
            <w:tcW w:w="823" w:type="dxa"/>
            <w:vAlign w:val="center"/>
          </w:tcPr>
          <w:p w14:paraId="0FA08CFC">
            <w:pPr>
              <w:spacing w:after="0"/>
            </w:pPr>
            <w:r>
              <w:rPr>
                <w:sz w:val="17"/>
              </w:rPr>
              <w:t>X</w:t>
            </w:r>
          </w:p>
        </w:tc>
        <w:tc>
          <w:tcPr>
            <w:tcW w:w="823" w:type="dxa"/>
            <w:vAlign w:val="center"/>
          </w:tcPr>
          <w:p w14:paraId="38B52943">
            <w:pPr>
              <w:spacing w:after="0"/>
            </w:pPr>
            <w:r>
              <w:rPr>
                <w:sz w:val="17"/>
              </w:rPr>
              <w:t>-</w:t>
            </w:r>
          </w:p>
        </w:tc>
        <w:tc>
          <w:tcPr>
            <w:tcW w:w="823" w:type="dxa"/>
            <w:vAlign w:val="center"/>
          </w:tcPr>
          <w:p w14:paraId="337302DC">
            <w:pPr>
              <w:spacing w:after="0"/>
            </w:pPr>
            <w:r>
              <w:rPr>
                <w:sz w:val="17"/>
              </w:rPr>
              <w:t>-</w:t>
            </w:r>
          </w:p>
        </w:tc>
        <w:tc>
          <w:tcPr>
            <w:tcW w:w="823" w:type="dxa"/>
            <w:vAlign w:val="center"/>
          </w:tcPr>
          <w:p w14:paraId="5A5FE6E8">
            <w:pPr>
              <w:spacing w:after="0"/>
            </w:pPr>
            <w:r>
              <w:rPr>
                <w:sz w:val="17"/>
              </w:rPr>
              <w:t>-</w:t>
            </w:r>
          </w:p>
        </w:tc>
        <w:tc>
          <w:tcPr>
            <w:tcW w:w="823" w:type="dxa"/>
            <w:vAlign w:val="center"/>
          </w:tcPr>
          <w:p w14:paraId="1F427CDE">
            <w:pPr>
              <w:spacing w:after="0"/>
            </w:pPr>
            <w:r>
              <w:rPr>
                <w:sz w:val="17"/>
              </w:rPr>
              <w:t>-</w:t>
            </w:r>
          </w:p>
        </w:tc>
        <w:tc>
          <w:tcPr>
            <w:tcW w:w="823" w:type="dxa"/>
            <w:vAlign w:val="center"/>
          </w:tcPr>
          <w:p w14:paraId="50DCBEFC">
            <w:pPr>
              <w:spacing w:after="0"/>
              <w:rPr>
                <w:sz w:val="17"/>
              </w:rPr>
            </w:pPr>
            <w:r>
              <w:rPr>
                <w:sz w:val="17"/>
              </w:rPr>
              <w:t>X</w:t>
            </w:r>
          </w:p>
        </w:tc>
      </w:tr>
      <w:tr w14:paraId="67C3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012809A">
            <w:pPr>
              <w:spacing w:after="0"/>
            </w:pPr>
            <w:r>
              <w:rPr>
                <w:sz w:val="17"/>
              </w:rPr>
              <w:t>代谢管理</w:t>
            </w:r>
          </w:p>
        </w:tc>
        <w:tc>
          <w:tcPr>
            <w:tcW w:w="1151" w:type="dxa"/>
            <w:vAlign w:val="center"/>
          </w:tcPr>
          <w:p w14:paraId="0CA81039">
            <w:pPr>
              <w:spacing w:after="0"/>
            </w:pPr>
            <w:r>
              <w:rPr>
                <w:sz w:val="17"/>
              </w:rPr>
              <w:t>HbA1c</w:t>
            </w:r>
          </w:p>
        </w:tc>
        <w:tc>
          <w:tcPr>
            <w:tcW w:w="820" w:type="dxa"/>
            <w:vAlign w:val="center"/>
          </w:tcPr>
          <w:p w14:paraId="1175063F">
            <w:pPr>
              <w:spacing w:after="0"/>
            </w:pPr>
            <w:r>
              <w:rPr>
                <w:sz w:val="17"/>
              </w:rPr>
              <w:t>X</w:t>
            </w:r>
          </w:p>
        </w:tc>
        <w:tc>
          <w:tcPr>
            <w:tcW w:w="818" w:type="dxa"/>
            <w:vAlign w:val="center"/>
          </w:tcPr>
          <w:p w14:paraId="7D92C1AF">
            <w:pPr>
              <w:spacing w:after="0"/>
            </w:pPr>
            <w:r>
              <w:rPr>
                <w:sz w:val="17"/>
              </w:rPr>
              <w:t>-</w:t>
            </w:r>
          </w:p>
        </w:tc>
        <w:tc>
          <w:tcPr>
            <w:tcW w:w="827" w:type="dxa"/>
            <w:vAlign w:val="center"/>
          </w:tcPr>
          <w:p w14:paraId="6204B16A">
            <w:pPr>
              <w:spacing w:after="0"/>
            </w:pPr>
            <w:r>
              <w:rPr>
                <w:sz w:val="17"/>
              </w:rPr>
              <w:t>-</w:t>
            </w:r>
          </w:p>
        </w:tc>
        <w:tc>
          <w:tcPr>
            <w:tcW w:w="827" w:type="dxa"/>
            <w:vAlign w:val="center"/>
          </w:tcPr>
          <w:p w14:paraId="63E2DE83">
            <w:pPr>
              <w:spacing w:after="0"/>
            </w:pPr>
            <w:r>
              <w:rPr>
                <w:sz w:val="17"/>
              </w:rPr>
              <w:t>X</w:t>
            </w:r>
          </w:p>
        </w:tc>
        <w:tc>
          <w:tcPr>
            <w:tcW w:w="827" w:type="dxa"/>
            <w:vAlign w:val="center"/>
          </w:tcPr>
          <w:p w14:paraId="67C1DF1C">
            <w:pPr>
              <w:spacing w:after="0"/>
            </w:pPr>
            <w:r>
              <w:rPr>
                <w:sz w:val="17"/>
              </w:rPr>
              <w:t>-</w:t>
            </w:r>
          </w:p>
        </w:tc>
        <w:tc>
          <w:tcPr>
            <w:tcW w:w="827" w:type="dxa"/>
            <w:vAlign w:val="center"/>
          </w:tcPr>
          <w:p w14:paraId="2BD33CCF">
            <w:pPr>
              <w:spacing w:after="0"/>
            </w:pPr>
            <w:r>
              <w:rPr>
                <w:sz w:val="17"/>
              </w:rPr>
              <w:t>-</w:t>
            </w:r>
          </w:p>
        </w:tc>
        <w:tc>
          <w:tcPr>
            <w:tcW w:w="829" w:type="dxa"/>
            <w:vAlign w:val="center"/>
          </w:tcPr>
          <w:p w14:paraId="52CC4657">
            <w:pPr>
              <w:spacing w:after="0"/>
            </w:pPr>
            <w:r>
              <w:rPr>
                <w:sz w:val="17"/>
              </w:rPr>
              <w:t>X</w:t>
            </w:r>
          </w:p>
        </w:tc>
        <w:tc>
          <w:tcPr>
            <w:tcW w:w="818" w:type="dxa"/>
            <w:vAlign w:val="center"/>
          </w:tcPr>
          <w:p w14:paraId="15666749">
            <w:pPr>
              <w:spacing w:after="0"/>
            </w:pPr>
            <w:r>
              <w:rPr>
                <w:sz w:val="17"/>
              </w:rPr>
              <w:t>-</w:t>
            </w:r>
          </w:p>
        </w:tc>
        <w:tc>
          <w:tcPr>
            <w:tcW w:w="823" w:type="dxa"/>
            <w:vAlign w:val="center"/>
          </w:tcPr>
          <w:p w14:paraId="15BDE867">
            <w:pPr>
              <w:spacing w:after="0"/>
            </w:pPr>
            <w:r>
              <w:rPr>
                <w:sz w:val="17"/>
              </w:rPr>
              <w:t>X</w:t>
            </w:r>
          </w:p>
        </w:tc>
        <w:tc>
          <w:tcPr>
            <w:tcW w:w="823" w:type="dxa"/>
            <w:vAlign w:val="center"/>
          </w:tcPr>
          <w:p w14:paraId="4884A2FB">
            <w:pPr>
              <w:spacing w:after="0"/>
            </w:pPr>
            <w:r>
              <w:rPr>
                <w:sz w:val="17"/>
              </w:rPr>
              <w:t>X</w:t>
            </w:r>
          </w:p>
        </w:tc>
        <w:tc>
          <w:tcPr>
            <w:tcW w:w="823" w:type="dxa"/>
            <w:vAlign w:val="center"/>
          </w:tcPr>
          <w:p w14:paraId="47482EBD">
            <w:pPr>
              <w:spacing w:after="0"/>
            </w:pPr>
            <w:r>
              <w:rPr>
                <w:sz w:val="17"/>
              </w:rPr>
              <w:t>-</w:t>
            </w:r>
          </w:p>
        </w:tc>
        <w:tc>
          <w:tcPr>
            <w:tcW w:w="823" w:type="dxa"/>
            <w:vAlign w:val="center"/>
          </w:tcPr>
          <w:p w14:paraId="20BC658B">
            <w:pPr>
              <w:spacing w:after="0"/>
            </w:pPr>
            <w:r>
              <w:rPr>
                <w:sz w:val="17"/>
              </w:rPr>
              <w:t>X</w:t>
            </w:r>
          </w:p>
        </w:tc>
        <w:tc>
          <w:tcPr>
            <w:tcW w:w="823" w:type="dxa"/>
            <w:vAlign w:val="center"/>
          </w:tcPr>
          <w:p w14:paraId="3A1259F1">
            <w:pPr>
              <w:spacing w:after="0"/>
            </w:pPr>
            <w:r>
              <w:rPr>
                <w:sz w:val="17"/>
              </w:rPr>
              <w:t>-</w:t>
            </w:r>
          </w:p>
        </w:tc>
        <w:tc>
          <w:tcPr>
            <w:tcW w:w="823" w:type="dxa"/>
            <w:vAlign w:val="center"/>
          </w:tcPr>
          <w:p w14:paraId="3F62BB75">
            <w:pPr>
              <w:spacing w:after="0"/>
            </w:pPr>
            <w:r>
              <w:rPr>
                <w:sz w:val="17"/>
              </w:rPr>
              <w:t>X</w:t>
            </w:r>
          </w:p>
        </w:tc>
        <w:tc>
          <w:tcPr>
            <w:tcW w:w="823" w:type="dxa"/>
            <w:vAlign w:val="center"/>
          </w:tcPr>
          <w:p w14:paraId="3CF92F03">
            <w:pPr>
              <w:spacing w:after="0"/>
              <w:rPr>
                <w:sz w:val="17"/>
              </w:rPr>
            </w:pPr>
            <w:r>
              <w:rPr>
                <w:sz w:val="17"/>
              </w:rPr>
              <w:t>X</w:t>
            </w:r>
          </w:p>
        </w:tc>
      </w:tr>
      <w:tr w14:paraId="26CA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90BBFEF">
            <w:pPr>
              <w:spacing w:after="0"/>
            </w:pPr>
            <w:r>
              <w:rPr>
                <w:sz w:val="17"/>
              </w:rPr>
              <w:t>代谢管理</w:t>
            </w:r>
          </w:p>
        </w:tc>
        <w:tc>
          <w:tcPr>
            <w:tcW w:w="1151" w:type="dxa"/>
            <w:vAlign w:val="center"/>
          </w:tcPr>
          <w:p w14:paraId="25E778F6">
            <w:pPr>
              <w:spacing w:after="0"/>
            </w:pPr>
            <w:r>
              <w:rPr>
                <w:sz w:val="17"/>
              </w:rPr>
              <w:t>血糖监测（空腹/随机）</w:t>
            </w:r>
          </w:p>
        </w:tc>
        <w:tc>
          <w:tcPr>
            <w:tcW w:w="820" w:type="dxa"/>
            <w:vAlign w:val="center"/>
          </w:tcPr>
          <w:p w14:paraId="4BD79FD9">
            <w:pPr>
              <w:spacing w:after="0"/>
            </w:pPr>
            <w:r>
              <w:rPr>
                <w:sz w:val="17"/>
              </w:rPr>
              <w:t>X</w:t>
            </w:r>
          </w:p>
        </w:tc>
        <w:tc>
          <w:tcPr>
            <w:tcW w:w="818" w:type="dxa"/>
            <w:vAlign w:val="center"/>
          </w:tcPr>
          <w:p w14:paraId="10EE72AD">
            <w:pPr>
              <w:spacing w:after="0"/>
            </w:pPr>
            <w:r>
              <w:rPr>
                <w:sz w:val="17"/>
              </w:rPr>
              <w:t>X</w:t>
            </w:r>
          </w:p>
        </w:tc>
        <w:tc>
          <w:tcPr>
            <w:tcW w:w="827" w:type="dxa"/>
            <w:vAlign w:val="center"/>
          </w:tcPr>
          <w:p w14:paraId="5E3F4DF7">
            <w:pPr>
              <w:spacing w:after="0"/>
            </w:pPr>
            <w:r>
              <w:rPr>
                <w:sz w:val="17"/>
              </w:rPr>
              <w:t>-</w:t>
            </w:r>
          </w:p>
        </w:tc>
        <w:tc>
          <w:tcPr>
            <w:tcW w:w="827" w:type="dxa"/>
            <w:vAlign w:val="center"/>
          </w:tcPr>
          <w:p w14:paraId="69ACB325">
            <w:pPr>
              <w:spacing w:after="0"/>
            </w:pPr>
            <w:r>
              <w:rPr>
                <w:sz w:val="17"/>
              </w:rPr>
              <w:t>X</w:t>
            </w:r>
          </w:p>
        </w:tc>
        <w:tc>
          <w:tcPr>
            <w:tcW w:w="827" w:type="dxa"/>
            <w:vAlign w:val="center"/>
          </w:tcPr>
          <w:p w14:paraId="3CAA590E">
            <w:pPr>
              <w:spacing w:after="0"/>
            </w:pPr>
            <w:r>
              <w:rPr>
                <w:sz w:val="17"/>
              </w:rPr>
              <w:t>X</w:t>
            </w:r>
          </w:p>
        </w:tc>
        <w:tc>
          <w:tcPr>
            <w:tcW w:w="827" w:type="dxa"/>
            <w:vAlign w:val="center"/>
          </w:tcPr>
          <w:p w14:paraId="4AA41A61">
            <w:pPr>
              <w:spacing w:after="0"/>
            </w:pPr>
            <w:r>
              <w:rPr>
                <w:sz w:val="17"/>
              </w:rPr>
              <w:t>X</w:t>
            </w:r>
          </w:p>
        </w:tc>
        <w:tc>
          <w:tcPr>
            <w:tcW w:w="829" w:type="dxa"/>
            <w:vAlign w:val="center"/>
          </w:tcPr>
          <w:p w14:paraId="646362A2">
            <w:pPr>
              <w:spacing w:after="0"/>
            </w:pPr>
            <w:r>
              <w:rPr>
                <w:sz w:val="17"/>
              </w:rPr>
              <w:t>X</w:t>
            </w:r>
          </w:p>
        </w:tc>
        <w:tc>
          <w:tcPr>
            <w:tcW w:w="818" w:type="dxa"/>
            <w:vAlign w:val="center"/>
          </w:tcPr>
          <w:p w14:paraId="69B403E4">
            <w:pPr>
              <w:spacing w:after="0"/>
            </w:pPr>
            <w:r>
              <w:rPr>
                <w:sz w:val="17"/>
              </w:rPr>
              <w:t>-</w:t>
            </w:r>
          </w:p>
        </w:tc>
        <w:tc>
          <w:tcPr>
            <w:tcW w:w="823" w:type="dxa"/>
            <w:vAlign w:val="center"/>
          </w:tcPr>
          <w:p w14:paraId="749F55FF">
            <w:pPr>
              <w:spacing w:after="0"/>
            </w:pPr>
            <w:r>
              <w:rPr>
                <w:sz w:val="17"/>
              </w:rPr>
              <w:t>X</w:t>
            </w:r>
          </w:p>
        </w:tc>
        <w:tc>
          <w:tcPr>
            <w:tcW w:w="823" w:type="dxa"/>
            <w:vAlign w:val="center"/>
          </w:tcPr>
          <w:p w14:paraId="4A59A51B">
            <w:pPr>
              <w:spacing w:after="0"/>
            </w:pPr>
            <w:r>
              <w:rPr>
                <w:sz w:val="17"/>
              </w:rPr>
              <w:t>X</w:t>
            </w:r>
          </w:p>
        </w:tc>
        <w:tc>
          <w:tcPr>
            <w:tcW w:w="823" w:type="dxa"/>
            <w:vAlign w:val="center"/>
          </w:tcPr>
          <w:p w14:paraId="3BE6C8DA">
            <w:pPr>
              <w:spacing w:after="0"/>
            </w:pPr>
            <w:r>
              <w:rPr>
                <w:sz w:val="17"/>
              </w:rPr>
              <w:t>-</w:t>
            </w:r>
          </w:p>
        </w:tc>
        <w:tc>
          <w:tcPr>
            <w:tcW w:w="823" w:type="dxa"/>
            <w:vAlign w:val="center"/>
          </w:tcPr>
          <w:p w14:paraId="19D3A99F">
            <w:pPr>
              <w:spacing w:after="0"/>
            </w:pPr>
            <w:r>
              <w:rPr>
                <w:sz w:val="17"/>
              </w:rPr>
              <w:t>X</w:t>
            </w:r>
          </w:p>
        </w:tc>
        <w:tc>
          <w:tcPr>
            <w:tcW w:w="823" w:type="dxa"/>
            <w:vAlign w:val="center"/>
          </w:tcPr>
          <w:p w14:paraId="52D039EB">
            <w:pPr>
              <w:spacing w:after="0"/>
            </w:pPr>
            <w:r>
              <w:rPr>
                <w:sz w:val="17"/>
              </w:rPr>
              <w:t>-</w:t>
            </w:r>
          </w:p>
        </w:tc>
        <w:tc>
          <w:tcPr>
            <w:tcW w:w="823" w:type="dxa"/>
            <w:vAlign w:val="center"/>
          </w:tcPr>
          <w:p w14:paraId="388F1301">
            <w:pPr>
              <w:spacing w:after="0"/>
            </w:pPr>
            <w:r>
              <w:rPr>
                <w:sz w:val="17"/>
              </w:rPr>
              <w:t>X</w:t>
            </w:r>
          </w:p>
        </w:tc>
        <w:tc>
          <w:tcPr>
            <w:tcW w:w="823" w:type="dxa"/>
            <w:vAlign w:val="center"/>
          </w:tcPr>
          <w:p w14:paraId="0A493A74">
            <w:pPr>
              <w:spacing w:after="0"/>
              <w:rPr>
                <w:sz w:val="17"/>
              </w:rPr>
            </w:pPr>
            <w:r>
              <w:rPr>
                <w:sz w:val="17"/>
              </w:rPr>
              <w:t>X</w:t>
            </w:r>
          </w:p>
        </w:tc>
      </w:tr>
      <w:tr w14:paraId="4FE8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0E30F82C">
            <w:pPr>
              <w:spacing w:after="0"/>
            </w:pPr>
            <w:r>
              <w:rPr>
                <w:sz w:val="17"/>
              </w:rPr>
              <w:t>药代/药效（部分受试者）</w:t>
            </w:r>
          </w:p>
        </w:tc>
        <w:tc>
          <w:tcPr>
            <w:tcW w:w="1151" w:type="dxa"/>
            <w:vAlign w:val="center"/>
          </w:tcPr>
          <w:p w14:paraId="57752039">
            <w:pPr>
              <w:spacing w:after="0"/>
            </w:pPr>
            <w:r>
              <w:rPr>
                <w:sz w:val="17"/>
              </w:rPr>
              <w:t>PK密集采血</w:t>
            </w:r>
            <w:r>
              <w:rPr>
                <w:rFonts w:hint="eastAsia"/>
                <w:sz w:val="17"/>
                <w:lang w:val="en-US" w:eastAsia="zh-CN"/>
              </w:rPr>
              <w:t>/随访采血</w:t>
            </w:r>
          </w:p>
        </w:tc>
        <w:tc>
          <w:tcPr>
            <w:tcW w:w="820" w:type="dxa"/>
            <w:vAlign w:val="center"/>
          </w:tcPr>
          <w:p w14:paraId="3F144BAD">
            <w:pPr>
              <w:spacing w:after="0"/>
            </w:pPr>
            <w:r>
              <w:rPr>
                <w:sz w:val="17"/>
              </w:rPr>
              <w:t>-</w:t>
            </w:r>
          </w:p>
        </w:tc>
        <w:tc>
          <w:tcPr>
            <w:tcW w:w="818" w:type="dxa"/>
            <w:vAlign w:val="center"/>
          </w:tcPr>
          <w:p w14:paraId="1D54B2A2">
            <w:pPr>
              <w:spacing w:after="0"/>
            </w:pPr>
            <w:r>
              <w:rPr>
                <w:sz w:val="17"/>
              </w:rPr>
              <w:t>-</w:t>
            </w:r>
          </w:p>
        </w:tc>
        <w:tc>
          <w:tcPr>
            <w:tcW w:w="827" w:type="dxa"/>
            <w:vAlign w:val="center"/>
          </w:tcPr>
          <w:p w14:paraId="05771FBE">
            <w:pPr>
              <w:spacing w:after="0"/>
            </w:pPr>
            <w:r>
              <w:rPr>
                <w:sz w:val="17"/>
              </w:rPr>
              <w:t>X</w:t>
            </w:r>
          </w:p>
        </w:tc>
        <w:tc>
          <w:tcPr>
            <w:tcW w:w="827" w:type="dxa"/>
            <w:shd w:val="clear" w:color="auto" w:fill="auto"/>
            <w:vAlign w:val="center"/>
          </w:tcPr>
          <w:p w14:paraId="4C3D9AF8">
            <w:pPr>
              <w:spacing w:after="0"/>
              <w:rPr>
                <w:rFonts w:ascii="宋体" w:hAnsi="宋体" w:eastAsia="宋体" w:cstheme="minorBidi"/>
                <w:sz w:val="22"/>
                <w:szCs w:val="22"/>
                <w:lang w:val="en-US" w:eastAsia="en-US" w:bidi="ar-SA"/>
              </w:rPr>
            </w:pPr>
            <w:r>
              <w:rPr>
                <w:sz w:val="17"/>
              </w:rPr>
              <w:t>X</w:t>
            </w:r>
          </w:p>
        </w:tc>
        <w:tc>
          <w:tcPr>
            <w:tcW w:w="827" w:type="dxa"/>
            <w:shd w:val="clear" w:color="auto" w:fill="auto"/>
            <w:vAlign w:val="center"/>
          </w:tcPr>
          <w:p w14:paraId="45293949">
            <w:pPr>
              <w:spacing w:after="0"/>
              <w:rPr>
                <w:rFonts w:ascii="宋体" w:hAnsi="宋体" w:eastAsia="宋体" w:cstheme="minorBidi"/>
                <w:sz w:val="22"/>
                <w:szCs w:val="22"/>
                <w:lang w:val="en-US" w:eastAsia="en-US" w:bidi="ar-SA"/>
              </w:rPr>
            </w:pPr>
            <w:r>
              <w:rPr>
                <w:sz w:val="17"/>
              </w:rPr>
              <w:t>X</w:t>
            </w:r>
          </w:p>
        </w:tc>
        <w:tc>
          <w:tcPr>
            <w:tcW w:w="827" w:type="dxa"/>
            <w:shd w:val="clear" w:color="auto" w:fill="auto"/>
            <w:vAlign w:val="center"/>
          </w:tcPr>
          <w:p w14:paraId="050C7D61">
            <w:pPr>
              <w:spacing w:after="0"/>
              <w:rPr>
                <w:rFonts w:ascii="宋体" w:hAnsi="宋体" w:eastAsia="宋体" w:cstheme="minorBidi"/>
                <w:sz w:val="22"/>
                <w:szCs w:val="22"/>
                <w:lang w:val="en-US" w:eastAsia="en-US" w:bidi="ar-SA"/>
              </w:rPr>
            </w:pPr>
            <w:r>
              <w:rPr>
                <w:sz w:val="17"/>
              </w:rPr>
              <w:t>X</w:t>
            </w:r>
          </w:p>
        </w:tc>
        <w:tc>
          <w:tcPr>
            <w:tcW w:w="829" w:type="dxa"/>
            <w:shd w:val="clear" w:color="auto" w:fill="auto"/>
            <w:vAlign w:val="center"/>
          </w:tcPr>
          <w:p w14:paraId="1A3FC8F9">
            <w:pPr>
              <w:spacing w:after="0"/>
              <w:rPr>
                <w:rFonts w:ascii="宋体" w:hAnsi="宋体" w:eastAsia="宋体" w:cstheme="minorBidi"/>
                <w:sz w:val="22"/>
                <w:szCs w:val="22"/>
                <w:lang w:val="en-US" w:eastAsia="en-US" w:bidi="ar-SA"/>
              </w:rPr>
            </w:pPr>
            <w:r>
              <w:rPr>
                <w:sz w:val="17"/>
              </w:rPr>
              <w:t>X</w:t>
            </w:r>
          </w:p>
        </w:tc>
        <w:tc>
          <w:tcPr>
            <w:tcW w:w="818" w:type="dxa"/>
            <w:shd w:val="clear" w:color="auto" w:fill="auto"/>
            <w:vAlign w:val="center"/>
          </w:tcPr>
          <w:p w14:paraId="03E2DEB4">
            <w:pPr>
              <w:spacing w:after="0"/>
              <w:rPr>
                <w:rFonts w:ascii="宋体" w:hAnsi="宋体" w:eastAsia="宋体" w:cstheme="minorBidi"/>
                <w:sz w:val="22"/>
                <w:szCs w:val="22"/>
                <w:lang w:val="en-US" w:eastAsia="en-US" w:bidi="ar-SA"/>
              </w:rPr>
            </w:pPr>
            <w:r>
              <w:rPr>
                <w:sz w:val="17"/>
              </w:rPr>
              <w:t>X</w:t>
            </w:r>
          </w:p>
        </w:tc>
        <w:tc>
          <w:tcPr>
            <w:tcW w:w="823" w:type="dxa"/>
            <w:vAlign w:val="center"/>
          </w:tcPr>
          <w:p w14:paraId="35B74B88">
            <w:pPr>
              <w:spacing w:after="0"/>
            </w:pPr>
            <w:r>
              <w:rPr>
                <w:sz w:val="17"/>
              </w:rPr>
              <w:t>-</w:t>
            </w:r>
          </w:p>
        </w:tc>
        <w:tc>
          <w:tcPr>
            <w:tcW w:w="823" w:type="dxa"/>
            <w:vAlign w:val="center"/>
          </w:tcPr>
          <w:p w14:paraId="57611575">
            <w:pPr>
              <w:spacing w:after="0"/>
            </w:pPr>
            <w:r>
              <w:rPr>
                <w:sz w:val="17"/>
              </w:rPr>
              <w:t>-</w:t>
            </w:r>
          </w:p>
        </w:tc>
        <w:tc>
          <w:tcPr>
            <w:tcW w:w="823" w:type="dxa"/>
            <w:vAlign w:val="center"/>
          </w:tcPr>
          <w:p w14:paraId="093E20DC">
            <w:pPr>
              <w:spacing w:after="0"/>
            </w:pPr>
            <w:r>
              <w:rPr>
                <w:sz w:val="17"/>
              </w:rPr>
              <w:t>-</w:t>
            </w:r>
          </w:p>
        </w:tc>
        <w:tc>
          <w:tcPr>
            <w:tcW w:w="823" w:type="dxa"/>
            <w:vAlign w:val="center"/>
          </w:tcPr>
          <w:p w14:paraId="6D3F794D">
            <w:pPr>
              <w:spacing w:after="0"/>
            </w:pPr>
            <w:r>
              <w:rPr>
                <w:sz w:val="17"/>
              </w:rPr>
              <w:t>-</w:t>
            </w:r>
          </w:p>
        </w:tc>
        <w:tc>
          <w:tcPr>
            <w:tcW w:w="823" w:type="dxa"/>
            <w:vAlign w:val="center"/>
          </w:tcPr>
          <w:p w14:paraId="5E1A8B87">
            <w:pPr>
              <w:spacing w:after="0"/>
            </w:pPr>
            <w:r>
              <w:rPr>
                <w:sz w:val="17"/>
              </w:rPr>
              <w:t>-</w:t>
            </w:r>
          </w:p>
        </w:tc>
        <w:tc>
          <w:tcPr>
            <w:tcW w:w="823" w:type="dxa"/>
            <w:vAlign w:val="center"/>
          </w:tcPr>
          <w:p w14:paraId="6E0E7BEC">
            <w:pPr>
              <w:spacing w:after="0"/>
            </w:pPr>
            <w:r>
              <w:rPr>
                <w:sz w:val="17"/>
              </w:rPr>
              <w:t>-</w:t>
            </w:r>
          </w:p>
        </w:tc>
        <w:tc>
          <w:tcPr>
            <w:tcW w:w="823" w:type="dxa"/>
            <w:vAlign w:val="center"/>
          </w:tcPr>
          <w:p w14:paraId="3ECBBE10">
            <w:pPr>
              <w:spacing w:after="0"/>
              <w:rPr>
                <w:rFonts w:hint="eastAsia" w:eastAsia="宋体"/>
                <w:sz w:val="17"/>
                <w:lang w:val="en-US" w:eastAsia="zh-CN"/>
              </w:rPr>
            </w:pPr>
            <w:r>
              <w:rPr>
                <w:rFonts w:hint="eastAsia"/>
                <w:sz w:val="17"/>
                <w:lang w:val="en-US" w:eastAsia="zh-CN"/>
              </w:rPr>
              <w:t>-</w:t>
            </w:r>
          </w:p>
        </w:tc>
      </w:tr>
      <w:tr w14:paraId="1CEC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2BA46623">
            <w:pPr>
              <w:spacing w:after="0"/>
              <w:ind w:firstLine="170" w:firstLineChars="100"/>
            </w:pPr>
            <w:r>
              <w:rPr>
                <w:sz w:val="17"/>
              </w:rPr>
              <w:t>生物标志物</w:t>
            </w:r>
          </w:p>
        </w:tc>
        <w:tc>
          <w:tcPr>
            <w:tcW w:w="1151" w:type="dxa"/>
            <w:vAlign w:val="center"/>
          </w:tcPr>
          <w:p w14:paraId="5F019035">
            <w:pPr>
              <w:spacing w:after="0"/>
            </w:pPr>
            <w:r>
              <w:rPr>
                <w:sz w:val="17"/>
              </w:rPr>
              <w:t>呼气检测（VOCs）</w:t>
            </w:r>
          </w:p>
        </w:tc>
        <w:tc>
          <w:tcPr>
            <w:tcW w:w="820" w:type="dxa"/>
            <w:vAlign w:val="center"/>
          </w:tcPr>
          <w:p w14:paraId="6B17ACD3">
            <w:pPr>
              <w:spacing w:after="0"/>
            </w:pPr>
            <w:r>
              <w:rPr>
                <w:sz w:val="17"/>
              </w:rPr>
              <w:t>-</w:t>
            </w:r>
          </w:p>
        </w:tc>
        <w:tc>
          <w:tcPr>
            <w:tcW w:w="818" w:type="dxa"/>
            <w:vAlign w:val="center"/>
          </w:tcPr>
          <w:p w14:paraId="75DFA75B">
            <w:pPr>
              <w:spacing w:after="0"/>
            </w:pPr>
            <w:r>
              <w:rPr>
                <w:sz w:val="17"/>
              </w:rPr>
              <w:t>X</w:t>
            </w:r>
          </w:p>
        </w:tc>
        <w:tc>
          <w:tcPr>
            <w:tcW w:w="827" w:type="dxa"/>
            <w:vAlign w:val="center"/>
          </w:tcPr>
          <w:p w14:paraId="3B487010">
            <w:pPr>
              <w:spacing w:after="0"/>
            </w:pPr>
            <w:r>
              <w:rPr>
                <w:sz w:val="17"/>
              </w:rPr>
              <w:t>X</w:t>
            </w:r>
          </w:p>
        </w:tc>
        <w:tc>
          <w:tcPr>
            <w:tcW w:w="827" w:type="dxa"/>
            <w:vAlign w:val="center"/>
          </w:tcPr>
          <w:p w14:paraId="407E94B1">
            <w:pPr>
              <w:spacing w:after="0"/>
            </w:pPr>
            <w:r>
              <w:rPr>
                <w:sz w:val="17"/>
              </w:rPr>
              <w:t>X</w:t>
            </w:r>
          </w:p>
        </w:tc>
        <w:tc>
          <w:tcPr>
            <w:tcW w:w="827" w:type="dxa"/>
            <w:vAlign w:val="center"/>
          </w:tcPr>
          <w:p w14:paraId="3C4F06E6">
            <w:pPr>
              <w:spacing w:after="0"/>
            </w:pPr>
            <w:r>
              <w:rPr>
                <w:sz w:val="17"/>
              </w:rPr>
              <w:t>X</w:t>
            </w:r>
          </w:p>
        </w:tc>
        <w:tc>
          <w:tcPr>
            <w:tcW w:w="827" w:type="dxa"/>
            <w:vAlign w:val="center"/>
          </w:tcPr>
          <w:p w14:paraId="7D3299D5">
            <w:pPr>
              <w:spacing w:after="0"/>
            </w:pPr>
            <w:r>
              <w:rPr>
                <w:sz w:val="17"/>
              </w:rPr>
              <w:t>X</w:t>
            </w:r>
          </w:p>
        </w:tc>
        <w:tc>
          <w:tcPr>
            <w:tcW w:w="829" w:type="dxa"/>
            <w:vAlign w:val="center"/>
          </w:tcPr>
          <w:p w14:paraId="70129FC8">
            <w:pPr>
              <w:spacing w:after="0"/>
            </w:pPr>
            <w:r>
              <w:rPr>
                <w:sz w:val="17"/>
              </w:rPr>
              <w:t>X</w:t>
            </w:r>
          </w:p>
        </w:tc>
        <w:tc>
          <w:tcPr>
            <w:tcW w:w="818" w:type="dxa"/>
            <w:vAlign w:val="center"/>
          </w:tcPr>
          <w:p w14:paraId="04DC76B2">
            <w:pPr>
              <w:spacing w:after="0"/>
            </w:pPr>
            <w:r>
              <w:rPr>
                <w:sz w:val="17"/>
              </w:rPr>
              <w:t>X</w:t>
            </w:r>
          </w:p>
        </w:tc>
        <w:tc>
          <w:tcPr>
            <w:tcW w:w="823" w:type="dxa"/>
            <w:vAlign w:val="center"/>
          </w:tcPr>
          <w:p w14:paraId="12763ED6">
            <w:pPr>
              <w:spacing w:after="0"/>
            </w:pPr>
            <w:r>
              <w:rPr>
                <w:sz w:val="17"/>
              </w:rPr>
              <w:t>X</w:t>
            </w:r>
          </w:p>
        </w:tc>
        <w:tc>
          <w:tcPr>
            <w:tcW w:w="823" w:type="dxa"/>
            <w:vAlign w:val="center"/>
          </w:tcPr>
          <w:p w14:paraId="077D434C">
            <w:pPr>
              <w:spacing w:after="0"/>
            </w:pPr>
            <w:r>
              <w:rPr>
                <w:sz w:val="17"/>
              </w:rPr>
              <w:t>X</w:t>
            </w:r>
          </w:p>
        </w:tc>
        <w:tc>
          <w:tcPr>
            <w:tcW w:w="823" w:type="dxa"/>
            <w:vAlign w:val="center"/>
          </w:tcPr>
          <w:p w14:paraId="2459CDE2">
            <w:pPr>
              <w:spacing w:after="0"/>
            </w:pPr>
            <w:r>
              <w:rPr>
                <w:sz w:val="17"/>
              </w:rPr>
              <w:t>X</w:t>
            </w:r>
          </w:p>
        </w:tc>
        <w:tc>
          <w:tcPr>
            <w:tcW w:w="823" w:type="dxa"/>
            <w:vAlign w:val="center"/>
          </w:tcPr>
          <w:p w14:paraId="1C575CF7">
            <w:pPr>
              <w:spacing w:after="0"/>
            </w:pPr>
            <w:r>
              <w:rPr>
                <w:sz w:val="17"/>
              </w:rPr>
              <w:t>X</w:t>
            </w:r>
          </w:p>
        </w:tc>
        <w:tc>
          <w:tcPr>
            <w:tcW w:w="823" w:type="dxa"/>
            <w:vAlign w:val="center"/>
          </w:tcPr>
          <w:p w14:paraId="54D5673D">
            <w:pPr>
              <w:spacing w:after="0"/>
            </w:pPr>
            <w:r>
              <w:rPr>
                <w:sz w:val="17"/>
              </w:rPr>
              <w:t>X</w:t>
            </w:r>
          </w:p>
        </w:tc>
        <w:tc>
          <w:tcPr>
            <w:tcW w:w="823" w:type="dxa"/>
            <w:vAlign w:val="center"/>
          </w:tcPr>
          <w:p w14:paraId="0A048F2E">
            <w:pPr>
              <w:spacing w:after="0"/>
            </w:pPr>
            <w:r>
              <w:rPr>
                <w:sz w:val="17"/>
              </w:rPr>
              <w:t>X</w:t>
            </w:r>
          </w:p>
        </w:tc>
        <w:tc>
          <w:tcPr>
            <w:tcW w:w="823" w:type="dxa"/>
            <w:vAlign w:val="center"/>
          </w:tcPr>
          <w:p w14:paraId="3A9C2E00">
            <w:pPr>
              <w:spacing w:after="0"/>
              <w:rPr>
                <w:sz w:val="17"/>
              </w:rPr>
            </w:pPr>
            <w:r>
              <w:rPr>
                <w:sz w:val="17"/>
              </w:rPr>
              <w:t>X</w:t>
            </w:r>
          </w:p>
        </w:tc>
      </w:tr>
      <w:tr w14:paraId="2F05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7CA0FD6">
            <w:pPr>
              <w:spacing w:after="0"/>
            </w:pPr>
            <w:r>
              <w:rPr>
                <w:sz w:val="17"/>
              </w:rPr>
              <w:t>生物标志物</w:t>
            </w:r>
          </w:p>
        </w:tc>
        <w:tc>
          <w:tcPr>
            <w:tcW w:w="1151" w:type="dxa"/>
            <w:vAlign w:val="center"/>
          </w:tcPr>
          <w:p w14:paraId="20DCAF0A">
            <w:pPr>
              <w:spacing w:after="0"/>
            </w:pPr>
            <w:r>
              <w:rPr>
                <w:sz w:val="17"/>
              </w:rPr>
              <w:t>血浆 cfDNA (CRISPR)</w:t>
            </w:r>
          </w:p>
        </w:tc>
        <w:tc>
          <w:tcPr>
            <w:tcW w:w="820" w:type="dxa"/>
            <w:vAlign w:val="center"/>
          </w:tcPr>
          <w:p w14:paraId="38333AF0">
            <w:pPr>
              <w:spacing w:after="0"/>
            </w:pPr>
            <w:r>
              <w:rPr>
                <w:sz w:val="17"/>
              </w:rPr>
              <w:t>-</w:t>
            </w:r>
          </w:p>
        </w:tc>
        <w:tc>
          <w:tcPr>
            <w:tcW w:w="818" w:type="dxa"/>
            <w:vAlign w:val="center"/>
          </w:tcPr>
          <w:p w14:paraId="435EBA73">
            <w:pPr>
              <w:spacing w:after="0"/>
            </w:pPr>
            <w:r>
              <w:rPr>
                <w:sz w:val="17"/>
              </w:rPr>
              <w:t>X</w:t>
            </w:r>
          </w:p>
        </w:tc>
        <w:tc>
          <w:tcPr>
            <w:tcW w:w="827" w:type="dxa"/>
            <w:vAlign w:val="center"/>
          </w:tcPr>
          <w:p w14:paraId="02090A84">
            <w:pPr>
              <w:spacing w:after="0"/>
            </w:pPr>
            <w:r>
              <w:rPr>
                <w:sz w:val="17"/>
              </w:rPr>
              <w:t>X</w:t>
            </w:r>
          </w:p>
        </w:tc>
        <w:tc>
          <w:tcPr>
            <w:tcW w:w="827" w:type="dxa"/>
            <w:vAlign w:val="center"/>
          </w:tcPr>
          <w:p w14:paraId="2B21D87F">
            <w:pPr>
              <w:spacing w:after="0"/>
            </w:pPr>
            <w:r>
              <w:rPr>
                <w:sz w:val="17"/>
              </w:rPr>
              <w:t>-</w:t>
            </w:r>
          </w:p>
        </w:tc>
        <w:tc>
          <w:tcPr>
            <w:tcW w:w="827" w:type="dxa"/>
            <w:vAlign w:val="center"/>
          </w:tcPr>
          <w:p w14:paraId="75832316">
            <w:pPr>
              <w:spacing w:after="0"/>
            </w:pPr>
            <w:r>
              <w:rPr>
                <w:sz w:val="17"/>
              </w:rPr>
              <w:t>X</w:t>
            </w:r>
          </w:p>
        </w:tc>
        <w:tc>
          <w:tcPr>
            <w:tcW w:w="827" w:type="dxa"/>
            <w:vAlign w:val="center"/>
          </w:tcPr>
          <w:p w14:paraId="03A1F812">
            <w:pPr>
              <w:spacing w:after="0"/>
            </w:pPr>
            <w:r>
              <w:rPr>
                <w:sz w:val="17"/>
              </w:rPr>
              <w:t>-</w:t>
            </w:r>
          </w:p>
        </w:tc>
        <w:tc>
          <w:tcPr>
            <w:tcW w:w="829" w:type="dxa"/>
            <w:vAlign w:val="center"/>
          </w:tcPr>
          <w:p w14:paraId="68CF7B0F">
            <w:pPr>
              <w:spacing w:after="0"/>
            </w:pPr>
            <w:r>
              <w:rPr>
                <w:sz w:val="17"/>
              </w:rPr>
              <w:t>X</w:t>
            </w:r>
          </w:p>
        </w:tc>
        <w:tc>
          <w:tcPr>
            <w:tcW w:w="818" w:type="dxa"/>
            <w:vAlign w:val="center"/>
          </w:tcPr>
          <w:p w14:paraId="6393ACEE">
            <w:pPr>
              <w:spacing w:after="0"/>
            </w:pPr>
            <w:r>
              <w:rPr>
                <w:sz w:val="17"/>
              </w:rPr>
              <w:t>X</w:t>
            </w:r>
          </w:p>
        </w:tc>
        <w:tc>
          <w:tcPr>
            <w:tcW w:w="823" w:type="dxa"/>
            <w:vAlign w:val="center"/>
          </w:tcPr>
          <w:p w14:paraId="3E4FA0C2">
            <w:pPr>
              <w:spacing w:after="0"/>
            </w:pPr>
            <w:r>
              <w:rPr>
                <w:sz w:val="17"/>
              </w:rPr>
              <w:t>X</w:t>
            </w:r>
          </w:p>
        </w:tc>
        <w:tc>
          <w:tcPr>
            <w:tcW w:w="823" w:type="dxa"/>
            <w:vAlign w:val="center"/>
          </w:tcPr>
          <w:p w14:paraId="6FCFE5A7">
            <w:pPr>
              <w:spacing w:after="0"/>
            </w:pPr>
            <w:r>
              <w:rPr>
                <w:sz w:val="17"/>
              </w:rPr>
              <w:t>X</w:t>
            </w:r>
          </w:p>
        </w:tc>
        <w:tc>
          <w:tcPr>
            <w:tcW w:w="823" w:type="dxa"/>
            <w:vAlign w:val="center"/>
          </w:tcPr>
          <w:p w14:paraId="36E00BA1">
            <w:pPr>
              <w:spacing w:after="0"/>
            </w:pPr>
            <w:r>
              <w:rPr>
                <w:sz w:val="17"/>
              </w:rPr>
              <w:t>-</w:t>
            </w:r>
          </w:p>
        </w:tc>
        <w:tc>
          <w:tcPr>
            <w:tcW w:w="823" w:type="dxa"/>
            <w:vAlign w:val="center"/>
          </w:tcPr>
          <w:p w14:paraId="5400B26D">
            <w:pPr>
              <w:spacing w:after="0"/>
            </w:pPr>
            <w:r>
              <w:rPr>
                <w:sz w:val="17"/>
              </w:rPr>
              <w:t>X</w:t>
            </w:r>
          </w:p>
        </w:tc>
        <w:tc>
          <w:tcPr>
            <w:tcW w:w="823" w:type="dxa"/>
            <w:vAlign w:val="center"/>
          </w:tcPr>
          <w:p w14:paraId="0F5F2C38">
            <w:pPr>
              <w:spacing w:after="0"/>
            </w:pPr>
            <w:r>
              <w:rPr>
                <w:sz w:val="17"/>
              </w:rPr>
              <w:t>-</w:t>
            </w:r>
          </w:p>
        </w:tc>
        <w:tc>
          <w:tcPr>
            <w:tcW w:w="823" w:type="dxa"/>
            <w:vAlign w:val="center"/>
          </w:tcPr>
          <w:p w14:paraId="6E58328A">
            <w:pPr>
              <w:spacing w:after="0"/>
            </w:pPr>
            <w:r>
              <w:rPr>
                <w:sz w:val="17"/>
              </w:rPr>
              <w:t>X</w:t>
            </w:r>
          </w:p>
        </w:tc>
        <w:tc>
          <w:tcPr>
            <w:tcW w:w="823" w:type="dxa"/>
            <w:vAlign w:val="center"/>
          </w:tcPr>
          <w:p w14:paraId="520FBAFD">
            <w:pPr>
              <w:spacing w:after="0"/>
              <w:rPr>
                <w:sz w:val="17"/>
              </w:rPr>
            </w:pPr>
            <w:r>
              <w:rPr>
                <w:sz w:val="17"/>
              </w:rPr>
              <w:t>X</w:t>
            </w:r>
          </w:p>
        </w:tc>
      </w:tr>
      <w:tr w14:paraId="366F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1C8D7801">
            <w:pPr>
              <w:spacing w:after="0"/>
            </w:pPr>
            <w:r>
              <w:rPr>
                <w:sz w:val="17"/>
              </w:rPr>
              <w:t>生物标志物</w:t>
            </w:r>
          </w:p>
        </w:tc>
        <w:tc>
          <w:tcPr>
            <w:tcW w:w="1151" w:type="dxa"/>
            <w:vAlign w:val="center"/>
          </w:tcPr>
          <w:p w14:paraId="0E2EC264">
            <w:pPr>
              <w:spacing w:after="0"/>
            </w:pPr>
            <w:r>
              <w:rPr>
                <w:sz w:val="17"/>
              </w:rPr>
              <w:t>TB22检测</w:t>
            </w:r>
          </w:p>
        </w:tc>
        <w:tc>
          <w:tcPr>
            <w:tcW w:w="820" w:type="dxa"/>
            <w:vAlign w:val="center"/>
          </w:tcPr>
          <w:p w14:paraId="1F567706">
            <w:pPr>
              <w:spacing w:after="0"/>
            </w:pPr>
            <w:r>
              <w:rPr>
                <w:sz w:val="17"/>
              </w:rPr>
              <w:t>-</w:t>
            </w:r>
          </w:p>
        </w:tc>
        <w:tc>
          <w:tcPr>
            <w:tcW w:w="818" w:type="dxa"/>
            <w:vAlign w:val="center"/>
          </w:tcPr>
          <w:p w14:paraId="2C872E1C">
            <w:pPr>
              <w:spacing w:after="0"/>
            </w:pPr>
            <w:r>
              <w:rPr>
                <w:sz w:val="17"/>
              </w:rPr>
              <w:t>X</w:t>
            </w:r>
          </w:p>
        </w:tc>
        <w:tc>
          <w:tcPr>
            <w:tcW w:w="827" w:type="dxa"/>
            <w:vAlign w:val="center"/>
          </w:tcPr>
          <w:p w14:paraId="26CC3C37">
            <w:pPr>
              <w:spacing w:after="0"/>
            </w:pPr>
            <w:r>
              <w:rPr>
                <w:sz w:val="17"/>
              </w:rPr>
              <w:t>X</w:t>
            </w:r>
          </w:p>
        </w:tc>
        <w:tc>
          <w:tcPr>
            <w:tcW w:w="827" w:type="dxa"/>
            <w:vAlign w:val="center"/>
          </w:tcPr>
          <w:p w14:paraId="3F9FDFD3">
            <w:pPr>
              <w:spacing w:after="0"/>
            </w:pPr>
            <w:r>
              <w:rPr>
                <w:sz w:val="17"/>
              </w:rPr>
              <w:t>-</w:t>
            </w:r>
          </w:p>
        </w:tc>
        <w:tc>
          <w:tcPr>
            <w:tcW w:w="827" w:type="dxa"/>
            <w:vAlign w:val="center"/>
          </w:tcPr>
          <w:p w14:paraId="20F7AD28">
            <w:pPr>
              <w:spacing w:after="0"/>
            </w:pPr>
            <w:r>
              <w:rPr>
                <w:sz w:val="17"/>
              </w:rPr>
              <w:t>-</w:t>
            </w:r>
          </w:p>
        </w:tc>
        <w:tc>
          <w:tcPr>
            <w:tcW w:w="827" w:type="dxa"/>
            <w:vAlign w:val="center"/>
          </w:tcPr>
          <w:p w14:paraId="79B40554">
            <w:pPr>
              <w:spacing w:after="0"/>
            </w:pPr>
            <w:r>
              <w:rPr>
                <w:sz w:val="17"/>
              </w:rPr>
              <w:t>-</w:t>
            </w:r>
          </w:p>
        </w:tc>
        <w:tc>
          <w:tcPr>
            <w:tcW w:w="829" w:type="dxa"/>
            <w:vAlign w:val="center"/>
          </w:tcPr>
          <w:p w14:paraId="5F19CBAD">
            <w:pPr>
              <w:spacing w:after="0"/>
            </w:pPr>
            <w:r>
              <w:rPr>
                <w:sz w:val="17"/>
              </w:rPr>
              <w:t>X</w:t>
            </w:r>
          </w:p>
        </w:tc>
        <w:tc>
          <w:tcPr>
            <w:tcW w:w="818" w:type="dxa"/>
            <w:vAlign w:val="center"/>
          </w:tcPr>
          <w:p w14:paraId="5234A3E9">
            <w:pPr>
              <w:spacing w:after="0"/>
            </w:pPr>
            <w:r>
              <w:rPr>
                <w:sz w:val="17"/>
              </w:rPr>
              <w:t>X</w:t>
            </w:r>
          </w:p>
        </w:tc>
        <w:tc>
          <w:tcPr>
            <w:tcW w:w="823" w:type="dxa"/>
            <w:vAlign w:val="center"/>
          </w:tcPr>
          <w:p w14:paraId="1D5C083C">
            <w:pPr>
              <w:spacing w:after="0"/>
            </w:pPr>
            <w:r>
              <w:rPr>
                <w:sz w:val="17"/>
              </w:rPr>
              <w:t>-</w:t>
            </w:r>
          </w:p>
        </w:tc>
        <w:tc>
          <w:tcPr>
            <w:tcW w:w="823" w:type="dxa"/>
            <w:vAlign w:val="center"/>
          </w:tcPr>
          <w:p w14:paraId="54583773">
            <w:pPr>
              <w:spacing w:after="0"/>
            </w:pPr>
            <w:r>
              <w:rPr>
                <w:sz w:val="17"/>
              </w:rPr>
              <w:t>-</w:t>
            </w:r>
          </w:p>
        </w:tc>
        <w:tc>
          <w:tcPr>
            <w:tcW w:w="823" w:type="dxa"/>
            <w:vAlign w:val="center"/>
          </w:tcPr>
          <w:p w14:paraId="0F6DF4FE">
            <w:pPr>
              <w:spacing w:after="0"/>
            </w:pPr>
            <w:r>
              <w:rPr>
                <w:sz w:val="17"/>
              </w:rPr>
              <w:t>-</w:t>
            </w:r>
          </w:p>
        </w:tc>
        <w:tc>
          <w:tcPr>
            <w:tcW w:w="823" w:type="dxa"/>
            <w:vAlign w:val="center"/>
          </w:tcPr>
          <w:p w14:paraId="782A6A02">
            <w:pPr>
              <w:spacing w:after="0"/>
            </w:pPr>
            <w:r>
              <w:rPr>
                <w:sz w:val="17"/>
              </w:rPr>
              <w:t>-</w:t>
            </w:r>
          </w:p>
        </w:tc>
        <w:tc>
          <w:tcPr>
            <w:tcW w:w="823" w:type="dxa"/>
            <w:vAlign w:val="center"/>
          </w:tcPr>
          <w:p w14:paraId="7C740842">
            <w:pPr>
              <w:spacing w:after="0"/>
            </w:pPr>
            <w:r>
              <w:rPr>
                <w:sz w:val="17"/>
              </w:rPr>
              <w:t>-</w:t>
            </w:r>
          </w:p>
        </w:tc>
        <w:tc>
          <w:tcPr>
            <w:tcW w:w="823" w:type="dxa"/>
            <w:vAlign w:val="center"/>
          </w:tcPr>
          <w:p w14:paraId="208ED8D1">
            <w:pPr>
              <w:spacing w:after="0"/>
            </w:pPr>
            <w:r>
              <w:rPr>
                <w:sz w:val="17"/>
              </w:rPr>
              <w:t>-</w:t>
            </w:r>
          </w:p>
        </w:tc>
        <w:tc>
          <w:tcPr>
            <w:tcW w:w="823" w:type="dxa"/>
            <w:vAlign w:val="center"/>
          </w:tcPr>
          <w:p w14:paraId="26DAB82F">
            <w:pPr>
              <w:spacing w:after="0"/>
              <w:rPr>
                <w:sz w:val="17"/>
              </w:rPr>
            </w:pPr>
            <w:r>
              <w:rPr>
                <w:sz w:val="17"/>
              </w:rPr>
              <w:t>X</w:t>
            </w:r>
          </w:p>
        </w:tc>
      </w:tr>
      <w:tr w14:paraId="792A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375B7550">
            <w:pPr>
              <w:spacing w:after="0"/>
            </w:pPr>
            <w:r>
              <w:rPr>
                <w:sz w:val="17"/>
              </w:rPr>
              <w:t>结局/安全性</w:t>
            </w:r>
          </w:p>
        </w:tc>
        <w:tc>
          <w:tcPr>
            <w:tcW w:w="1151" w:type="dxa"/>
            <w:vAlign w:val="center"/>
          </w:tcPr>
          <w:p w14:paraId="58A28832">
            <w:pPr>
              <w:spacing w:after="0"/>
            </w:pPr>
            <w:r>
              <w:rPr>
                <w:sz w:val="17"/>
              </w:rPr>
              <w:t>不良事件（AE/SAE）收集</w:t>
            </w:r>
          </w:p>
        </w:tc>
        <w:tc>
          <w:tcPr>
            <w:tcW w:w="820" w:type="dxa"/>
            <w:vAlign w:val="center"/>
          </w:tcPr>
          <w:p w14:paraId="367A2C04">
            <w:pPr>
              <w:spacing w:after="0"/>
            </w:pPr>
            <w:r>
              <w:rPr>
                <w:sz w:val="17"/>
              </w:rPr>
              <w:t>-</w:t>
            </w:r>
          </w:p>
        </w:tc>
        <w:tc>
          <w:tcPr>
            <w:tcW w:w="818" w:type="dxa"/>
            <w:vAlign w:val="center"/>
          </w:tcPr>
          <w:p w14:paraId="23F69696">
            <w:pPr>
              <w:spacing w:after="0"/>
            </w:pPr>
            <w:r>
              <w:rPr>
                <w:sz w:val="17"/>
              </w:rPr>
              <w:t>X</w:t>
            </w:r>
          </w:p>
        </w:tc>
        <w:tc>
          <w:tcPr>
            <w:tcW w:w="827" w:type="dxa"/>
            <w:vAlign w:val="center"/>
          </w:tcPr>
          <w:p w14:paraId="019E06F0">
            <w:pPr>
              <w:spacing w:after="0"/>
            </w:pPr>
            <w:r>
              <w:rPr>
                <w:sz w:val="17"/>
              </w:rPr>
              <w:t>X</w:t>
            </w:r>
          </w:p>
        </w:tc>
        <w:tc>
          <w:tcPr>
            <w:tcW w:w="827" w:type="dxa"/>
            <w:vAlign w:val="center"/>
          </w:tcPr>
          <w:p w14:paraId="22BDCA79">
            <w:pPr>
              <w:spacing w:after="0"/>
            </w:pPr>
            <w:r>
              <w:rPr>
                <w:sz w:val="17"/>
              </w:rPr>
              <w:t>X</w:t>
            </w:r>
          </w:p>
        </w:tc>
        <w:tc>
          <w:tcPr>
            <w:tcW w:w="827" w:type="dxa"/>
            <w:vAlign w:val="center"/>
          </w:tcPr>
          <w:p w14:paraId="7426201B">
            <w:pPr>
              <w:spacing w:after="0"/>
            </w:pPr>
            <w:r>
              <w:rPr>
                <w:sz w:val="17"/>
              </w:rPr>
              <w:t>X</w:t>
            </w:r>
          </w:p>
        </w:tc>
        <w:tc>
          <w:tcPr>
            <w:tcW w:w="827" w:type="dxa"/>
            <w:vAlign w:val="center"/>
          </w:tcPr>
          <w:p w14:paraId="41ECC474">
            <w:pPr>
              <w:spacing w:after="0"/>
            </w:pPr>
            <w:r>
              <w:rPr>
                <w:sz w:val="17"/>
              </w:rPr>
              <w:t>X</w:t>
            </w:r>
          </w:p>
        </w:tc>
        <w:tc>
          <w:tcPr>
            <w:tcW w:w="829" w:type="dxa"/>
            <w:vAlign w:val="center"/>
          </w:tcPr>
          <w:p w14:paraId="67D64B51">
            <w:pPr>
              <w:spacing w:after="0"/>
            </w:pPr>
            <w:r>
              <w:rPr>
                <w:sz w:val="17"/>
              </w:rPr>
              <w:t>X</w:t>
            </w:r>
          </w:p>
        </w:tc>
        <w:tc>
          <w:tcPr>
            <w:tcW w:w="818" w:type="dxa"/>
            <w:vAlign w:val="center"/>
          </w:tcPr>
          <w:p w14:paraId="4AB7DE7F">
            <w:pPr>
              <w:spacing w:after="0"/>
            </w:pPr>
            <w:r>
              <w:rPr>
                <w:sz w:val="17"/>
              </w:rPr>
              <w:t>X</w:t>
            </w:r>
          </w:p>
        </w:tc>
        <w:tc>
          <w:tcPr>
            <w:tcW w:w="823" w:type="dxa"/>
            <w:vAlign w:val="center"/>
          </w:tcPr>
          <w:p w14:paraId="00422E0F">
            <w:pPr>
              <w:spacing w:after="0"/>
            </w:pPr>
            <w:r>
              <w:rPr>
                <w:sz w:val="17"/>
              </w:rPr>
              <w:t>X</w:t>
            </w:r>
          </w:p>
        </w:tc>
        <w:tc>
          <w:tcPr>
            <w:tcW w:w="823" w:type="dxa"/>
            <w:vAlign w:val="center"/>
          </w:tcPr>
          <w:p w14:paraId="43B367A7">
            <w:pPr>
              <w:spacing w:after="0"/>
            </w:pPr>
            <w:r>
              <w:rPr>
                <w:sz w:val="17"/>
              </w:rPr>
              <w:t>X</w:t>
            </w:r>
          </w:p>
        </w:tc>
        <w:tc>
          <w:tcPr>
            <w:tcW w:w="823" w:type="dxa"/>
            <w:vAlign w:val="center"/>
          </w:tcPr>
          <w:p w14:paraId="648D8FA1">
            <w:pPr>
              <w:spacing w:after="0"/>
            </w:pPr>
            <w:r>
              <w:rPr>
                <w:sz w:val="17"/>
              </w:rPr>
              <w:t>X</w:t>
            </w:r>
          </w:p>
        </w:tc>
        <w:tc>
          <w:tcPr>
            <w:tcW w:w="823" w:type="dxa"/>
            <w:vAlign w:val="center"/>
          </w:tcPr>
          <w:p w14:paraId="35672FDA">
            <w:pPr>
              <w:spacing w:after="0"/>
            </w:pPr>
            <w:r>
              <w:rPr>
                <w:sz w:val="17"/>
              </w:rPr>
              <w:t>X</w:t>
            </w:r>
          </w:p>
        </w:tc>
        <w:tc>
          <w:tcPr>
            <w:tcW w:w="823" w:type="dxa"/>
            <w:vAlign w:val="center"/>
          </w:tcPr>
          <w:p w14:paraId="404C5DBC">
            <w:pPr>
              <w:spacing w:after="0"/>
            </w:pPr>
            <w:r>
              <w:rPr>
                <w:sz w:val="17"/>
              </w:rPr>
              <w:t>X</w:t>
            </w:r>
          </w:p>
        </w:tc>
        <w:tc>
          <w:tcPr>
            <w:tcW w:w="823" w:type="dxa"/>
            <w:vAlign w:val="center"/>
          </w:tcPr>
          <w:p w14:paraId="68873B51">
            <w:pPr>
              <w:spacing w:after="0"/>
            </w:pPr>
            <w:r>
              <w:rPr>
                <w:sz w:val="17"/>
              </w:rPr>
              <w:t>X</w:t>
            </w:r>
          </w:p>
        </w:tc>
        <w:tc>
          <w:tcPr>
            <w:tcW w:w="823" w:type="dxa"/>
            <w:vAlign w:val="center"/>
          </w:tcPr>
          <w:p w14:paraId="706BF90D">
            <w:pPr>
              <w:spacing w:after="0"/>
              <w:rPr>
                <w:sz w:val="17"/>
              </w:rPr>
            </w:pPr>
            <w:r>
              <w:rPr>
                <w:sz w:val="17"/>
              </w:rPr>
              <w:t>X</w:t>
            </w:r>
          </w:p>
        </w:tc>
      </w:tr>
      <w:tr w14:paraId="2188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EEE719D">
            <w:pPr>
              <w:spacing w:after="0"/>
            </w:pPr>
            <w:r>
              <w:rPr>
                <w:sz w:val="17"/>
              </w:rPr>
              <w:t>结局/安全性</w:t>
            </w:r>
          </w:p>
        </w:tc>
        <w:tc>
          <w:tcPr>
            <w:tcW w:w="1151" w:type="dxa"/>
            <w:vAlign w:val="center"/>
          </w:tcPr>
          <w:p w14:paraId="64BBE1FC">
            <w:pPr>
              <w:spacing w:after="0"/>
            </w:pPr>
            <w:r>
              <w:rPr>
                <w:sz w:val="17"/>
              </w:rPr>
              <w:t>疗效结局判定（治愈/失败/复发等）</w:t>
            </w:r>
          </w:p>
        </w:tc>
        <w:tc>
          <w:tcPr>
            <w:tcW w:w="820" w:type="dxa"/>
            <w:vAlign w:val="center"/>
          </w:tcPr>
          <w:p w14:paraId="31C92B98">
            <w:pPr>
              <w:spacing w:after="0"/>
            </w:pPr>
            <w:r>
              <w:rPr>
                <w:sz w:val="17"/>
              </w:rPr>
              <w:t>-</w:t>
            </w:r>
          </w:p>
        </w:tc>
        <w:tc>
          <w:tcPr>
            <w:tcW w:w="818" w:type="dxa"/>
            <w:vAlign w:val="center"/>
          </w:tcPr>
          <w:p w14:paraId="02C566C6">
            <w:pPr>
              <w:spacing w:after="0"/>
            </w:pPr>
            <w:r>
              <w:rPr>
                <w:sz w:val="17"/>
              </w:rPr>
              <w:t>-</w:t>
            </w:r>
          </w:p>
        </w:tc>
        <w:tc>
          <w:tcPr>
            <w:tcW w:w="827" w:type="dxa"/>
            <w:vAlign w:val="center"/>
          </w:tcPr>
          <w:p w14:paraId="626A218E">
            <w:pPr>
              <w:spacing w:after="0"/>
            </w:pPr>
            <w:r>
              <w:rPr>
                <w:sz w:val="17"/>
              </w:rPr>
              <w:t>-</w:t>
            </w:r>
          </w:p>
        </w:tc>
        <w:tc>
          <w:tcPr>
            <w:tcW w:w="827" w:type="dxa"/>
            <w:vAlign w:val="center"/>
          </w:tcPr>
          <w:p w14:paraId="099010C4">
            <w:pPr>
              <w:spacing w:after="0"/>
            </w:pPr>
            <w:r>
              <w:rPr>
                <w:sz w:val="17"/>
              </w:rPr>
              <w:t>-</w:t>
            </w:r>
          </w:p>
        </w:tc>
        <w:tc>
          <w:tcPr>
            <w:tcW w:w="827" w:type="dxa"/>
            <w:vAlign w:val="center"/>
          </w:tcPr>
          <w:p w14:paraId="042D16FE">
            <w:pPr>
              <w:spacing w:after="0"/>
            </w:pPr>
            <w:r>
              <w:rPr>
                <w:sz w:val="17"/>
              </w:rPr>
              <w:t>-</w:t>
            </w:r>
          </w:p>
        </w:tc>
        <w:tc>
          <w:tcPr>
            <w:tcW w:w="827" w:type="dxa"/>
            <w:vAlign w:val="center"/>
          </w:tcPr>
          <w:p w14:paraId="32FBC579">
            <w:pPr>
              <w:spacing w:after="0"/>
            </w:pPr>
            <w:r>
              <w:rPr>
                <w:sz w:val="17"/>
              </w:rPr>
              <w:t>-</w:t>
            </w:r>
          </w:p>
        </w:tc>
        <w:tc>
          <w:tcPr>
            <w:tcW w:w="829" w:type="dxa"/>
            <w:vAlign w:val="center"/>
          </w:tcPr>
          <w:p w14:paraId="62953742">
            <w:pPr>
              <w:spacing w:after="0"/>
            </w:pPr>
            <w:r>
              <w:rPr>
                <w:sz w:val="17"/>
              </w:rPr>
              <w:t>X</w:t>
            </w:r>
          </w:p>
        </w:tc>
        <w:tc>
          <w:tcPr>
            <w:tcW w:w="818" w:type="dxa"/>
            <w:vAlign w:val="center"/>
          </w:tcPr>
          <w:p w14:paraId="2C4DAC62">
            <w:pPr>
              <w:spacing w:after="0"/>
            </w:pPr>
            <w:r>
              <w:rPr>
                <w:sz w:val="17"/>
              </w:rPr>
              <w:t>X</w:t>
            </w:r>
          </w:p>
        </w:tc>
        <w:tc>
          <w:tcPr>
            <w:tcW w:w="823" w:type="dxa"/>
            <w:vAlign w:val="center"/>
          </w:tcPr>
          <w:p w14:paraId="6E2D56EF">
            <w:pPr>
              <w:spacing w:after="0"/>
            </w:pPr>
            <w:r>
              <w:rPr>
                <w:sz w:val="17"/>
              </w:rPr>
              <w:t>X</w:t>
            </w:r>
          </w:p>
        </w:tc>
        <w:tc>
          <w:tcPr>
            <w:tcW w:w="823" w:type="dxa"/>
            <w:vAlign w:val="center"/>
          </w:tcPr>
          <w:p w14:paraId="08D5218E">
            <w:pPr>
              <w:spacing w:after="0"/>
            </w:pPr>
            <w:r>
              <w:rPr>
                <w:sz w:val="17"/>
              </w:rPr>
              <w:t>X</w:t>
            </w:r>
          </w:p>
        </w:tc>
        <w:tc>
          <w:tcPr>
            <w:tcW w:w="823" w:type="dxa"/>
            <w:vAlign w:val="center"/>
          </w:tcPr>
          <w:p w14:paraId="04CDCD00">
            <w:pPr>
              <w:spacing w:after="0"/>
            </w:pPr>
            <w:r>
              <w:rPr>
                <w:sz w:val="17"/>
              </w:rPr>
              <w:t>X</w:t>
            </w:r>
          </w:p>
        </w:tc>
        <w:tc>
          <w:tcPr>
            <w:tcW w:w="823" w:type="dxa"/>
            <w:vAlign w:val="center"/>
          </w:tcPr>
          <w:p w14:paraId="6E9E7402">
            <w:pPr>
              <w:spacing w:after="0"/>
            </w:pPr>
            <w:r>
              <w:rPr>
                <w:sz w:val="17"/>
              </w:rPr>
              <w:t>X</w:t>
            </w:r>
          </w:p>
        </w:tc>
        <w:tc>
          <w:tcPr>
            <w:tcW w:w="823" w:type="dxa"/>
            <w:vAlign w:val="center"/>
          </w:tcPr>
          <w:p w14:paraId="3B56478A">
            <w:pPr>
              <w:spacing w:after="0"/>
            </w:pPr>
            <w:r>
              <w:rPr>
                <w:sz w:val="17"/>
              </w:rPr>
              <w:t>X</w:t>
            </w:r>
          </w:p>
        </w:tc>
        <w:tc>
          <w:tcPr>
            <w:tcW w:w="823" w:type="dxa"/>
            <w:vAlign w:val="center"/>
          </w:tcPr>
          <w:p w14:paraId="75A62A70">
            <w:pPr>
              <w:spacing w:after="0"/>
            </w:pPr>
            <w:r>
              <w:rPr>
                <w:sz w:val="17"/>
              </w:rPr>
              <w:t>X</w:t>
            </w:r>
          </w:p>
        </w:tc>
        <w:tc>
          <w:tcPr>
            <w:tcW w:w="823" w:type="dxa"/>
            <w:vAlign w:val="center"/>
          </w:tcPr>
          <w:p w14:paraId="4673AFB1">
            <w:pPr>
              <w:spacing w:after="0"/>
              <w:rPr>
                <w:sz w:val="17"/>
              </w:rPr>
            </w:pPr>
            <w:r>
              <w:rPr>
                <w:sz w:val="17"/>
              </w:rPr>
              <w:t>X</w:t>
            </w:r>
          </w:p>
        </w:tc>
      </w:tr>
      <w:tr w14:paraId="47A4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22B501C8">
            <w:pPr>
              <w:spacing w:after="0"/>
            </w:pPr>
            <w:r>
              <w:rPr>
                <w:sz w:val="17"/>
              </w:rPr>
              <w:t>问卷调查</w:t>
            </w:r>
          </w:p>
        </w:tc>
        <w:tc>
          <w:tcPr>
            <w:tcW w:w="1151" w:type="dxa"/>
            <w:vAlign w:val="center"/>
          </w:tcPr>
          <w:p w14:paraId="0DB16D34">
            <w:pPr>
              <w:spacing w:after="0"/>
            </w:pPr>
            <w:r>
              <w:rPr>
                <w:sz w:val="17"/>
              </w:rPr>
              <w:t>SF-36v2</w:t>
            </w:r>
          </w:p>
        </w:tc>
        <w:tc>
          <w:tcPr>
            <w:tcW w:w="820" w:type="dxa"/>
            <w:vAlign w:val="center"/>
          </w:tcPr>
          <w:p w14:paraId="36535286">
            <w:pPr>
              <w:spacing w:after="0"/>
            </w:pPr>
            <w:r>
              <w:rPr>
                <w:sz w:val="17"/>
              </w:rPr>
              <w:t>-</w:t>
            </w:r>
          </w:p>
        </w:tc>
        <w:tc>
          <w:tcPr>
            <w:tcW w:w="818" w:type="dxa"/>
            <w:vAlign w:val="center"/>
          </w:tcPr>
          <w:p w14:paraId="7C1361FC">
            <w:pPr>
              <w:spacing w:after="0"/>
            </w:pPr>
            <w:r>
              <w:rPr>
                <w:sz w:val="17"/>
              </w:rPr>
              <w:t>X</w:t>
            </w:r>
          </w:p>
        </w:tc>
        <w:tc>
          <w:tcPr>
            <w:tcW w:w="827" w:type="dxa"/>
            <w:vAlign w:val="center"/>
          </w:tcPr>
          <w:p w14:paraId="40B0610E">
            <w:pPr>
              <w:spacing w:after="0"/>
            </w:pPr>
            <w:r>
              <w:rPr>
                <w:sz w:val="17"/>
              </w:rPr>
              <w:t>-</w:t>
            </w:r>
          </w:p>
        </w:tc>
        <w:tc>
          <w:tcPr>
            <w:tcW w:w="827" w:type="dxa"/>
            <w:vAlign w:val="center"/>
          </w:tcPr>
          <w:p w14:paraId="6379B629">
            <w:pPr>
              <w:spacing w:after="0"/>
            </w:pPr>
            <w:r>
              <w:rPr>
                <w:sz w:val="17"/>
              </w:rPr>
              <w:t>-</w:t>
            </w:r>
          </w:p>
        </w:tc>
        <w:tc>
          <w:tcPr>
            <w:tcW w:w="827" w:type="dxa"/>
            <w:vAlign w:val="center"/>
          </w:tcPr>
          <w:p w14:paraId="001285CE">
            <w:pPr>
              <w:spacing w:after="0"/>
            </w:pPr>
            <w:r>
              <w:rPr>
                <w:sz w:val="17"/>
              </w:rPr>
              <w:t>X</w:t>
            </w:r>
          </w:p>
        </w:tc>
        <w:tc>
          <w:tcPr>
            <w:tcW w:w="827" w:type="dxa"/>
            <w:vAlign w:val="center"/>
          </w:tcPr>
          <w:p w14:paraId="10469CA5">
            <w:pPr>
              <w:spacing w:after="0"/>
            </w:pPr>
            <w:r>
              <w:rPr>
                <w:sz w:val="17"/>
              </w:rPr>
              <w:t>-</w:t>
            </w:r>
          </w:p>
        </w:tc>
        <w:tc>
          <w:tcPr>
            <w:tcW w:w="829" w:type="dxa"/>
            <w:vAlign w:val="center"/>
          </w:tcPr>
          <w:p w14:paraId="53367E11">
            <w:pPr>
              <w:spacing w:after="0"/>
            </w:pPr>
            <w:r>
              <w:rPr>
                <w:sz w:val="17"/>
              </w:rPr>
              <w:t>X</w:t>
            </w:r>
          </w:p>
        </w:tc>
        <w:tc>
          <w:tcPr>
            <w:tcW w:w="818" w:type="dxa"/>
            <w:vAlign w:val="center"/>
          </w:tcPr>
          <w:p w14:paraId="58D66D7B">
            <w:pPr>
              <w:spacing w:after="0"/>
            </w:pPr>
            <w:r>
              <w:rPr>
                <w:sz w:val="17"/>
              </w:rPr>
              <w:t>X</w:t>
            </w:r>
          </w:p>
        </w:tc>
        <w:tc>
          <w:tcPr>
            <w:tcW w:w="823" w:type="dxa"/>
            <w:vAlign w:val="center"/>
          </w:tcPr>
          <w:p w14:paraId="6292FC6E">
            <w:pPr>
              <w:spacing w:after="0"/>
            </w:pPr>
            <w:r>
              <w:rPr>
                <w:sz w:val="17"/>
              </w:rPr>
              <w:t>-</w:t>
            </w:r>
          </w:p>
        </w:tc>
        <w:tc>
          <w:tcPr>
            <w:tcW w:w="823" w:type="dxa"/>
            <w:vAlign w:val="center"/>
          </w:tcPr>
          <w:p w14:paraId="7AC79055">
            <w:pPr>
              <w:spacing w:after="0"/>
            </w:pPr>
            <w:r>
              <w:rPr>
                <w:sz w:val="17"/>
              </w:rPr>
              <w:t>X</w:t>
            </w:r>
          </w:p>
        </w:tc>
        <w:tc>
          <w:tcPr>
            <w:tcW w:w="823" w:type="dxa"/>
            <w:vAlign w:val="center"/>
          </w:tcPr>
          <w:p w14:paraId="3C6211A8">
            <w:pPr>
              <w:spacing w:after="0"/>
            </w:pPr>
            <w:r>
              <w:rPr>
                <w:sz w:val="17"/>
              </w:rPr>
              <w:t>-</w:t>
            </w:r>
          </w:p>
        </w:tc>
        <w:tc>
          <w:tcPr>
            <w:tcW w:w="823" w:type="dxa"/>
            <w:vAlign w:val="center"/>
          </w:tcPr>
          <w:p w14:paraId="2CE82C23">
            <w:pPr>
              <w:spacing w:after="0"/>
            </w:pPr>
            <w:r>
              <w:rPr>
                <w:sz w:val="17"/>
              </w:rPr>
              <w:t>X</w:t>
            </w:r>
          </w:p>
        </w:tc>
        <w:tc>
          <w:tcPr>
            <w:tcW w:w="823" w:type="dxa"/>
            <w:vAlign w:val="center"/>
          </w:tcPr>
          <w:p w14:paraId="6D344520">
            <w:pPr>
              <w:spacing w:after="0"/>
            </w:pPr>
            <w:r>
              <w:rPr>
                <w:sz w:val="17"/>
              </w:rPr>
              <w:t>-</w:t>
            </w:r>
          </w:p>
        </w:tc>
        <w:tc>
          <w:tcPr>
            <w:tcW w:w="823" w:type="dxa"/>
            <w:vAlign w:val="center"/>
          </w:tcPr>
          <w:p w14:paraId="128D84FB">
            <w:pPr>
              <w:spacing w:after="0"/>
            </w:pPr>
            <w:r>
              <w:rPr>
                <w:sz w:val="17"/>
              </w:rPr>
              <w:t>X</w:t>
            </w:r>
          </w:p>
        </w:tc>
        <w:tc>
          <w:tcPr>
            <w:tcW w:w="823" w:type="dxa"/>
            <w:vAlign w:val="center"/>
          </w:tcPr>
          <w:p w14:paraId="4EF473EE">
            <w:pPr>
              <w:spacing w:after="0"/>
              <w:rPr>
                <w:sz w:val="17"/>
              </w:rPr>
            </w:pPr>
            <w:r>
              <w:rPr>
                <w:sz w:val="17"/>
              </w:rPr>
              <w:t>X</w:t>
            </w:r>
          </w:p>
        </w:tc>
      </w:tr>
      <w:tr w14:paraId="6D20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488A2821">
            <w:pPr>
              <w:spacing w:after="0"/>
            </w:pPr>
            <w:r>
              <w:rPr>
                <w:sz w:val="17"/>
              </w:rPr>
              <w:t>问卷调查</w:t>
            </w:r>
          </w:p>
        </w:tc>
        <w:tc>
          <w:tcPr>
            <w:tcW w:w="1151" w:type="dxa"/>
            <w:vAlign w:val="center"/>
          </w:tcPr>
          <w:p w14:paraId="2DC4EB57">
            <w:pPr>
              <w:spacing w:after="0"/>
            </w:pPr>
            <w:r>
              <w:rPr>
                <w:sz w:val="17"/>
              </w:rPr>
              <w:t>圣乔治呼吸问卷</w:t>
            </w:r>
          </w:p>
        </w:tc>
        <w:tc>
          <w:tcPr>
            <w:tcW w:w="820" w:type="dxa"/>
            <w:vAlign w:val="center"/>
          </w:tcPr>
          <w:p w14:paraId="5878E056">
            <w:pPr>
              <w:spacing w:after="0"/>
            </w:pPr>
            <w:r>
              <w:rPr>
                <w:sz w:val="17"/>
              </w:rPr>
              <w:t>-</w:t>
            </w:r>
          </w:p>
        </w:tc>
        <w:tc>
          <w:tcPr>
            <w:tcW w:w="818" w:type="dxa"/>
            <w:vAlign w:val="center"/>
          </w:tcPr>
          <w:p w14:paraId="6DDE22A9">
            <w:pPr>
              <w:spacing w:after="0"/>
            </w:pPr>
            <w:r>
              <w:rPr>
                <w:sz w:val="17"/>
              </w:rPr>
              <w:t>X</w:t>
            </w:r>
          </w:p>
        </w:tc>
        <w:tc>
          <w:tcPr>
            <w:tcW w:w="827" w:type="dxa"/>
            <w:vAlign w:val="center"/>
          </w:tcPr>
          <w:p w14:paraId="75210450">
            <w:pPr>
              <w:spacing w:after="0"/>
            </w:pPr>
            <w:r>
              <w:rPr>
                <w:sz w:val="17"/>
              </w:rPr>
              <w:t>-</w:t>
            </w:r>
          </w:p>
        </w:tc>
        <w:tc>
          <w:tcPr>
            <w:tcW w:w="827" w:type="dxa"/>
            <w:vAlign w:val="center"/>
          </w:tcPr>
          <w:p w14:paraId="17FB4AA1">
            <w:pPr>
              <w:spacing w:after="0"/>
            </w:pPr>
            <w:r>
              <w:rPr>
                <w:sz w:val="17"/>
              </w:rPr>
              <w:t>-</w:t>
            </w:r>
          </w:p>
        </w:tc>
        <w:tc>
          <w:tcPr>
            <w:tcW w:w="827" w:type="dxa"/>
            <w:vAlign w:val="center"/>
          </w:tcPr>
          <w:p w14:paraId="0D5472D2">
            <w:pPr>
              <w:spacing w:after="0"/>
            </w:pPr>
            <w:r>
              <w:rPr>
                <w:sz w:val="17"/>
              </w:rPr>
              <w:t>X</w:t>
            </w:r>
          </w:p>
        </w:tc>
        <w:tc>
          <w:tcPr>
            <w:tcW w:w="827" w:type="dxa"/>
            <w:vAlign w:val="center"/>
          </w:tcPr>
          <w:p w14:paraId="47E15332">
            <w:pPr>
              <w:spacing w:after="0"/>
            </w:pPr>
            <w:r>
              <w:rPr>
                <w:sz w:val="17"/>
              </w:rPr>
              <w:t>-</w:t>
            </w:r>
          </w:p>
        </w:tc>
        <w:tc>
          <w:tcPr>
            <w:tcW w:w="829" w:type="dxa"/>
            <w:vAlign w:val="center"/>
          </w:tcPr>
          <w:p w14:paraId="1489B5ED">
            <w:pPr>
              <w:spacing w:after="0"/>
            </w:pPr>
            <w:r>
              <w:rPr>
                <w:sz w:val="17"/>
              </w:rPr>
              <w:t>X</w:t>
            </w:r>
          </w:p>
        </w:tc>
        <w:tc>
          <w:tcPr>
            <w:tcW w:w="818" w:type="dxa"/>
            <w:vAlign w:val="center"/>
          </w:tcPr>
          <w:p w14:paraId="61C61BF6">
            <w:pPr>
              <w:spacing w:after="0"/>
            </w:pPr>
            <w:r>
              <w:rPr>
                <w:sz w:val="17"/>
              </w:rPr>
              <w:t>X</w:t>
            </w:r>
          </w:p>
        </w:tc>
        <w:tc>
          <w:tcPr>
            <w:tcW w:w="823" w:type="dxa"/>
            <w:vAlign w:val="center"/>
          </w:tcPr>
          <w:p w14:paraId="0222561F">
            <w:pPr>
              <w:spacing w:after="0"/>
            </w:pPr>
            <w:r>
              <w:rPr>
                <w:sz w:val="17"/>
              </w:rPr>
              <w:t>-</w:t>
            </w:r>
          </w:p>
        </w:tc>
        <w:tc>
          <w:tcPr>
            <w:tcW w:w="823" w:type="dxa"/>
            <w:vAlign w:val="center"/>
          </w:tcPr>
          <w:p w14:paraId="10B57314">
            <w:pPr>
              <w:spacing w:after="0"/>
            </w:pPr>
            <w:r>
              <w:rPr>
                <w:sz w:val="17"/>
              </w:rPr>
              <w:t>X</w:t>
            </w:r>
          </w:p>
        </w:tc>
        <w:tc>
          <w:tcPr>
            <w:tcW w:w="823" w:type="dxa"/>
            <w:vAlign w:val="center"/>
          </w:tcPr>
          <w:p w14:paraId="69FDFF7B">
            <w:pPr>
              <w:spacing w:after="0"/>
            </w:pPr>
            <w:r>
              <w:rPr>
                <w:sz w:val="17"/>
              </w:rPr>
              <w:t>-</w:t>
            </w:r>
          </w:p>
        </w:tc>
        <w:tc>
          <w:tcPr>
            <w:tcW w:w="823" w:type="dxa"/>
            <w:vAlign w:val="center"/>
          </w:tcPr>
          <w:p w14:paraId="7BCD5052">
            <w:pPr>
              <w:spacing w:after="0"/>
            </w:pPr>
            <w:r>
              <w:rPr>
                <w:sz w:val="17"/>
              </w:rPr>
              <w:t>X</w:t>
            </w:r>
          </w:p>
        </w:tc>
        <w:tc>
          <w:tcPr>
            <w:tcW w:w="823" w:type="dxa"/>
            <w:vAlign w:val="center"/>
          </w:tcPr>
          <w:p w14:paraId="01B12399">
            <w:pPr>
              <w:spacing w:after="0"/>
            </w:pPr>
            <w:r>
              <w:rPr>
                <w:sz w:val="17"/>
              </w:rPr>
              <w:t>-</w:t>
            </w:r>
          </w:p>
        </w:tc>
        <w:tc>
          <w:tcPr>
            <w:tcW w:w="823" w:type="dxa"/>
            <w:vAlign w:val="center"/>
          </w:tcPr>
          <w:p w14:paraId="60A27BC8">
            <w:pPr>
              <w:spacing w:after="0"/>
            </w:pPr>
            <w:r>
              <w:rPr>
                <w:sz w:val="17"/>
              </w:rPr>
              <w:t>X</w:t>
            </w:r>
          </w:p>
        </w:tc>
        <w:tc>
          <w:tcPr>
            <w:tcW w:w="823" w:type="dxa"/>
            <w:vAlign w:val="center"/>
          </w:tcPr>
          <w:p w14:paraId="44AD2F5E">
            <w:pPr>
              <w:spacing w:after="0"/>
              <w:rPr>
                <w:sz w:val="17"/>
              </w:rPr>
            </w:pPr>
            <w:r>
              <w:rPr>
                <w:sz w:val="17"/>
              </w:rPr>
              <w:t>X</w:t>
            </w:r>
          </w:p>
        </w:tc>
      </w:tr>
      <w:tr w14:paraId="7A89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381CE910">
            <w:pPr>
              <w:spacing w:after="0"/>
            </w:pPr>
            <w:r>
              <w:rPr>
                <w:sz w:val="17"/>
              </w:rPr>
              <w:t>问卷调查</w:t>
            </w:r>
          </w:p>
        </w:tc>
        <w:tc>
          <w:tcPr>
            <w:tcW w:w="1151" w:type="dxa"/>
            <w:vAlign w:val="center"/>
          </w:tcPr>
          <w:p w14:paraId="4DC375D8">
            <w:pPr>
              <w:spacing w:after="0"/>
            </w:pPr>
            <w:r>
              <w:rPr>
                <w:sz w:val="17"/>
              </w:rPr>
              <w:t>CAAT</w:t>
            </w:r>
          </w:p>
        </w:tc>
        <w:tc>
          <w:tcPr>
            <w:tcW w:w="820" w:type="dxa"/>
            <w:vAlign w:val="center"/>
          </w:tcPr>
          <w:p w14:paraId="47FF710E">
            <w:pPr>
              <w:spacing w:after="0"/>
            </w:pPr>
            <w:r>
              <w:rPr>
                <w:sz w:val="17"/>
              </w:rPr>
              <w:t>-</w:t>
            </w:r>
          </w:p>
        </w:tc>
        <w:tc>
          <w:tcPr>
            <w:tcW w:w="818" w:type="dxa"/>
            <w:vAlign w:val="center"/>
          </w:tcPr>
          <w:p w14:paraId="7C3663A6">
            <w:pPr>
              <w:spacing w:after="0"/>
            </w:pPr>
            <w:r>
              <w:rPr>
                <w:sz w:val="17"/>
              </w:rPr>
              <w:t>X</w:t>
            </w:r>
          </w:p>
        </w:tc>
        <w:tc>
          <w:tcPr>
            <w:tcW w:w="827" w:type="dxa"/>
            <w:vAlign w:val="center"/>
          </w:tcPr>
          <w:p w14:paraId="439D1880">
            <w:pPr>
              <w:spacing w:after="0"/>
            </w:pPr>
            <w:r>
              <w:rPr>
                <w:sz w:val="17"/>
              </w:rPr>
              <w:t>-</w:t>
            </w:r>
          </w:p>
        </w:tc>
        <w:tc>
          <w:tcPr>
            <w:tcW w:w="827" w:type="dxa"/>
            <w:vAlign w:val="center"/>
          </w:tcPr>
          <w:p w14:paraId="08B98B2F">
            <w:pPr>
              <w:spacing w:after="0"/>
            </w:pPr>
            <w:r>
              <w:rPr>
                <w:sz w:val="17"/>
              </w:rPr>
              <w:t>X</w:t>
            </w:r>
          </w:p>
        </w:tc>
        <w:tc>
          <w:tcPr>
            <w:tcW w:w="827" w:type="dxa"/>
            <w:vAlign w:val="center"/>
          </w:tcPr>
          <w:p w14:paraId="60E3C2B5">
            <w:pPr>
              <w:spacing w:after="0"/>
            </w:pPr>
            <w:r>
              <w:rPr>
                <w:sz w:val="17"/>
              </w:rPr>
              <w:t>X</w:t>
            </w:r>
          </w:p>
        </w:tc>
        <w:tc>
          <w:tcPr>
            <w:tcW w:w="827" w:type="dxa"/>
            <w:vAlign w:val="center"/>
          </w:tcPr>
          <w:p w14:paraId="29348393">
            <w:pPr>
              <w:spacing w:after="0"/>
            </w:pPr>
            <w:r>
              <w:rPr>
                <w:sz w:val="17"/>
              </w:rPr>
              <w:t>X</w:t>
            </w:r>
          </w:p>
        </w:tc>
        <w:tc>
          <w:tcPr>
            <w:tcW w:w="829" w:type="dxa"/>
            <w:vAlign w:val="center"/>
          </w:tcPr>
          <w:p w14:paraId="6961CAF8">
            <w:pPr>
              <w:spacing w:after="0"/>
            </w:pPr>
            <w:r>
              <w:rPr>
                <w:sz w:val="17"/>
              </w:rPr>
              <w:t>X</w:t>
            </w:r>
          </w:p>
        </w:tc>
        <w:tc>
          <w:tcPr>
            <w:tcW w:w="818" w:type="dxa"/>
            <w:vAlign w:val="center"/>
          </w:tcPr>
          <w:p w14:paraId="23789E8C">
            <w:pPr>
              <w:spacing w:after="0"/>
            </w:pPr>
            <w:r>
              <w:rPr>
                <w:sz w:val="17"/>
              </w:rPr>
              <w:t>X</w:t>
            </w:r>
          </w:p>
        </w:tc>
        <w:tc>
          <w:tcPr>
            <w:tcW w:w="823" w:type="dxa"/>
            <w:vAlign w:val="center"/>
          </w:tcPr>
          <w:p w14:paraId="184C19F6">
            <w:pPr>
              <w:spacing w:after="0"/>
            </w:pPr>
            <w:r>
              <w:rPr>
                <w:sz w:val="17"/>
              </w:rPr>
              <w:t>X</w:t>
            </w:r>
          </w:p>
        </w:tc>
        <w:tc>
          <w:tcPr>
            <w:tcW w:w="823" w:type="dxa"/>
            <w:vAlign w:val="center"/>
          </w:tcPr>
          <w:p w14:paraId="7E335DC0">
            <w:pPr>
              <w:spacing w:after="0"/>
            </w:pPr>
            <w:r>
              <w:rPr>
                <w:sz w:val="17"/>
              </w:rPr>
              <w:t>X</w:t>
            </w:r>
          </w:p>
        </w:tc>
        <w:tc>
          <w:tcPr>
            <w:tcW w:w="823" w:type="dxa"/>
            <w:vAlign w:val="center"/>
          </w:tcPr>
          <w:p w14:paraId="6A225EB6">
            <w:pPr>
              <w:spacing w:after="0"/>
            </w:pPr>
            <w:r>
              <w:rPr>
                <w:sz w:val="17"/>
              </w:rPr>
              <w:t>-</w:t>
            </w:r>
          </w:p>
        </w:tc>
        <w:tc>
          <w:tcPr>
            <w:tcW w:w="823" w:type="dxa"/>
            <w:vAlign w:val="center"/>
          </w:tcPr>
          <w:p w14:paraId="0773F97B">
            <w:pPr>
              <w:spacing w:after="0"/>
            </w:pPr>
            <w:r>
              <w:rPr>
                <w:sz w:val="17"/>
              </w:rPr>
              <w:t>X</w:t>
            </w:r>
          </w:p>
        </w:tc>
        <w:tc>
          <w:tcPr>
            <w:tcW w:w="823" w:type="dxa"/>
            <w:vAlign w:val="center"/>
          </w:tcPr>
          <w:p w14:paraId="36F76F92">
            <w:pPr>
              <w:spacing w:after="0"/>
            </w:pPr>
            <w:r>
              <w:rPr>
                <w:sz w:val="17"/>
              </w:rPr>
              <w:t>-</w:t>
            </w:r>
          </w:p>
        </w:tc>
        <w:tc>
          <w:tcPr>
            <w:tcW w:w="823" w:type="dxa"/>
            <w:vAlign w:val="center"/>
          </w:tcPr>
          <w:p w14:paraId="533219E3">
            <w:pPr>
              <w:spacing w:after="0"/>
            </w:pPr>
            <w:r>
              <w:rPr>
                <w:sz w:val="17"/>
              </w:rPr>
              <w:t>X</w:t>
            </w:r>
          </w:p>
        </w:tc>
        <w:tc>
          <w:tcPr>
            <w:tcW w:w="823" w:type="dxa"/>
            <w:vAlign w:val="center"/>
          </w:tcPr>
          <w:p w14:paraId="5AABF465">
            <w:pPr>
              <w:spacing w:after="0"/>
              <w:rPr>
                <w:sz w:val="17"/>
              </w:rPr>
            </w:pPr>
            <w:r>
              <w:rPr>
                <w:sz w:val="17"/>
              </w:rPr>
              <w:t>X</w:t>
            </w:r>
          </w:p>
        </w:tc>
      </w:tr>
      <w:tr w14:paraId="314A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454E0A8A">
            <w:pPr>
              <w:spacing w:after="0"/>
            </w:pPr>
            <w:r>
              <w:rPr>
                <w:sz w:val="17"/>
              </w:rPr>
              <w:t>问卷调查</w:t>
            </w:r>
          </w:p>
        </w:tc>
        <w:tc>
          <w:tcPr>
            <w:tcW w:w="1151" w:type="dxa"/>
            <w:vAlign w:val="center"/>
          </w:tcPr>
          <w:p w14:paraId="795CCCBE">
            <w:pPr>
              <w:spacing w:after="0"/>
            </w:pPr>
            <w:r>
              <w:rPr>
                <w:sz w:val="17"/>
              </w:rPr>
              <w:t>PRO-CTCAE®</w:t>
            </w:r>
          </w:p>
        </w:tc>
        <w:tc>
          <w:tcPr>
            <w:tcW w:w="820" w:type="dxa"/>
            <w:vAlign w:val="center"/>
          </w:tcPr>
          <w:p w14:paraId="1455253D">
            <w:pPr>
              <w:spacing w:after="0"/>
            </w:pPr>
            <w:r>
              <w:rPr>
                <w:sz w:val="17"/>
              </w:rPr>
              <w:t>X</w:t>
            </w:r>
          </w:p>
        </w:tc>
        <w:tc>
          <w:tcPr>
            <w:tcW w:w="818" w:type="dxa"/>
            <w:vAlign w:val="center"/>
          </w:tcPr>
          <w:p w14:paraId="0CDA33B3">
            <w:pPr>
              <w:spacing w:after="0"/>
            </w:pPr>
            <w:r>
              <w:rPr>
                <w:sz w:val="17"/>
              </w:rPr>
              <w:t>X</w:t>
            </w:r>
          </w:p>
        </w:tc>
        <w:tc>
          <w:tcPr>
            <w:tcW w:w="827" w:type="dxa"/>
            <w:vAlign w:val="center"/>
          </w:tcPr>
          <w:p w14:paraId="65829D08">
            <w:pPr>
              <w:spacing w:after="0"/>
            </w:pPr>
            <w:r>
              <w:rPr>
                <w:sz w:val="17"/>
              </w:rPr>
              <w:t>X</w:t>
            </w:r>
          </w:p>
        </w:tc>
        <w:tc>
          <w:tcPr>
            <w:tcW w:w="827" w:type="dxa"/>
            <w:vAlign w:val="center"/>
          </w:tcPr>
          <w:p w14:paraId="74328A6B">
            <w:pPr>
              <w:spacing w:after="0"/>
            </w:pPr>
            <w:r>
              <w:rPr>
                <w:sz w:val="17"/>
              </w:rPr>
              <w:t>X</w:t>
            </w:r>
          </w:p>
        </w:tc>
        <w:tc>
          <w:tcPr>
            <w:tcW w:w="827" w:type="dxa"/>
            <w:vAlign w:val="center"/>
          </w:tcPr>
          <w:p w14:paraId="4B0356BC">
            <w:pPr>
              <w:spacing w:after="0"/>
            </w:pPr>
            <w:r>
              <w:rPr>
                <w:sz w:val="17"/>
              </w:rPr>
              <w:t>X</w:t>
            </w:r>
          </w:p>
        </w:tc>
        <w:tc>
          <w:tcPr>
            <w:tcW w:w="827" w:type="dxa"/>
            <w:vAlign w:val="center"/>
          </w:tcPr>
          <w:p w14:paraId="4EFFC5BA">
            <w:pPr>
              <w:spacing w:after="0"/>
            </w:pPr>
            <w:r>
              <w:rPr>
                <w:sz w:val="17"/>
              </w:rPr>
              <w:t>X</w:t>
            </w:r>
          </w:p>
        </w:tc>
        <w:tc>
          <w:tcPr>
            <w:tcW w:w="829" w:type="dxa"/>
            <w:vAlign w:val="center"/>
          </w:tcPr>
          <w:p w14:paraId="130E851E">
            <w:pPr>
              <w:spacing w:after="0"/>
            </w:pPr>
            <w:r>
              <w:rPr>
                <w:sz w:val="17"/>
              </w:rPr>
              <w:t>X</w:t>
            </w:r>
          </w:p>
        </w:tc>
        <w:tc>
          <w:tcPr>
            <w:tcW w:w="818" w:type="dxa"/>
            <w:vAlign w:val="center"/>
          </w:tcPr>
          <w:p w14:paraId="33FF77BB">
            <w:pPr>
              <w:spacing w:after="0"/>
            </w:pPr>
            <w:r>
              <w:rPr>
                <w:sz w:val="17"/>
              </w:rPr>
              <w:t>X</w:t>
            </w:r>
          </w:p>
        </w:tc>
        <w:tc>
          <w:tcPr>
            <w:tcW w:w="823" w:type="dxa"/>
            <w:vAlign w:val="center"/>
          </w:tcPr>
          <w:p w14:paraId="30CAA0B4">
            <w:pPr>
              <w:spacing w:after="0"/>
            </w:pPr>
            <w:r>
              <w:rPr>
                <w:sz w:val="17"/>
              </w:rPr>
              <w:t>X</w:t>
            </w:r>
          </w:p>
        </w:tc>
        <w:tc>
          <w:tcPr>
            <w:tcW w:w="823" w:type="dxa"/>
            <w:vAlign w:val="center"/>
          </w:tcPr>
          <w:p w14:paraId="3F080E21">
            <w:pPr>
              <w:spacing w:after="0"/>
            </w:pPr>
            <w:r>
              <w:rPr>
                <w:sz w:val="17"/>
              </w:rPr>
              <w:t>X</w:t>
            </w:r>
          </w:p>
        </w:tc>
        <w:tc>
          <w:tcPr>
            <w:tcW w:w="823" w:type="dxa"/>
            <w:vAlign w:val="center"/>
          </w:tcPr>
          <w:p w14:paraId="3FDCA7BD">
            <w:pPr>
              <w:spacing w:after="0"/>
            </w:pPr>
            <w:r>
              <w:rPr>
                <w:sz w:val="17"/>
              </w:rPr>
              <w:t>X</w:t>
            </w:r>
          </w:p>
        </w:tc>
        <w:tc>
          <w:tcPr>
            <w:tcW w:w="823" w:type="dxa"/>
            <w:vAlign w:val="center"/>
          </w:tcPr>
          <w:p w14:paraId="2BFA7C04">
            <w:pPr>
              <w:spacing w:after="0"/>
            </w:pPr>
            <w:r>
              <w:rPr>
                <w:sz w:val="17"/>
              </w:rPr>
              <w:t>X</w:t>
            </w:r>
          </w:p>
        </w:tc>
        <w:tc>
          <w:tcPr>
            <w:tcW w:w="823" w:type="dxa"/>
            <w:vAlign w:val="center"/>
          </w:tcPr>
          <w:p w14:paraId="5518569A">
            <w:pPr>
              <w:spacing w:after="0"/>
            </w:pPr>
            <w:r>
              <w:rPr>
                <w:sz w:val="17"/>
              </w:rPr>
              <w:t>X</w:t>
            </w:r>
          </w:p>
        </w:tc>
        <w:tc>
          <w:tcPr>
            <w:tcW w:w="823" w:type="dxa"/>
            <w:vAlign w:val="center"/>
          </w:tcPr>
          <w:p w14:paraId="294055E8">
            <w:pPr>
              <w:spacing w:after="0"/>
            </w:pPr>
            <w:r>
              <w:rPr>
                <w:sz w:val="17"/>
              </w:rPr>
              <w:t>X</w:t>
            </w:r>
          </w:p>
        </w:tc>
        <w:tc>
          <w:tcPr>
            <w:tcW w:w="823" w:type="dxa"/>
            <w:vAlign w:val="center"/>
          </w:tcPr>
          <w:p w14:paraId="0DD4C043">
            <w:pPr>
              <w:spacing w:after="0"/>
              <w:rPr>
                <w:sz w:val="17"/>
              </w:rPr>
            </w:pPr>
            <w:r>
              <w:rPr>
                <w:sz w:val="17"/>
              </w:rPr>
              <w:t>X</w:t>
            </w:r>
          </w:p>
        </w:tc>
      </w:tr>
    </w:tbl>
    <w:p w14:paraId="429300D4">
      <w:pPr>
        <w:rPr>
          <w:del w:id="374" w:author="任坦坦" w:date="2026-03-20T12:18:44Z"/>
          <w:rFonts w:hint="default" w:eastAsia="宋体"/>
          <w:lang w:val="en-US" w:eastAsia="zh-CN"/>
        </w:rPr>
      </w:pPr>
      <w:r>
        <w:rPr>
          <w:rFonts w:hint="eastAsia"/>
          <w:lang w:val="en-US" w:eastAsia="zh-CN"/>
        </w:rPr>
        <w:t xml:space="preserve">    </w:t>
      </w:r>
      <w:del w:id="375" w:author="任坦坦" w:date="2026-03-20T12:18:43Z">
        <w:r>
          <w:rPr>
            <w:rFonts w:hint="eastAsia"/>
            <w:sz w:val="17"/>
          </w:rPr>
          <w:delText>每次访视均评估结局相关事件与状态；治疗失败、死亡、失访等一经满足定义即当时判定；治愈/治疗完成/治疗成功及复发相关结局按方案预设时间窗统一判定</w:delText>
        </w:r>
      </w:del>
    </w:p>
    <w:p w14:paraId="5E3B148A">
      <w:pPr>
        <w:widowControl/>
        <w:ind w:firstLineChars="200"/>
        <w:rPr>
          <w:color w:val="000000" w:themeColor="text1"/>
          <w:rPrChange w:id="377" w:author="任坦坦" w:date="2026-03-20T10:08:18Z">
            <w:rPr/>
          </w:rPrChange>
          <w14:textFill>
            <w14:solidFill>
              <w14:schemeClr w14:val="tx1"/>
            </w14:solidFill>
          </w14:textFill>
        </w:rPr>
        <w:pPrChange w:id="376" w:author="任坦坦" w:date="2026-03-20T12:18:44Z">
          <w:pPr>
            <w:pStyle w:val="3"/>
            <w:widowControl/>
            <w:ind w:firstLine="562" w:firstLineChars="200"/>
          </w:pPr>
        </w:pPrChange>
      </w:pPr>
      <w:ins w:id="378" w:author="任坦坦" w:date="2026-03-20T10:09:00Z">
        <w:r>
          <w:rPr>
            <w:rFonts w:hint="eastAsia" w:eastAsia="宋体"/>
            <w:color w:val="000000" w:themeColor="text1"/>
            <w:lang w:val="en-US" w:eastAsia="zh-CN"/>
            <w14:textFill>
              <w14:solidFill>
                <w14:schemeClr w14:val="tx1"/>
              </w14:solidFill>
            </w14:textFill>
          </w:rPr>
          <w:t>表</w:t>
        </w:r>
      </w:ins>
      <w:ins w:id="379" w:author="任坦坦" w:date="2026-03-20T10:09:01Z">
        <w:r>
          <w:rPr>
            <w:rFonts w:hint="eastAsia" w:eastAsia="宋体"/>
            <w:color w:val="000000" w:themeColor="text1"/>
            <w:lang w:val="en-US" w:eastAsia="zh-CN"/>
            <w14:textFill>
              <w14:solidFill>
                <w14:schemeClr w14:val="tx1"/>
              </w14:solidFill>
            </w14:textFill>
          </w:rPr>
          <w:t xml:space="preserve">5.2 </w:t>
        </w:r>
      </w:ins>
      <w:r>
        <w:rPr>
          <w:color w:val="000000" w:themeColor="text1"/>
          <w:rPrChange w:id="380" w:author="任坦坦" w:date="2026-03-20T10:08:18Z">
            <w:rPr/>
          </w:rPrChange>
          <w14:textFill>
            <w14:solidFill>
              <w14:schemeClr w14:val="tx1"/>
            </w14:solidFill>
          </w14:textFill>
        </w:rPr>
        <w:t>6个月方案随访卡（EOT=W24；总观察期30个月）</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3"/>
        <w:gridCol w:w="1006"/>
        <w:gridCol w:w="398"/>
        <w:gridCol w:w="374"/>
        <w:gridCol w:w="579"/>
        <w:gridCol w:w="579"/>
        <w:gridCol w:w="579"/>
        <w:gridCol w:w="579"/>
        <w:gridCol w:w="648"/>
        <w:gridCol w:w="648"/>
        <w:gridCol w:w="648"/>
        <w:gridCol w:w="374"/>
        <w:gridCol w:w="443"/>
        <w:gridCol w:w="443"/>
        <w:gridCol w:w="443"/>
        <w:gridCol w:w="443"/>
        <w:gridCol w:w="443"/>
        <w:gridCol w:w="443"/>
        <w:gridCol w:w="429"/>
      </w:tblGrid>
      <w:tr w14:paraId="1100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6BD88E3D">
            <w:pPr>
              <w:spacing w:after="0"/>
            </w:pPr>
            <w:r>
              <w:rPr>
                <w:sz w:val="17"/>
              </w:rPr>
              <w:t>类别</w:t>
            </w:r>
          </w:p>
        </w:tc>
        <w:tc>
          <w:tcPr>
            <w:tcW w:w="401" w:type="pct"/>
            <w:vAlign w:val="center"/>
          </w:tcPr>
          <w:p w14:paraId="0C48F8EE">
            <w:pPr>
              <w:spacing w:after="0"/>
            </w:pPr>
            <w:r>
              <w:rPr>
                <w:sz w:val="17"/>
              </w:rPr>
              <w:t>评估项目</w:t>
            </w:r>
          </w:p>
        </w:tc>
        <w:tc>
          <w:tcPr>
            <w:tcW w:w="242" w:type="pct"/>
            <w:vAlign w:val="center"/>
          </w:tcPr>
          <w:p w14:paraId="5B36F30F">
            <w:pPr>
              <w:spacing w:after="0"/>
            </w:pPr>
            <w:r>
              <w:rPr>
                <w:sz w:val="17"/>
              </w:rPr>
              <w:t>V0</w:t>
            </w:r>
            <w:r>
              <w:rPr>
                <w:sz w:val="17"/>
              </w:rPr>
              <w:br w:type="textWrapping"/>
            </w:r>
            <w:r>
              <w:rPr>
                <w:sz w:val="17"/>
              </w:rPr>
              <w:t>筛选</w:t>
            </w:r>
            <w:r>
              <w:rPr>
                <w:sz w:val="17"/>
              </w:rPr>
              <w:br w:type="textWrapping"/>
            </w:r>
            <w:r>
              <w:rPr>
                <w:sz w:val="17"/>
              </w:rPr>
              <w:t>D-7~-1</w:t>
            </w:r>
          </w:p>
        </w:tc>
        <w:tc>
          <w:tcPr>
            <w:tcW w:w="239" w:type="pct"/>
            <w:vAlign w:val="center"/>
          </w:tcPr>
          <w:p w14:paraId="51B59D3F">
            <w:pPr>
              <w:spacing w:after="0"/>
            </w:pPr>
            <w:r>
              <w:rPr>
                <w:sz w:val="17"/>
              </w:rPr>
              <w:t>V1</w:t>
            </w:r>
            <w:r>
              <w:rPr>
                <w:sz w:val="17"/>
              </w:rPr>
              <w:br w:type="textWrapping"/>
            </w:r>
            <w:r>
              <w:rPr>
                <w:sz w:val="17"/>
              </w:rPr>
              <w:t>基线</w:t>
            </w:r>
            <w:r>
              <w:rPr>
                <w:sz w:val="17"/>
              </w:rPr>
              <w:br w:type="textWrapping"/>
            </w:r>
            <w:r>
              <w:rPr>
                <w:sz w:val="17"/>
              </w:rPr>
              <w:t>D0</w:t>
            </w:r>
          </w:p>
        </w:tc>
        <w:tc>
          <w:tcPr>
            <w:tcW w:w="257" w:type="pct"/>
            <w:vAlign w:val="center"/>
          </w:tcPr>
          <w:p w14:paraId="50808043">
            <w:pPr>
              <w:spacing w:after="0"/>
            </w:pPr>
            <w:r>
              <w:rPr>
                <w:sz w:val="17"/>
              </w:rPr>
              <w:t>W2</w:t>
            </w:r>
            <w:r>
              <w:rPr>
                <w:sz w:val="17"/>
              </w:rPr>
              <w:br w:type="textWrapping"/>
            </w:r>
            <w:r>
              <w:rPr>
                <w:sz w:val="17"/>
              </w:rPr>
              <w:t>D14±3</w:t>
            </w:r>
          </w:p>
        </w:tc>
        <w:tc>
          <w:tcPr>
            <w:tcW w:w="257" w:type="pct"/>
            <w:vAlign w:val="center"/>
          </w:tcPr>
          <w:p w14:paraId="463BCF5F">
            <w:pPr>
              <w:spacing w:after="0"/>
            </w:pPr>
            <w:r>
              <w:rPr>
                <w:sz w:val="17"/>
              </w:rPr>
              <w:t>W4</w:t>
            </w:r>
            <w:r>
              <w:rPr>
                <w:sz w:val="17"/>
              </w:rPr>
              <w:br w:type="textWrapping"/>
            </w:r>
            <w:r>
              <w:rPr>
                <w:sz w:val="17"/>
              </w:rPr>
              <w:t>D28±3</w:t>
            </w:r>
          </w:p>
        </w:tc>
        <w:tc>
          <w:tcPr>
            <w:tcW w:w="257" w:type="pct"/>
            <w:vAlign w:val="center"/>
          </w:tcPr>
          <w:p w14:paraId="061E4D5A">
            <w:pPr>
              <w:spacing w:after="0"/>
            </w:pPr>
            <w:r>
              <w:rPr>
                <w:sz w:val="17"/>
              </w:rPr>
              <w:t>W8</w:t>
            </w:r>
            <w:r>
              <w:rPr>
                <w:sz w:val="17"/>
              </w:rPr>
              <w:br w:type="textWrapping"/>
            </w:r>
            <w:r>
              <w:rPr>
                <w:sz w:val="17"/>
              </w:rPr>
              <w:t>D56±3</w:t>
            </w:r>
          </w:p>
        </w:tc>
        <w:tc>
          <w:tcPr>
            <w:tcW w:w="257" w:type="pct"/>
            <w:vAlign w:val="center"/>
          </w:tcPr>
          <w:p w14:paraId="3E44BAB2">
            <w:pPr>
              <w:spacing w:after="0"/>
            </w:pPr>
            <w:r>
              <w:rPr>
                <w:sz w:val="17"/>
              </w:rPr>
              <w:t>W12</w:t>
            </w:r>
            <w:r>
              <w:rPr>
                <w:sz w:val="17"/>
              </w:rPr>
              <w:br w:type="textWrapping"/>
            </w:r>
            <w:r>
              <w:rPr>
                <w:sz w:val="17"/>
              </w:rPr>
              <w:t>D84±7</w:t>
            </w:r>
          </w:p>
        </w:tc>
        <w:tc>
          <w:tcPr>
            <w:tcW w:w="283" w:type="pct"/>
            <w:vAlign w:val="center"/>
          </w:tcPr>
          <w:p w14:paraId="2850525B">
            <w:pPr>
              <w:spacing w:after="0"/>
            </w:pPr>
            <w:r>
              <w:rPr>
                <w:sz w:val="17"/>
              </w:rPr>
              <w:t>W16</w:t>
            </w:r>
            <w:r>
              <w:rPr>
                <w:sz w:val="17"/>
              </w:rPr>
              <w:br w:type="textWrapping"/>
            </w:r>
            <w:r>
              <w:rPr>
                <w:sz w:val="17"/>
              </w:rPr>
              <w:t>D112±7</w:t>
            </w:r>
          </w:p>
        </w:tc>
        <w:tc>
          <w:tcPr>
            <w:tcW w:w="283" w:type="pct"/>
            <w:vAlign w:val="center"/>
          </w:tcPr>
          <w:p w14:paraId="1C78670A">
            <w:pPr>
              <w:spacing w:after="0"/>
            </w:pPr>
            <w:r>
              <w:rPr>
                <w:sz w:val="17"/>
              </w:rPr>
              <w:t>W20</w:t>
            </w:r>
            <w:r>
              <w:rPr>
                <w:sz w:val="17"/>
              </w:rPr>
              <w:br w:type="textWrapping"/>
            </w:r>
            <w:r>
              <w:rPr>
                <w:sz w:val="17"/>
              </w:rPr>
              <w:t>D140±7</w:t>
            </w:r>
          </w:p>
        </w:tc>
        <w:tc>
          <w:tcPr>
            <w:tcW w:w="283" w:type="pct"/>
            <w:vAlign w:val="center"/>
          </w:tcPr>
          <w:p w14:paraId="13421A88">
            <w:pPr>
              <w:spacing w:after="0"/>
            </w:pPr>
            <w:r>
              <w:rPr>
                <w:sz w:val="17"/>
              </w:rPr>
              <w:t>W24</w:t>
            </w:r>
            <w:r>
              <w:rPr>
                <w:sz w:val="17"/>
              </w:rPr>
              <w:br w:type="textWrapping"/>
            </w:r>
            <w:r>
              <w:rPr>
                <w:sz w:val="17"/>
              </w:rPr>
              <w:t>D168±7</w:t>
            </w:r>
            <w:r>
              <w:rPr>
                <w:sz w:val="17"/>
              </w:rPr>
              <w:br w:type="textWrapping"/>
            </w:r>
            <w:r>
              <w:rPr>
                <w:sz w:val="17"/>
              </w:rPr>
              <w:t>EOT-6m</w:t>
            </w:r>
          </w:p>
        </w:tc>
        <w:tc>
          <w:tcPr>
            <w:tcW w:w="239" w:type="pct"/>
            <w:vAlign w:val="center"/>
          </w:tcPr>
          <w:p w14:paraId="586E036C">
            <w:pPr>
              <w:spacing w:after="0"/>
            </w:pPr>
            <w:r>
              <w:rPr>
                <w:sz w:val="17"/>
              </w:rPr>
              <w:t>ET</w:t>
            </w:r>
            <w:r>
              <w:rPr>
                <w:sz w:val="17"/>
              </w:rPr>
              <w:br w:type="textWrapping"/>
            </w:r>
            <w:r>
              <w:rPr>
                <w:sz w:val="17"/>
              </w:rPr>
              <w:t>任意</w:t>
            </w:r>
          </w:p>
        </w:tc>
        <w:tc>
          <w:tcPr>
            <w:tcW w:w="249" w:type="pct"/>
            <w:vAlign w:val="center"/>
          </w:tcPr>
          <w:p w14:paraId="37082FD0">
            <w:pPr>
              <w:spacing w:after="0"/>
            </w:pPr>
            <w:r>
              <w:rPr>
                <w:sz w:val="17"/>
              </w:rPr>
              <w:t>FV2</w:t>
            </w:r>
            <w:r>
              <w:rPr>
                <w:sz w:val="17"/>
              </w:rPr>
              <w:br w:type="textWrapping"/>
            </w:r>
            <w:r>
              <w:rPr>
                <w:sz w:val="17"/>
              </w:rPr>
              <w:t>+3月</w:t>
            </w:r>
            <w:r>
              <w:rPr>
                <w:sz w:val="17"/>
              </w:rPr>
              <w:br w:type="textWrapping"/>
            </w:r>
            <w:r>
              <w:rPr>
                <w:sz w:val="17"/>
              </w:rPr>
              <w:t>±14</w:t>
            </w:r>
          </w:p>
        </w:tc>
        <w:tc>
          <w:tcPr>
            <w:tcW w:w="249" w:type="pct"/>
            <w:vAlign w:val="center"/>
          </w:tcPr>
          <w:p w14:paraId="35E8CA74">
            <w:pPr>
              <w:spacing w:after="0"/>
            </w:pPr>
            <w:r>
              <w:rPr>
                <w:sz w:val="17"/>
              </w:rPr>
              <w:t>FV3</w:t>
            </w:r>
            <w:r>
              <w:rPr>
                <w:sz w:val="17"/>
              </w:rPr>
              <w:br w:type="textWrapping"/>
            </w:r>
            <w:r>
              <w:rPr>
                <w:sz w:val="17"/>
              </w:rPr>
              <w:t>+6月</w:t>
            </w:r>
            <w:r>
              <w:rPr>
                <w:sz w:val="17"/>
              </w:rPr>
              <w:br w:type="textWrapping"/>
            </w:r>
            <w:r>
              <w:rPr>
                <w:sz w:val="17"/>
              </w:rPr>
              <w:t>±14</w:t>
            </w:r>
          </w:p>
        </w:tc>
        <w:tc>
          <w:tcPr>
            <w:tcW w:w="249" w:type="pct"/>
            <w:vAlign w:val="center"/>
          </w:tcPr>
          <w:p w14:paraId="07D4766C">
            <w:pPr>
              <w:spacing w:after="0"/>
            </w:pPr>
            <w:r>
              <w:rPr>
                <w:sz w:val="17"/>
              </w:rPr>
              <w:t>FV4</w:t>
            </w:r>
            <w:r>
              <w:rPr>
                <w:sz w:val="17"/>
              </w:rPr>
              <w:br w:type="textWrapping"/>
            </w:r>
            <w:r>
              <w:rPr>
                <w:sz w:val="17"/>
              </w:rPr>
              <w:t>+9月</w:t>
            </w:r>
            <w:r>
              <w:rPr>
                <w:sz w:val="17"/>
              </w:rPr>
              <w:br w:type="textWrapping"/>
            </w:r>
            <w:r>
              <w:rPr>
                <w:sz w:val="17"/>
              </w:rPr>
              <w:t>±14</w:t>
            </w:r>
          </w:p>
        </w:tc>
        <w:tc>
          <w:tcPr>
            <w:tcW w:w="249" w:type="pct"/>
            <w:vAlign w:val="center"/>
          </w:tcPr>
          <w:p w14:paraId="4704301D">
            <w:pPr>
              <w:spacing w:after="0"/>
            </w:pPr>
            <w:r>
              <w:rPr>
                <w:sz w:val="17"/>
              </w:rPr>
              <w:t>FV5</w:t>
            </w:r>
            <w:r>
              <w:rPr>
                <w:sz w:val="17"/>
              </w:rPr>
              <w:br w:type="textWrapping"/>
            </w:r>
            <w:r>
              <w:rPr>
                <w:sz w:val="17"/>
              </w:rPr>
              <w:t>+12月</w:t>
            </w:r>
            <w:r>
              <w:rPr>
                <w:sz w:val="17"/>
              </w:rPr>
              <w:br w:type="textWrapping"/>
            </w:r>
            <w:r>
              <w:rPr>
                <w:sz w:val="17"/>
              </w:rPr>
              <w:t>±14</w:t>
            </w:r>
          </w:p>
        </w:tc>
        <w:tc>
          <w:tcPr>
            <w:tcW w:w="249" w:type="pct"/>
            <w:vAlign w:val="center"/>
          </w:tcPr>
          <w:p w14:paraId="6F3828E6">
            <w:pPr>
              <w:spacing w:after="0"/>
            </w:pPr>
            <w:r>
              <w:rPr>
                <w:sz w:val="17"/>
              </w:rPr>
              <w:t>FV6</w:t>
            </w:r>
            <w:r>
              <w:rPr>
                <w:sz w:val="17"/>
              </w:rPr>
              <w:br w:type="textWrapping"/>
            </w:r>
            <w:r>
              <w:rPr>
                <w:sz w:val="17"/>
              </w:rPr>
              <w:t>+18月</w:t>
            </w:r>
            <w:r>
              <w:rPr>
                <w:sz w:val="17"/>
              </w:rPr>
              <w:br w:type="textWrapping"/>
            </w:r>
            <w:r>
              <w:rPr>
                <w:sz w:val="17"/>
              </w:rPr>
              <w:t>±14</w:t>
            </w:r>
          </w:p>
        </w:tc>
        <w:tc>
          <w:tcPr>
            <w:tcW w:w="249" w:type="pct"/>
            <w:vAlign w:val="center"/>
          </w:tcPr>
          <w:p w14:paraId="250A2531">
            <w:pPr>
              <w:spacing w:after="0"/>
            </w:pPr>
            <w:r>
              <w:rPr>
                <w:sz w:val="17"/>
              </w:rPr>
              <w:t>FV7</w:t>
            </w:r>
            <w:r>
              <w:rPr>
                <w:sz w:val="17"/>
              </w:rPr>
              <w:br w:type="textWrapping"/>
            </w:r>
            <w:r>
              <w:rPr>
                <w:sz w:val="17"/>
              </w:rPr>
              <w:t>+24月</w:t>
            </w:r>
            <w:r>
              <w:rPr>
                <w:sz w:val="17"/>
              </w:rPr>
              <w:br w:type="textWrapping"/>
            </w:r>
            <w:r>
              <w:rPr>
                <w:sz w:val="17"/>
              </w:rPr>
              <w:t>±14</w:t>
            </w:r>
          </w:p>
        </w:tc>
        <w:tc>
          <w:tcPr>
            <w:tcW w:w="249" w:type="pct"/>
            <w:vAlign w:val="center"/>
          </w:tcPr>
          <w:p w14:paraId="66E98982">
            <w:pPr>
              <w:spacing w:after="0"/>
              <w:rPr>
                <w:rFonts w:hint="eastAsia"/>
                <w:sz w:val="17"/>
                <w:lang w:val="en-US" w:eastAsia="zh-CN"/>
              </w:rPr>
            </w:pPr>
            <w:r>
              <w:rPr>
                <w:rFonts w:hint="eastAsia"/>
                <w:sz w:val="17"/>
                <w:lang w:val="en-US" w:eastAsia="zh-CN"/>
              </w:rPr>
              <w:t>R？</w:t>
            </w:r>
          </w:p>
          <w:p w14:paraId="0C36FE56">
            <w:pPr>
              <w:spacing w:after="0"/>
              <w:rPr>
                <w:sz w:val="17"/>
              </w:rPr>
            </w:pPr>
            <w:r>
              <w:rPr>
                <w:rFonts w:hint="eastAsia"/>
                <w:sz w:val="17"/>
                <w:lang w:val="en-US" w:eastAsia="zh-CN"/>
              </w:rPr>
              <w:t>疑似复发</w:t>
            </w:r>
          </w:p>
        </w:tc>
      </w:tr>
      <w:tr w14:paraId="4CCD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5588CD29">
            <w:pPr>
              <w:spacing w:after="0"/>
            </w:pPr>
            <w:r>
              <w:rPr>
                <w:sz w:val="17"/>
              </w:rPr>
              <w:t>管理/入组</w:t>
            </w:r>
          </w:p>
        </w:tc>
        <w:tc>
          <w:tcPr>
            <w:tcW w:w="401" w:type="pct"/>
            <w:vAlign w:val="center"/>
          </w:tcPr>
          <w:p w14:paraId="30E9A998">
            <w:pPr>
              <w:spacing w:after="0"/>
            </w:pPr>
            <w:r>
              <w:rPr>
                <w:sz w:val="17"/>
              </w:rPr>
              <w:t>书面知情同意</w:t>
            </w:r>
          </w:p>
        </w:tc>
        <w:tc>
          <w:tcPr>
            <w:tcW w:w="242" w:type="pct"/>
            <w:vAlign w:val="center"/>
          </w:tcPr>
          <w:p w14:paraId="335CB943">
            <w:pPr>
              <w:spacing w:after="0"/>
            </w:pPr>
            <w:r>
              <w:rPr>
                <w:sz w:val="17"/>
              </w:rPr>
              <w:t>X</w:t>
            </w:r>
          </w:p>
        </w:tc>
        <w:tc>
          <w:tcPr>
            <w:tcW w:w="239" w:type="pct"/>
            <w:vAlign w:val="center"/>
          </w:tcPr>
          <w:p w14:paraId="287D9556">
            <w:pPr>
              <w:spacing w:after="0"/>
            </w:pPr>
            <w:r>
              <w:rPr>
                <w:sz w:val="17"/>
              </w:rPr>
              <w:t>-</w:t>
            </w:r>
          </w:p>
        </w:tc>
        <w:tc>
          <w:tcPr>
            <w:tcW w:w="257" w:type="pct"/>
            <w:vAlign w:val="center"/>
          </w:tcPr>
          <w:p w14:paraId="39497F84">
            <w:pPr>
              <w:spacing w:after="0"/>
            </w:pPr>
            <w:r>
              <w:rPr>
                <w:sz w:val="17"/>
              </w:rPr>
              <w:t>-</w:t>
            </w:r>
          </w:p>
        </w:tc>
        <w:tc>
          <w:tcPr>
            <w:tcW w:w="257" w:type="pct"/>
            <w:vAlign w:val="center"/>
          </w:tcPr>
          <w:p w14:paraId="4CDB7AFB">
            <w:pPr>
              <w:spacing w:after="0"/>
            </w:pPr>
            <w:r>
              <w:rPr>
                <w:sz w:val="17"/>
              </w:rPr>
              <w:t>-</w:t>
            </w:r>
          </w:p>
        </w:tc>
        <w:tc>
          <w:tcPr>
            <w:tcW w:w="257" w:type="pct"/>
            <w:vAlign w:val="center"/>
          </w:tcPr>
          <w:p w14:paraId="3FD80DF7">
            <w:pPr>
              <w:spacing w:after="0"/>
            </w:pPr>
            <w:r>
              <w:rPr>
                <w:sz w:val="17"/>
              </w:rPr>
              <w:t>-</w:t>
            </w:r>
          </w:p>
        </w:tc>
        <w:tc>
          <w:tcPr>
            <w:tcW w:w="257" w:type="pct"/>
            <w:vAlign w:val="center"/>
          </w:tcPr>
          <w:p w14:paraId="06C2D26D">
            <w:pPr>
              <w:spacing w:after="0"/>
            </w:pPr>
            <w:r>
              <w:rPr>
                <w:sz w:val="17"/>
              </w:rPr>
              <w:t>-</w:t>
            </w:r>
          </w:p>
        </w:tc>
        <w:tc>
          <w:tcPr>
            <w:tcW w:w="283" w:type="pct"/>
            <w:vAlign w:val="center"/>
          </w:tcPr>
          <w:p w14:paraId="715D4940">
            <w:pPr>
              <w:spacing w:after="0"/>
            </w:pPr>
            <w:r>
              <w:rPr>
                <w:sz w:val="17"/>
              </w:rPr>
              <w:t>-</w:t>
            </w:r>
          </w:p>
        </w:tc>
        <w:tc>
          <w:tcPr>
            <w:tcW w:w="283" w:type="pct"/>
            <w:vAlign w:val="center"/>
          </w:tcPr>
          <w:p w14:paraId="27003633">
            <w:pPr>
              <w:spacing w:after="0"/>
            </w:pPr>
            <w:r>
              <w:rPr>
                <w:sz w:val="17"/>
              </w:rPr>
              <w:t>-</w:t>
            </w:r>
          </w:p>
        </w:tc>
        <w:tc>
          <w:tcPr>
            <w:tcW w:w="283" w:type="pct"/>
            <w:vAlign w:val="center"/>
          </w:tcPr>
          <w:p w14:paraId="06F38142">
            <w:pPr>
              <w:spacing w:after="0"/>
            </w:pPr>
            <w:r>
              <w:rPr>
                <w:sz w:val="17"/>
              </w:rPr>
              <w:t>-</w:t>
            </w:r>
          </w:p>
        </w:tc>
        <w:tc>
          <w:tcPr>
            <w:tcW w:w="239" w:type="pct"/>
            <w:vAlign w:val="center"/>
          </w:tcPr>
          <w:p w14:paraId="56CA219E">
            <w:pPr>
              <w:spacing w:after="0"/>
            </w:pPr>
            <w:r>
              <w:rPr>
                <w:sz w:val="17"/>
              </w:rPr>
              <w:t>-</w:t>
            </w:r>
          </w:p>
        </w:tc>
        <w:tc>
          <w:tcPr>
            <w:tcW w:w="249" w:type="pct"/>
            <w:vAlign w:val="center"/>
          </w:tcPr>
          <w:p w14:paraId="204D3778">
            <w:pPr>
              <w:spacing w:after="0"/>
            </w:pPr>
            <w:r>
              <w:rPr>
                <w:sz w:val="17"/>
              </w:rPr>
              <w:t>-</w:t>
            </w:r>
          </w:p>
        </w:tc>
        <w:tc>
          <w:tcPr>
            <w:tcW w:w="249" w:type="pct"/>
            <w:vAlign w:val="center"/>
          </w:tcPr>
          <w:p w14:paraId="0F0E2F51">
            <w:pPr>
              <w:spacing w:after="0"/>
            </w:pPr>
            <w:r>
              <w:rPr>
                <w:sz w:val="17"/>
              </w:rPr>
              <w:t>-</w:t>
            </w:r>
          </w:p>
        </w:tc>
        <w:tc>
          <w:tcPr>
            <w:tcW w:w="249" w:type="pct"/>
            <w:vAlign w:val="center"/>
          </w:tcPr>
          <w:p w14:paraId="49EAA7CA">
            <w:pPr>
              <w:spacing w:after="0"/>
            </w:pPr>
            <w:r>
              <w:rPr>
                <w:sz w:val="17"/>
              </w:rPr>
              <w:t>-</w:t>
            </w:r>
          </w:p>
        </w:tc>
        <w:tc>
          <w:tcPr>
            <w:tcW w:w="249" w:type="pct"/>
            <w:vAlign w:val="center"/>
          </w:tcPr>
          <w:p w14:paraId="0F644C7B">
            <w:pPr>
              <w:spacing w:after="0"/>
            </w:pPr>
            <w:r>
              <w:rPr>
                <w:sz w:val="17"/>
              </w:rPr>
              <w:t>-</w:t>
            </w:r>
          </w:p>
        </w:tc>
        <w:tc>
          <w:tcPr>
            <w:tcW w:w="249" w:type="pct"/>
            <w:vAlign w:val="center"/>
          </w:tcPr>
          <w:p w14:paraId="3A8B3C09">
            <w:pPr>
              <w:spacing w:after="0"/>
            </w:pPr>
            <w:r>
              <w:rPr>
                <w:sz w:val="17"/>
              </w:rPr>
              <w:t>-</w:t>
            </w:r>
          </w:p>
        </w:tc>
        <w:tc>
          <w:tcPr>
            <w:tcW w:w="249" w:type="pct"/>
            <w:vAlign w:val="center"/>
          </w:tcPr>
          <w:p w14:paraId="2C0140B7">
            <w:pPr>
              <w:spacing w:after="0"/>
            </w:pPr>
            <w:r>
              <w:rPr>
                <w:sz w:val="17"/>
              </w:rPr>
              <w:t>-</w:t>
            </w:r>
          </w:p>
        </w:tc>
        <w:tc>
          <w:tcPr>
            <w:tcW w:w="249" w:type="pct"/>
            <w:vAlign w:val="center"/>
          </w:tcPr>
          <w:p w14:paraId="1A41DACF">
            <w:pPr>
              <w:spacing w:after="0"/>
              <w:rPr>
                <w:sz w:val="17"/>
              </w:rPr>
            </w:pPr>
            <w:r>
              <w:rPr>
                <w:sz w:val="17"/>
              </w:rPr>
              <w:t>-</w:t>
            </w:r>
          </w:p>
        </w:tc>
      </w:tr>
      <w:tr w14:paraId="71A8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4E5B9E4">
            <w:pPr>
              <w:spacing w:after="0"/>
            </w:pPr>
            <w:r>
              <w:rPr>
                <w:sz w:val="17"/>
              </w:rPr>
              <w:t>管理/入组</w:t>
            </w:r>
          </w:p>
        </w:tc>
        <w:tc>
          <w:tcPr>
            <w:tcW w:w="401" w:type="pct"/>
            <w:vAlign w:val="center"/>
          </w:tcPr>
          <w:p w14:paraId="1733700B">
            <w:pPr>
              <w:spacing w:after="0"/>
            </w:pPr>
            <w:r>
              <w:rPr>
                <w:sz w:val="17"/>
              </w:rPr>
              <w:t>入排标准评估</w:t>
            </w:r>
          </w:p>
        </w:tc>
        <w:tc>
          <w:tcPr>
            <w:tcW w:w="242" w:type="pct"/>
            <w:vAlign w:val="center"/>
          </w:tcPr>
          <w:p w14:paraId="75C461DE">
            <w:pPr>
              <w:spacing w:after="0"/>
            </w:pPr>
            <w:r>
              <w:rPr>
                <w:sz w:val="17"/>
              </w:rPr>
              <w:t>X</w:t>
            </w:r>
          </w:p>
        </w:tc>
        <w:tc>
          <w:tcPr>
            <w:tcW w:w="239" w:type="pct"/>
            <w:vAlign w:val="center"/>
          </w:tcPr>
          <w:p w14:paraId="4AF76C11">
            <w:pPr>
              <w:spacing w:after="0"/>
            </w:pPr>
            <w:r>
              <w:rPr>
                <w:sz w:val="17"/>
              </w:rPr>
              <w:t>X</w:t>
            </w:r>
          </w:p>
        </w:tc>
        <w:tc>
          <w:tcPr>
            <w:tcW w:w="257" w:type="pct"/>
            <w:vAlign w:val="center"/>
          </w:tcPr>
          <w:p w14:paraId="4A963FE0">
            <w:pPr>
              <w:spacing w:after="0"/>
            </w:pPr>
            <w:r>
              <w:rPr>
                <w:sz w:val="17"/>
              </w:rPr>
              <w:t>-</w:t>
            </w:r>
          </w:p>
        </w:tc>
        <w:tc>
          <w:tcPr>
            <w:tcW w:w="257" w:type="pct"/>
            <w:vAlign w:val="center"/>
          </w:tcPr>
          <w:p w14:paraId="35F3CE02">
            <w:pPr>
              <w:spacing w:after="0"/>
            </w:pPr>
            <w:r>
              <w:rPr>
                <w:sz w:val="17"/>
              </w:rPr>
              <w:t>-</w:t>
            </w:r>
          </w:p>
        </w:tc>
        <w:tc>
          <w:tcPr>
            <w:tcW w:w="257" w:type="pct"/>
            <w:vAlign w:val="center"/>
          </w:tcPr>
          <w:p w14:paraId="7996481C">
            <w:pPr>
              <w:spacing w:after="0"/>
            </w:pPr>
            <w:r>
              <w:rPr>
                <w:sz w:val="17"/>
              </w:rPr>
              <w:t>-</w:t>
            </w:r>
          </w:p>
        </w:tc>
        <w:tc>
          <w:tcPr>
            <w:tcW w:w="257" w:type="pct"/>
            <w:vAlign w:val="center"/>
          </w:tcPr>
          <w:p w14:paraId="0C31140A">
            <w:pPr>
              <w:spacing w:after="0"/>
            </w:pPr>
            <w:r>
              <w:rPr>
                <w:sz w:val="17"/>
              </w:rPr>
              <w:t>-</w:t>
            </w:r>
          </w:p>
        </w:tc>
        <w:tc>
          <w:tcPr>
            <w:tcW w:w="283" w:type="pct"/>
            <w:vAlign w:val="center"/>
          </w:tcPr>
          <w:p w14:paraId="1C3839F7">
            <w:pPr>
              <w:spacing w:after="0"/>
            </w:pPr>
            <w:r>
              <w:rPr>
                <w:sz w:val="17"/>
              </w:rPr>
              <w:t>-</w:t>
            </w:r>
          </w:p>
        </w:tc>
        <w:tc>
          <w:tcPr>
            <w:tcW w:w="283" w:type="pct"/>
            <w:vAlign w:val="center"/>
          </w:tcPr>
          <w:p w14:paraId="49361A75">
            <w:pPr>
              <w:spacing w:after="0"/>
            </w:pPr>
            <w:r>
              <w:rPr>
                <w:sz w:val="17"/>
              </w:rPr>
              <w:t>-</w:t>
            </w:r>
          </w:p>
        </w:tc>
        <w:tc>
          <w:tcPr>
            <w:tcW w:w="283" w:type="pct"/>
            <w:vAlign w:val="center"/>
          </w:tcPr>
          <w:p w14:paraId="76A5AB90">
            <w:pPr>
              <w:spacing w:after="0"/>
            </w:pPr>
            <w:r>
              <w:rPr>
                <w:sz w:val="17"/>
              </w:rPr>
              <w:t>-</w:t>
            </w:r>
          </w:p>
        </w:tc>
        <w:tc>
          <w:tcPr>
            <w:tcW w:w="239" w:type="pct"/>
            <w:vAlign w:val="center"/>
          </w:tcPr>
          <w:p w14:paraId="4B0F35F5">
            <w:pPr>
              <w:spacing w:after="0"/>
            </w:pPr>
            <w:r>
              <w:rPr>
                <w:sz w:val="17"/>
              </w:rPr>
              <w:t>-</w:t>
            </w:r>
          </w:p>
        </w:tc>
        <w:tc>
          <w:tcPr>
            <w:tcW w:w="249" w:type="pct"/>
            <w:vAlign w:val="center"/>
          </w:tcPr>
          <w:p w14:paraId="6BD84A81">
            <w:pPr>
              <w:spacing w:after="0"/>
            </w:pPr>
            <w:r>
              <w:rPr>
                <w:sz w:val="17"/>
              </w:rPr>
              <w:t>-</w:t>
            </w:r>
          </w:p>
        </w:tc>
        <w:tc>
          <w:tcPr>
            <w:tcW w:w="249" w:type="pct"/>
            <w:vAlign w:val="center"/>
          </w:tcPr>
          <w:p w14:paraId="37FD432B">
            <w:pPr>
              <w:spacing w:after="0"/>
            </w:pPr>
            <w:r>
              <w:rPr>
                <w:sz w:val="17"/>
              </w:rPr>
              <w:t>-</w:t>
            </w:r>
          </w:p>
        </w:tc>
        <w:tc>
          <w:tcPr>
            <w:tcW w:w="249" w:type="pct"/>
            <w:vAlign w:val="center"/>
          </w:tcPr>
          <w:p w14:paraId="6C22AB59">
            <w:pPr>
              <w:spacing w:after="0"/>
            </w:pPr>
            <w:r>
              <w:rPr>
                <w:sz w:val="17"/>
              </w:rPr>
              <w:t>-</w:t>
            </w:r>
          </w:p>
        </w:tc>
        <w:tc>
          <w:tcPr>
            <w:tcW w:w="249" w:type="pct"/>
            <w:vAlign w:val="center"/>
          </w:tcPr>
          <w:p w14:paraId="51F9C420">
            <w:pPr>
              <w:spacing w:after="0"/>
            </w:pPr>
            <w:r>
              <w:rPr>
                <w:sz w:val="17"/>
              </w:rPr>
              <w:t>-</w:t>
            </w:r>
          </w:p>
        </w:tc>
        <w:tc>
          <w:tcPr>
            <w:tcW w:w="249" w:type="pct"/>
            <w:vAlign w:val="center"/>
          </w:tcPr>
          <w:p w14:paraId="120317AD">
            <w:pPr>
              <w:spacing w:after="0"/>
            </w:pPr>
            <w:r>
              <w:rPr>
                <w:sz w:val="17"/>
              </w:rPr>
              <w:t>-</w:t>
            </w:r>
          </w:p>
        </w:tc>
        <w:tc>
          <w:tcPr>
            <w:tcW w:w="249" w:type="pct"/>
            <w:vAlign w:val="center"/>
          </w:tcPr>
          <w:p w14:paraId="4C96C9A3">
            <w:pPr>
              <w:spacing w:after="0"/>
            </w:pPr>
            <w:r>
              <w:rPr>
                <w:sz w:val="17"/>
              </w:rPr>
              <w:t>-</w:t>
            </w:r>
          </w:p>
        </w:tc>
        <w:tc>
          <w:tcPr>
            <w:tcW w:w="249" w:type="pct"/>
            <w:vAlign w:val="center"/>
          </w:tcPr>
          <w:p w14:paraId="20678C63">
            <w:pPr>
              <w:spacing w:after="0"/>
              <w:rPr>
                <w:sz w:val="17"/>
              </w:rPr>
            </w:pPr>
            <w:r>
              <w:rPr>
                <w:sz w:val="17"/>
              </w:rPr>
              <w:t>-</w:t>
            </w:r>
          </w:p>
        </w:tc>
      </w:tr>
      <w:tr w14:paraId="5164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33AA164A">
            <w:pPr>
              <w:spacing w:after="0"/>
            </w:pPr>
            <w:r>
              <w:rPr>
                <w:sz w:val="17"/>
              </w:rPr>
              <w:t>管理/入组</w:t>
            </w:r>
          </w:p>
        </w:tc>
        <w:tc>
          <w:tcPr>
            <w:tcW w:w="401" w:type="pct"/>
            <w:vAlign w:val="center"/>
          </w:tcPr>
          <w:p w14:paraId="31B1ABF7">
            <w:pPr>
              <w:spacing w:after="0"/>
            </w:pPr>
            <w:r>
              <w:rPr>
                <w:sz w:val="17"/>
              </w:rPr>
              <w:t>随机分组/分配方案</w:t>
            </w:r>
          </w:p>
        </w:tc>
        <w:tc>
          <w:tcPr>
            <w:tcW w:w="242" w:type="pct"/>
            <w:vAlign w:val="center"/>
          </w:tcPr>
          <w:p w14:paraId="17E72F4A">
            <w:pPr>
              <w:spacing w:after="0"/>
            </w:pPr>
            <w:r>
              <w:rPr>
                <w:sz w:val="17"/>
              </w:rPr>
              <w:t>-</w:t>
            </w:r>
          </w:p>
        </w:tc>
        <w:tc>
          <w:tcPr>
            <w:tcW w:w="239" w:type="pct"/>
            <w:vAlign w:val="center"/>
          </w:tcPr>
          <w:p w14:paraId="1874F5DB">
            <w:pPr>
              <w:spacing w:after="0"/>
            </w:pPr>
            <w:r>
              <w:rPr>
                <w:sz w:val="17"/>
              </w:rPr>
              <w:t>X</w:t>
            </w:r>
          </w:p>
        </w:tc>
        <w:tc>
          <w:tcPr>
            <w:tcW w:w="257" w:type="pct"/>
            <w:vAlign w:val="center"/>
          </w:tcPr>
          <w:p w14:paraId="59692690">
            <w:pPr>
              <w:spacing w:after="0"/>
            </w:pPr>
            <w:r>
              <w:rPr>
                <w:sz w:val="17"/>
              </w:rPr>
              <w:t>-</w:t>
            </w:r>
          </w:p>
        </w:tc>
        <w:tc>
          <w:tcPr>
            <w:tcW w:w="257" w:type="pct"/>
            <w:vAlign w:val="center"/>
          </w:tcPr>
          <w:p w14:paraId="2E709279">
            <w:pPr>
              <w:spacing w:after="0"/>
            </w:pPr>
            <w:r>
              <w:rPr>
                <w:sz w:val="17"/>
              </w:rPr>
              <w:t>-</w:t>
            </w:r>
          </w:p>
        </w:tc>
        <w:tc>
          <w:tcPr>
            <w:tcW w:w="257" w:type="pct"/>
            <w:vAlign w:val="center"/>
          </w:tcPr>
          <w:p w14:paraId="6029BF70">
            <w:pPr>
              <w:spacing w:after="0"/>
            </w:pPr>
            <w:r>
              <w:rPr>
                <w:sz w:val="17"/>
              </w:rPr>
              <w:t>-</w:t>
            </w:r>
          </w:p>
        </w:tc>
        <w:tc>
          <w:tcPr>
            <w:tcW w:w="257" w:type="pct"/>
            <w:vAlign w:val="center"/>
          </w:tcPr>
          <w:p w14:paraId="6E88D2EF">
            <w:pPr>
              <w:spacing w:after="0"/>
            </w:pPr>
            <w:r>
              <w:rPr>
                <w:sz w:val="17"/>
              </w:rPr>
              <w:t>-</w:t>
            </w:r>
          </w:p>
        </w:tc>
        <w:tc>
          <w:tcPr>
            <w:tcW w:w="283" w:type="pct"/>
            <w:vAlign w:val="center"/>
          </w:tcPr>
          <w:p w14:paraId="1116380A">
            <w:pPr>
              <w:spacing w:after="0"/>
            </w:pPr>
            <w:r>
              <w:rPr>
                <w:sz w:val="17"/>
              </w:rPr>
              <w:t>-</w:t>
            </w:r>
          </w:p>
        </w:tc>
        <w:tc>
          <w:tcPr>
            <w:tcW w:w="283" w:type="pct"/>
            <w:vAlign w:val="center"/>
          </w:tcPr>
          <w:p w14:paraId="2A08D931">
            <w:pPr>
              <w:spacing w:after="0"/>
            </w:pPr>
            <w:r>
              <w:rPr>
                <w:sz w:val="17"/>
              </w:rPr>
              <w:t>-</w:t>
            </w:r>
          </w:p>
        </w:tc>
        <w:tc>
          <w:tcPr>
            <w:tcW w:w="283" w:type="pct"/>
            <w:vAlign w:val="center"/>
          </w:tcPr>
          <w:p w14:paraId="2F3C1A9E">
            <w:pPr>
              <w:spacing w:after="0"/>
            </w:pPr>
            <w:r>
              <w:rPr>
                <w:sz w:val="17"/>
              </w:rPr>
              <w:t>-</w:t>
            </w:r>
          </w:p>
        </w:tc>
        <w:tc>
          <w:tcPr>
            <w:tcW w:w="239" w:type="pct"/>
            <w:vAlign w:val="center"/>
          </w:tcPr>
          <w:p w14:paraId="00108135">
            <w:pPr>
              <w:spacing w:after="0"/>
            </w:pPr>
            <w:r>
              <w:rPr>
                <w:sz w:val="17"/>
              </w:rPr>
              <w:t>-</w:t>
            </w:r>
          </w:p>
        </w:tc>
        <w:tc>
          <w:tcPr>
            <w:tcW w:w="249" w:type="pct"/>
            <w:vAlign w:val="center"/>
          </w:tcPr>
          <w:p w14:paraId="58800097">
            <w:pPr>
              <w:spacing w:after="0"/>
            </w:pPr>
            <w:r>
              <w:rPr>
                <w:sz w:val="17"/>
              </w:rPr>
              <w:t>-</w:t>
            </w:r>
          </w:p>
        </w:tc>
        <w:tc>
          <w:tcPr>
            <w:tcW w:w="249" w:type="pct"/>
            <w:vAlign w:val="center"/>
          </w:tcPr>
          <w:p w14:paraId="3CDCDB5F">
            <w:pPr>
              <w:spacing w:after="0"/>
            </w:pPr>
            <w:r>
              <w:rPr>
                <w:sz w:val="17"/>
              </w:rPr>
              <w:t>-</w:t>
            </w:r>
          </w:p>
        </w:tc>
        <w:tc>
          <w:tcPr>
            <w:tcW w:w="249" w:type="pct"/>
            <w:vAlign w:val="center"/>
          </w:tcPr>
          <w:p w14:paraId="49643DBB">
            <w:pPr>
              <w:spacing w:after="0"/>
            </w:pPr>
            <w:r>
              <w:rPr>
                <w:sz w:val="17"/>
              </w:rPr>
              <w:t>-</w:t>
            </w:r>
          </w:p>
        </w:tc>
        <w:tc>
          <w:tcPr>
            <w:tcW w:w="249" w:type="pct"/>
            <w:vAlign w:val="center"/>
          </w:tcPr>
          <w:p w14:paraId="025FABAC">
            <w:pPr>
              <w:spacing w:after="0"/>
            </w:pPr>
            <w:r>
              <w:rPr>
                <w:sz w:val="17"/>
              </w:rPr>
              <w:t>-</w:t>
            </w:r>
          </w:p>
        </w:tc>
        <w:tc>
          <w:tcPr>
            <w:tcW w:w="249" w:type="pct"/>
            <w:vAlign w:val="center"/>
          </w:tcPr>
          <w:p w14:paraId="7A11CA71">
            <w:pPr>
              <w:spacing w:after="0"/>
            </w:pPr>
            <w:r>
              <w:rPr>
                <w:sz w:val="17"/>
              </w:rPr>
              <w:t>-</w:t>
            </w:r>
          </w:p>
        </w:tc>
        <w:tc>
          <w:tcPr>
            <w:tcW w:w="249" w:type="pct"/>
            <w:vAlign w:val="center"/>
          </w:tcPr>
          <w:p w14:paraId="6268C1E5">
            <w:pPr>
              <w:spacing w:after="0"/>
            </w:pPr>
            <w:r>
              <w:rPr>
                <w:sz w:val="17"/>
              </w:rPr>
              <w:t>-</w:t>
            </w:r>
          </w:p>
        </w:tc>
        <w:tc>
          <w:tcPr>
            <w:tcW w:w="249" w:type="pct"/>
            <w:vAlign w:val="center"/>
          </w:tcPr>
          <w:p w14:paraId="5A81D170">
            <w:pPr>
              <w:spacing w:after="0"/>
              <w:rPr>
                <w:sz w:val="17"/>
              </w:rPr>
            </w:pPr>
            <w:r>
              <w:rPr>
                <w:sz w:val="17"/>
              </w:rPr>
              <w:t>-</w:t>
            </w:r>
          </w:p>
        </w:tc>
      </w:tr>
      <w:tr w14:paraId="30C3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579B9CD">
            <w:pPr>
              <w:spacing w:after="0"/>
            </w:pPr>
            <w:r>
              <w:rPr>
                <w:sz w:val="17"/>
              </w:rPr>
              <w:t>管理/入组</w:t>
            </w:r>
          </w:p>
        </w:tc>
        <w:tc>
          <w:tcPr>
            <w:tcW w:w="401" w:type="pct"/>
            <w:vAlign w:val="center"/>
          </w:tcPr>
          <w:p w14:paraId="3EC76873">
            <w:pPr>
              <w:spacing w:after="0"/>
            </w:pPr>
            <w:r>
              <w:rPr>
                <w:sz w:val="17"/>
              </w:rPr>
              <w:t>队列B：M6 Hard Gate评估与随机化触发（仅微生物学；若适用）</w:t>
            </w:r>
          </w:p>
        </w:tc>
        <w:tc>
          <w:tcPr>
            <w:tcW w:w="242" w:type="pct"/>
            <w:vAlign w:val="center"/>
          </w:tcPr>
          <w:p w14:paraId="04F92488">
            <w:pPr>
              <w:spacing w:after="0"/>
            </w:pPr>
            <w:r>
              <w:rPr>
                <w:sz w:val="17"/>
              </w:rPr>
              <w:t>-</w:t>
            </w:r>
          </w:p>
        </w:tc>
        <w:tc>
          <w:tcPr>
            <w:tcW w:w="239" w:type="pct"/>
            <w:vAlign w:val="center"/>
          </w:tcPr>
          <w:p w14:paraId="463F0249">
            <w:pPr>
              <w:spacing w:after="0"/>
            </w:pPr>
            <w:r>
              <w:rPr>
                <w:sz w:val="17"/>
              </w:rPr>
              <w:t>-</w:t>
            </w:r>
          </w:p>
        </w:tc>
        <w:tc>
          <w:tcPr>
            <w:tcW w:w="257" w:type="pct"/>
            <w:vAlign w:val="center"/>
          </w:tcPr>
          <w:p w14:paraId="6E1C3E46">
            <w:pPr>
              <w:spacing w:after="0"/>
            </w:pPr>
            <w:r>
              <w:rPr>
                <w:sz w:val="17"/>
              </w:rPr>
              <w:t>-</w:t>
            </w:r>
          </w:p>
        </w:tc>
        <w:tc>
          <w:tcPr>
            <w:tcW w:w="257" w:type="pct"/>
            <w:vAlign w:val="center"/>
          </w:tcPr>
          <w:p w14:paraId="63D67ACC">
            <w:pPr>
              <w:spacing w:after="0"/>
            </w:pPr>
            <w:r>
              <w:rPr>
                <w:sz w:val="17"/>
              </w:rPr>
              <w:t>-</w:t>
            </w:r>
          </w:p>
        </w:tc>
        <w:tc>
          <w:tcPr>
            <w:tcW w:w="257" w:type="pct"/>
            <w:vAlign w:val="center"/>
          </w:tcPr>
          <w:p w14:paraId="08FF7603">
            <w:pPr>
              <w:spacing w:after="0"/>
            </w:pPr>
            <w:r>
              <w:rPr>
                <w:sz w:val="17"/>
              </w:rPr>
              <w:t>-</w:t>
            </w:r>
          </w:p>
        </w:tc>
        <w:tc>
          <w:tcPr>
            <w:tcW w:w="257" w:type="pct"/>
            <w:vAlign w:val="center"/>
          </w:tcPr>
          <w:p w14:paraId="3F2795AD">
            <w:pPr>
              <w:spacing w:after="0"/>
            </w:pPr>
            <w:r>
              <w:rPr>
                <w:sz w:val="17"/>
              </w:rPr>
              <w:t>-</w:t>
            </w:r>
          </w:p>
        </w:tc>
        <w:tc>
          <w:tcPr>
            <w:tcW w:w="283" w:type="pct"/>
            <w:vAlign w:val="center"/>
          </w:tcPr>
          <w:p w14:paraId="1BEDF80B">
            <w:pPr>
              <w:spacing w:after="0"/>
            </w:pPr>
            <w:r>
              <w:rPr>
                <w:sz w:val="17"/>
              </w:rPr>
              <w:t>-</w:t>
            </w:r>
          </w:p>
        </w:tc>
        <w:tc>
          <w:tcPr>
            <w:tcW w:w="283" w:type="pct"/>
            <w:vAlign w:val="center"/>
          </w:tcPr>
          <w:p w14:paraId="56E0C4F9">
            <w:pPr>
              <w:spacing w:after="0"/>
            </w:pPr>
            <w:r>
              <w:rPr>
                <w:sz w:val="17"/>
              </w:rPr>
              <w:t>-</w:t>
            </w:r>
          </w:p>
        </w:tc>
        <w:tc>
          <w:tcPr>
            <w:tcW w:w="283" w:type="pct"/>
            <w:vAlign w:val="center"/>
          </w:tcPr>
          <w:p w14:paraId="1AB29AB3">
            <w:pPr>
              <w:spacing w:after="0"/>
            </w:pPr>
            <w:r>
              <w:rPr>
                <w:sz w:val="17"/>
              </w:rPr>
              <w:t>X</w:t>
            </w:r>
          </w:p>
        </w:tc>
        <w:tc>
          <w:tcPr>
            <w:tcW w:w="239" w:type="pct"/>
            <w:vAlign w:val="center"/>
          </w:tcPr>
          <w:p w14:paraId="64F7A2A1">
            <w:pPr>
              <w:spacing w:after="0"/>
            </w:pPr>
            <w:r>
              <w:rPr>
                <w:sz w:val="17"/>
              </w:rPr>
              <w:t>-</w:t>
            </w:r>
          </w:p>
        </w:tc>
        <w:tc>
          <w:tcPr>
            <w:tcW w:w="249" w:type="pct"/>
            <w:vAlign w:val="center"/>
          </w:tcPr>
          <w:p w14:paraId="74DB705D">
            <w:pPr>
              <w:spacing w:after="0"/>
            </w:pPr>
            <w:r>
              <w:rPr>
                <w:sz w:val="17"/>
              </w:rPr>
              <w:t>-</w:t>
            </w:r>
          </w:p>
        </w:tc>
        <w:tc>
          <w:tcPr>
            <w:tcW w:w="249" w:type="pct"/>
            <w:vAlign w:val="center"/>
          </w:tcPr>
          <w:p w14:paraId="0DB07545">
            <w:pPr>
              <w:spacing w:after="0"/>
            </w:pPr>
            <w:r>
              <w:rPr>
                <w:sz w:val="17"/>
              </w:rPr>
              <w:t>-</w:t>
            </w:r>
          </w:p>
        </w:tc>
        <w:tc>
          <w:tcPr>
            <w:tcW w:w="249" w:type="pct"/>
            <w:vAlign w:val="center"/>
          </w:tcPr>
          <w:p w14:paraId="32DD5AEF">
            <w:pPr>
              <w:spacing w:after="0"/>
            </w:pPr>
            <w:r>
              <w:rPr>
                <w:sz w:val="17"/>
              </w:rPr>
              <w:t>-</w:t>
            </w:r>
          </w:p>
        </w:tc>
        <w:tc>
          <w:tcPr>
            <w:tcW w:w="249" w:type="pct"/>
            <w:vAlign w:val="center"/>
          </w:tcPr>
          <w:p w14:paraId="6C5E4110">
            <w:pPr>
              <w:spacing w:after="0"/>
            </w:pPr>
            <w:r>
              <w:rPr>
                <w:sz w:val="17"/>
              </w:rPr>
              <w:t>-</w:t>
            </w:r>
          </w:p>
        </w:tc>
        <w:tc>
          <w:tcPr>
            <w:tcW w:w="249" w:type="pct"/>
            <w:vAlign w:val="center"/>
          </w:tcPr>
          <w:p w14:paraId="5B82BF7A">
            <w:pPr>
              <w:spacing w:after="0"/>
            </w:pPr>
            <w:r>
              <w:rPr>
                <w:sz w:val="17"/>
              </w:rPr>
              <w:t>-</w:t>
            </w:r>
          </w:p>
        </w:tc>
        <w:tc>
          <w:tcPr>
            <w:tcW w:w="249" w:type="pct"/>
            <w:vAlign w:val="center"/>
          </w:tcPr>
          <w:p w14:paraId="192A893F">
            <w:pPr>
              <w:spacing w:after="0"/>
            </w:pPr>
            <w:r>
              <w:rPr>
                <w:sz w:val="17"/>
              </w:rPr>
              <w:t>-</w:t>
            </w:r>
          </w:p>
        </w:tc>
        <w:tc>
          <w:tcPr>
            <w:tcW w:w="249" w:type="pct"/>
            <w:vAlign w:val="center"/>
          </w:tcPr>
          <w:p w14:paraId="41748473">
            <w:pPr>
              <w:spacing w:after="0"/>
              <w:rPr>
                <w:sz w:val="17"/>
              </w:rPr>
            </w:pPr>
            <w:r>
              <w:rPr>
                <w:sz w:val="17"/>
              </w:rPr>
              <w:t>-</w:t>
            </w:r>
          </w:p>
        </w:tc>
      </w:tr>
      <w:tr w14:paraId="7CE8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1FEC5086">
            <w:pPr>
              <w:spacing w:after="0"/>
            </w:pPr>
            <w:r>
              <w:rPr>
                <w:sz w:val="17"/>
              </w:rPr>
              <w:t>管理/入组</w:t>
            </w:r>
          </w:p>
        </w:tc>
        <w:tc>
          <w:tcPr>
            <w:tcW w:w="401" w:type="pct"/>
            <w:vAlign w:val="center"/>
          </w:tcPr>
          <w:p w14:paraId="2B8044EB">
            <w:pPr>
              <w:spacing w:after="0"/>
            </w:pPr>
            <w:r>
              <w:rPr>
                <w:sz w:val="17"/>
              </w:rPr>
              <w:t>试验干预给药</w:t>
            </w:r>
          </w:p>
        </w:tc>
        <w:tc>
          <w:tcPr>
            <w:tcW w:w="242" w:type="pct"/>
            <w:vAlign w:val="center"/>
          </w:tcPr>
          <w:p w14:paraId="78BF99CF">
            <w:pPr>
              <w:spacing w:after="0"/>
            </w:pPr>
            <w:r>
              <w:rPr>
                <w:sz w:val="17"/>
              </w:rPr>
              <w:t>-</w:t>
            </w:r>
          </w:p>
        </w:tc>
        <w:tc>
          <w:tcPr>
            <w:tcW w:w="239" w:type="pct"/>
            <w:vAlign w:val="center"/>
          </w:tcPr>
          <w:p w14:paraId="2E47A3D1">
            <w:pPr>
              <w:spacing w:after="0"/>
            </w:pPr>
            <w:r>
              <w:rPr>
                <w:sz w:val="17"/>
              </w:rPr>
              <w:t>X</w:t>
            </w:r>
          </w:p>
        </w:tc>
        <w:tc>
          <w:tcPr>
            <w:tcW w:w="257" w:type="pct"/>
            <w:vAlign w:val="center"/>
          </w:tcPr>
          <w:p w14:paraId="401AF8D5">
            <w:pPr>
              <w:spacing w:after="0"/>
            </w:pPr>
            <w:r>
              <w:rPr>
                <w:sz w:val="17"/>
              </w:rPr>
              <w:t>X</w:t>
            </w:r>
          </w:p>
        </w:tc>
        <w:tc>
          <w:tcPr>
            <w:tcW w:w="257" w:type="pct"/>
            <w:vAlign w:val="center"/>
          </w:tcPr>
          <w:p w14:paraId="29136138">
            <w:pPr>
              <w:spacing w:after="0"/>
            </w:pPr>
            <w:r>
              <w:rPr>
                <w:sz w:val="17"/>
              </w:rPr>
              <w:t>X</w:t>
            </w:r>
          </w:p>
        </w:tc>
        <w:tc>
          <w:tcPr>
            <w:tcW w:w="257" w:type="pct"/>
            <w:vAlign w:val="center"/>
          </w:tcPr>
          <w:p w14:paraId="21EB767E">
            <w:pPr>
              <w:spacing w:after="0"/>
            </w:pPr>
            <w:r>
              <w:rPr>
                <w:sz w:val="17"/>
              </w:rPr>
              <w:t>X</w:t>
            </w:r>
          </w:p>
        </w:tc>
        <w:tc>
          <w:tcPr>
            <w:tcW w:w="257" w:type="pct"/>
            <w:vAlign w:val="center"/>
          </w:tcPr>
          <w:p w14:paraId="72FFD1B6">
            <w:pPr>
              <w:spacing w:after="0"/>
            </w:pPr>
            <w:r>
              <w:rPr>
                <w:sz w:val="17"/>
              </w:rPr>
              <w:t>X</w:t>
            </w:r>
          </w:p>
        </w:tc>
        <w:tc>
          <w:tcPr>
            <w:tcW w:w="283" w:type="pct"/>
            <w:vAlign w:val="center"/>
          </w:tcPr>
          <w:p w14:paraId="0CAF3972">
            <w:pPr>
              <w:spacing w:after="0"/>
            </w:pPr>
            <w:r>
              <w:rPr>
                <w:sz w:val="17"/>
              </w:rPr>
              <w:t>X</w:t>
            </w:r>
          </w:p>
        </w:tc>
        <w:tc>
          <w:tcPr>
            <w:tcW w:w="283" w:type="pct"/>
            <w:vAlign w:val="center"/>
          </w:tcPr>
          <w:p w14:paraId="4053493B">
            <w:pPr>
              <w:spacing w:after="0"/>
            </w:pPr>
            <w:r>
              <w:rPr>
                <w:sz w:val="17"/>
              </w:rPr>
              <w:t>X</w:t>
            </w:r>
          </w:p>
        </w:tc>
        <w:tc>
          <w:tcPr>
            <w:tcW w:w="283" w:type="pct"/>
            <w:vAlign w:val="center"/>
          </w:tcPr>
          <w:p w14:paraId="2F7F3CA9">
            <w:pPr>
              <w:spacing w:after="0"/>
            </w:pPr>
            <w:r>
              <w:rPr>
                <w:sz w:val="17"/>
              </w:rPr>
              <w:t>X</w:t>
            </w:r>
          </w:p>
        </w:tc>
        <w:tc>
          <w:tcPr>
            <w:tcW w:w="239" w:type="pct"/>
            <w:vAlign w:val="center"/>
          </w:tcPr>
          <w:p w14:paraId="27F719C0">
            <w:pPr>
              <w:spacing w:after="0"/>
            </w:pPr>
            <w:r>
              <w:rPr>
                <w:sz w:val="17"/>
              </w:rPr>
              <w:t>X</w:t>
            </w:r>
          </w:p>
        </w:tc>
        <w:tc>
          <w:tcPr>
            <w:tcW w:w="249" w:type="pct"/>
            <w:vAlign w:val="center"/>
          </w:tcPr>
          <w:p w14:paraId="79850BDE">
            <w:pPr>
              <w:spacing w:after="0"/>
            </w:pPr>
            <w:r>
              <w:rPr>
                <w:sz w:val="17"/>
              </w:rPr>
              <w:t>-</w:t>
            </w:r>
          </w:p>
        </w:tc>
        <w:tc>
          <w:tcPr>
            <w:tcW w:w="249" w:type="pct"/>
            <w:vAlign w:val="center"/>
          </w:tcPr>
          <w:p w14:paraId="32431839">
            <w:pPr>
              <w:spacing w:after="0"/>
            </w:pPr>
            <w:r>
              <w:rPr>
                <w:sz w:val="17"/>
              </w:rPr>
              <w:t>-</w:t>
            </w:r>
          </w:p>
        </w:tc>
        <w:tc>
          <w:tcPr>
            <w:tcW w:w="249" w:type="pct"/>
            <w:vAlign w:val="center"/>
          </w:tcPr>
          <w:p w14:paraId="70C121A2">
            <w:pPr>
              <w:spacing w:after="0"/>
            </w:pPr>
            <w:r>
              <w:rPr>
                <w:sz w:val="17"/>
              </w:rPr>
              <w:t>-</w:t>
            </w:r>
          </w:p>
        </w:tc>
        <w:tc>
          <w:tcPr>
            <w:tcW w:w="249" w:type="pct"/>
            <w:vAlign w:val="center"/>
          </w:tcPr>
          <w:p w14:paraId="1980C82C">
            <w:pPr>
              <w:spacing w:after="0"/>
            </w:pPr>
            <w:r>
              <w:rPr>
                <w:sz w:val="17"/>
              </w:rPr>
              <w:t>-</w:t>
            </w:r>
          </w:p>
        </w:tc>
        <w:tc>
          <w:tcPr>
            <w:tcW w:w="249" w:type="pct"/>
            <w:vAlign w:val="center"/>
          </w:tcPr>
          <w:p w14:paraId="6D0159D9">
            <w:pPr>
              <w:spacing w:after="0"/>
            </w:pPr>
            <w:r>
              <w:rPr>
                <w:sz w:val="17"/>
              </w:rPr>
              <w:t>-</w:t>
            </w:r>
          </w:p>
        </w:tc>
        <w:tc>
          <w:tcPr>
            <w:tcW w:w="249" w:type="pct"/>
            <w:vAlign w:val="center"/>
          </w:tcPr>
          <w:p w14:paraId="62C8B13D">
            <w:pPr>
              <w:spacing w:after="0"/>
            </w:pPr>
            <w:r>
              <w:rPr>
                <w:sz w:val="17"/>
              </w:rPr>
              <w:t>-</w:t>
            </w:r>
          </w:p>
        </w:tc>
        <w:tc>
          <w:tcPr>
            <w:tcW w:w="249" w:type="pct"/>
            <w:vAlign w:val="center"/>
          </w:tcPr>
          <w:p w14:paraId="197E7605">
            <w:pPr>
              <w:spacing w:after="0"/>
              <w:rPr>
                <w:rFonts w:hint="eastAsia" w:eastAsia="宋体"/>
                <w:sz w:val="17"/>
                <w:lang w:eastAsia="zh-CN"/>
              </w:rPr>
            </w:pPr>
            <w:r>
              <w:rPr>
                <w:rFonts w:hint="eastAsia"/>
                <w:sz w:val="17"/>
                <w:lang w:val="en-US" w:eastAsia="zh-CN"/>
              </w:rPr>
              <w:t>-</w:t>
            </w:r>
          </w:p>
        </w:tc>
      </w:tr>
      <w:tr w14:paraId="1F10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10268846">
            <w:pPr>
              <w:spacing w:after="0"/>
            </w:pPr>
            <w:r>
              <w:rPr>
                <w:sz w:val="17"/>
              </w:rPr>
              <w:t>管理/入组</w:t>
            </w:r>
          </w:p>
        </w:tc>
        <w:tc>
          <w:tcPr>
            <w:tcW w:w="401" w:type="pct"/>
            <w:vAlign w:val="center"/>
          </w:tcPr>
          <w:p w14:paraId="77966EFB">
            <w:pPr>
              <w:spacing w:after="0"/>
            </w:pPr>
            <w:r>
              <w:rPr>
                <w:sz w:val="17"/>
              </w:rPr>
              <w:t>依从性评估</w:t>
            </w:r>
          </w:p>
        </w:tc>
        <w:tc>
          <w:tcPr>
            <w:tcW w:w="242" w:type="pct"/>
            <w:vAlign w:val="center"/>
          </w:tcPr>
          <w:p w14:paraId="6577102F">
            <w:pPr>
              <w:spacing w:after="0"/>
            </w:pPr>
            <w:r>
              <w:rPr>
                <w:sz w:val="17"/>
              </w:rPr>
              <w:t>-</w:t>
            </w:r>
          </w:p>
        </w:tc>
        <w:tc>
          <w:tcPr>
            <w:tcW w:w="239" w:type="pct"/>
            <w:vAlign w:val="center"/>
          </w:tcPr>
          <w:p w14:paraId="1EB9032F">
            <w:pPr>
              <w:spacing w:after="0"/>
            </w:pPr>
            <w:r>
              <w:rPr>
                <w:sz w:val="17"/>
              </w:rPr>
              <w:t>X</w:t>
            </w:r>
          </w:p>
        </w:tc>
        <w:tc>
          <w:tcPr>
            <w:tcW w:w="257" w:type="pct"/>
            <w:vAlign w:val="center"/>
          </w:tcPr>
          <w:p w14:paraId="4CA2726F">
            <w:pPr>
              <w:spacing w:after="0"/>
            </w:pPr>
            <w:r>
              <w:rPr>
                <w:sz w:val="17"/>
              </w:rPr>
              <w:t>X</w:t>
            </w:r>
          </w:p>
        </w:tc>
        <w:tc>
          <w:tcPr>
            <w:tcW w:w="257" w:type="pct"/>
            <w:vAlign w:val="center"/>
          </w:tcPr>
          <w:p w14:paraId="1BECAB62">
            <w:pPr>
              <w:spacing w:after="0"/>
            </w:pPr>
            <w:r>
              <w:rPr>
                <w:sz w:val="17"/>
              </w:rPr>
              <w:t>X</w:t>
            </w:r>
          </w:p>
        </w:tc>
        <w:tc>
          <w:tcPr>
            <w:tcW w:w="257" w:type="pct"/>
            <w:vAlign w:val="center"/>
          </w:tcPr>
          <w:p w14:paraId="60721807">
            <w:pPr>
              <w:spacing w:after="0"/>
            </w:pPr>
            <w:r>
              <w:rPr>
                <w:sz w:val="17"/>
              </w:rPr>
              <w:t>X</w:t>
            </w:r>
          </w:p>
        </w:tc>
        <w:tc>
          <w:tcPr>
            <w:tcW w:w="257" w:type="pct"/>
            <w:vAlign w:val="center"/>
          </w:tcPr>
          <w:p w14:paraId="20C05E7F">
            <w:pPr>
              <w:spacing w:after="0"/>
            </w:pPr>
            <w:r>
              <w:rPr>
                <w:sz w:val="17"/>
              </w:rPr>
              <w:t>X</w:t>
            </w:r>
          </w:p>
        </w:tc>
        <w:tc>
          <w:tcPr>
            <w:tcW w:w="283" w:type="pct"/>
            <w:vAlign w:val="center"/>
          </w:tcPr>
          <w:p w14:paraId="0CB25712">
            <w:pPr>
              <w:spacing w:after="0"/>
            </w:pPr>
            <w:r>
              <w:rPr>
                <w:sz w:val="17"/>
              </w:rPr>
              <w:t>X</w:t>
            </w:r>
          </w:p>
        </w:tc>
        <w:tc>
          <w:tcPr>
            <w:tcW w:w="283" w:type="pct"/>
            <w:vAlign w:val="center"/>
          </w:tcPr>
          <w:p w14:paraId="5CD1E687">
            <w:pPr>
              <w:spacing w:after="0"/>
            </w:pPr>
            <w:r>
              <w:rPr>
                <w:sz w:val="17"/>
              </w:rPr>
              <w:t>X</w:t>
            </w:r>
          </w:p>
        </w:tc>
        <w:tc>
          <w:tcPr>
            <w:tcW w:w="283" w:type="pct"/>
            <w:vAlign w:val="center"/>
          </w:tcPr>
          <w:p w14:paraId="05007F0F">
            <w:pPr>
              <w:spacing w:after="0"/>
            </w:pPr>
            <w:r>
              <w:rPr>
                <w:sz w:val="17"/>
              </w:rPr>
              <w:t>X</w:t>
            </w:r>
          </w:p>
        </w:tc>
        <w:tc>
          <w:tcPr>
            <w:tcW w:w="239" w:type="pct"/>
            <w:vAlign w:val="center"/>
          </w:tcPr>
          <w:p w14:paraId="16EAA2E3">
            <w:pPr>
              <w:spacing w:after="0"/>
            </w:pPr>
            <w:r>
              <w:rPr>
                <w:sz w:val="17"/>
              </w:rPr>
              <w:t>X</w:t>
            </w:r>
          </w:p>
        </w:tc>
        <w:tc>
          <w:tcPr>
            <w:tcW w:w="249" w:type="pct"/>
            <w:vAlign w:val="center"/>
          </w:tcPr>
          <w:p w14:paraId="3003B766">
            <w:pPr>
              <w:spacing w:after="0"/>
            </w:pPr>
            <w:r>
              <w:rPr>
                <w:sz w:val="17"/>
              </w:rPr>
              <w:t>X</w:t>
            </w:r>
          </w:p>
        </w:tc>
        <w:tc>
          <w:tcPr>
            <w:tcW w:w="249" w:type="pct"/>
            <w:vAlign w:val="center"/>
          </w:tcPr>
          <w:p w14:paraId="7046F027">
            <w:pPr>
              <w:spacing w:after="0"/>
            </w:pPr>
            <w:r>
              <w:rPr>
                <w:sz w:val="17"/>
              </w:rPr>
              <w:t>X</w:t>
            </w:r>
          </w:p>
        </w:tc>
        <w:tc>
          <w:tcPr>
            <w:tcW w:w="249" w:type="pct"/>
            <w:vAlign w:val="center"/>
          </w:tcPr>
          <w:p w14:paraId="528625EF">
            <w:pPr>
              <w:spacing w:after="0"/>
            </w:pPr>
            <w:r>
              <w:rPr>
                <w:sz w:val="17"/>
              </w:rPr>
              <w:t>X</w:t>
            </w:r>
          </w:p>
        </w:tc>
        <w:tc>
          <w:tcPr>
            <w:tcW w:w="249" w:type="pct"/>
            <w:vAlign w:val="center"/>
          </w:tcPr>
          <w:p w14:paraId="191C6BA2">
            <w:pPr>
              <w:spacing w:after="0"/>
            </w:pPr>
            <w:r>
              <w:rPr>
                <w:sz w:val="17"/>
              </w:rPr>
              <w:t>X</w:t>
            </w:r>
          </w:p>
        </w:tc>
        <w:tc>
          <w:tcPr>
            <w:tcW w:w="249" w:type="pct"/>
            <w:vAlign w:val="center"/>
          </w:tcPr>
          <w:p w14:paraId="04B7CA98">
            <w:pPr>
              <w:spacing w:after="0"/>
            </w:pPr>
            <w:r>
              <w:rPr>
                <w:sz w:val="17"/>
              </w:rPr>
              <w:t>X</w:t>
            </w:r>
          </w:p>
        </w:tc>
        <w:tc>
          <w:tcPr>
            <w:tcW w:w="249" w:type="pct"/>
            <w:vAlign w:val="center"/>
          </w:tcPr>
          <w:p w14:paraId="1F669AF2">
            <w:pPr>
              <w:spacing w:after="0"/>
            </w:pPr>
            <w:r>
              <w:rPr>
                <w:sz w:val="17"/>
              </w:rPr>
              <w:t>X</w:t>
            </w:r>
          </w:p>
        </w:tc>
        <w:tc>
          <w:tcPr>
            <w:tcW w:w="249" w:type="pct"/>
            <w:vAlign w:val="center"/>
          </w:tcPr>
          <w:p w14:paraId="548845F2">
            <w:pPr>
              <w:spacing w:after="0"/>
              <w:rPr>
                <w:sz w:val="17"/>
              </w:rPr>
            </w:pPr>
            <w:r>
              <w:rPr>
                <w:sz w:val="17"/>
              </w:rPr>
              <w:t>X</w:t>
            </w:r>
          </w:p>
        </w:tc>
      </w:tr>
      <w:tr w14:paraId="2575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183256CA">
            <w:pPr>
              <w:spacing w:after="0"/>
            </w:pPr>
            <w:r>
              <w:rPr>
                <w:sz w:val="17"/>
              </w:rPr>
              <w:t>管理/入组</w:t>
            </w:r>
          </w:p>
        </w:tc>
        <w:tc>
          <w:tcPr>
            <w:tcW w:w="401" w:type="pct"/>
            <w:vAlign w:val="center"/>
          </w:tcPr>
          <w:p w14:paraId="59B701FE">
            <w:pPr>
              <w:spacing w:after="0"/>
            </w:pPr>
            <w:r>
              <w:rPr>
                <w:sz w:val="17"/>
              </w:rPr>
              <w:t>合并用药</w:t>
            </w:r>
          </w:p>
        </w:tc>
        <w:tc>
          <w:tcPr>
            <w:tcW w:w="242" w:type="pct"/>
            <w:vAlign w:val="center"/>
          </w:tcPr>
          <w:p w14:paraId="7365B55D">
            <w:pPr>
              <w:spacing w:after="0"/>
            </w:pPr>
            <w:r>
              <w:rPr>
                <w:sz w:val="17"/>
              </w:rPr>
              <w:t>-</w:t>
            </w:r>
          </w:p>
        </w:tc>
        <w:tc>
          <w:tcPr>
            <w:tcW w:w="239" w:type="pct"/>
            <w:vAlign w:val="center"/>
          </w:tcPr>
          <w:p w14:paraId="4B7CEFD0">
            <w:pPr>
              <w:spacing w:after="0"/>
            </w:pPr>
            <w:r>
              <w:rPr>
                <w:sz w:val="17"/>
              </w:rPr>
              <w:t>X</w:t>
            </w:r>
          </w:p>
        </w:tc>
        <w:tc>
          <w:tcPr>
            <w:tcW w:w="257" w:type="pct"/>
            <w:vAlign w:val="center"/>
          </w:tcPr>
          <w:p w14:paraId="70E4C965">
            <w:pPr>
              <w:spacing w:after="0"/>
            </w:pPr>
            <w:r>
              <w:rPr>
                <w:sz w:val="17"/>
              </w:rPr>
              <w:t>X</w:t>
            </w:r>
          </w:p>
        </w:tc>
        <w:tc>
          <w:tcPr>
            <w:tcW w:w="257" w:type="pct"/>
            <w:vAlign w:val="center"/>
          </w:tcPr>
          <w:p w14:paraId="48282204">
            <w:pPr>
              <w:spacing w:after="0"/>
            </w:pPr>
            <w:r>
              <w:rPr>
                <w:sz w:val="17"/>
              </w:rPr>
              <w:t>X</w:t>
            </w:r>
          </w:p>
        </w:tc>
        <w:tc>
          <w:tcPr>
            <w:tcW w:w="257" w:type="pct"/>
            <w:vAlign w:val="center"/>
          </w:tcPr>
          <w:p w14:paraId="2FC9C37E">
            <w:pPr>
              <w:spacing w:after="0"/>
            </w:pPr>
            <w:r>
              <w:rPr>
                <w:sz w:val="17"/>
              </w:rPr>
              <w:t>X</w:t>
            </w:r>
          </w:p>
        </w:tc>
        <w:tc>
          <w:tcPr>
            <w:tcW w:w="257" w:type="pct"/>
            <w:vAlign w:val="center"/>
          </w:tcPr>
          <w:p w14:paraId="294B7172">
            <w:pPr>
              <w:spacing w:after="0"/>
            </w:pPr>
            <w:r>
              <w:rPr>
                <w:sz w:val="17"/>
              </w:rPr>
              <w:t>X</w:t>
            </w:r>
          </w:p>
        </w:tc>
        <w:tc>
          <w:tcPr>
            <w:tcW w:w="283" w:type="pct"/>
            <w:vAlign w:val="center"/>
          </w:tcPr>
          <w:p w14:paraId="4364E630">
            <w:pPr>
              <w:spacing w:after="0"/>
            </w:pPr>
            <w:r>
              <w:rPr>
                <w:sz w:val="17"/>
              </w:rPr>
              <w:t>X</w:t>
            </w:r>
          </w:p>
        </w:tc>
        <w:tc>
          <w:tcPr>
            <w:tcW w:w="283" w:type="pct"/>
            <w:vAlign w:val="center"/>
          </w:tcPr>
          <w:p w14:paraId="52B6EF80">
            <w:pPr>
              <w:spacing w:after="0"/>
            </w:pPr>
            <w:r>
              <w:rPr>
                <w:sz w:val="17"/>
              </w:rPr>
              <w:t>X</w:t>
            </w:r>
          </w:p>
        </w:tc>
        <w:tc>
          <w:tcPr>
            <w:tcW w:w="283" w:type="pct"/>
            <w:vAlign w:val="center"/>
          </w:tcPr>
          <w:p w14:paraId="089D4479">
            <w:pPr>
              <w:spacing w:after="0"/>
            </w:pPr>
            <w:r>
              <w:rPr>
                <w:sz w:val="17"/>
              </w:rPr>
              <w:t>X</w:t>
            </w:r>
          </w:p>
        </w:tc>
        <w:tc>
          <w:tcPr>
            <w:tcW w:w="239" w:type="pct"/>
            <w:vAlign w:val="center"/>
          </w:tcPr>
          <w:p w14:paraId="57929772">
            <w:pPr>
              <w:spacing w:after="0"/>
            </w:pPr>
            <w:r>
              <w:rPr>
                <w:sz w:val="17"/>
              </w:rPr>
              <w:t>X</w:t>
            </w:r>
          </w:p>
        </w:tc>
        <w:tc>
          <w:tcPr>
            <w:tcW w:w="249" w:type="pct"/>
            <w:vAlign w:val="center"/>
          </w:tcPr>
          <w:p w14:paraId="07832D31">
            <w:pPr>
              <w:spacing w:after="0"/>
            </w:pPr>
            <w:r>
              <w:rPr>
                <w:sz w:val="17"/>
              </w:rPr>
              <w:t>-</w:t>
            </w:r>
          </w:p>
        </w:tc>
        <w:tc>
          <w:tcPr>
            <w:tcW w:w="249" w:type="pct"/>
            <w:vAlign w:val="center"/>
          </w:tcPr>
          <w:p w14:paraId="655F8FDA">
            <w:pPr>
              <w:spacing w:after="0"/>
            </w:pPr>
            <w:r>
              <w:rPr>
                <w:sz w:val="17"/>
              </w:rPr>
              <w:t>-</w:t>
            </w:r>
          </w:p>
        </w:tc>
        <w:tc>
          <w:tcPr>
            <w:tcW w:w="249" w:type="pct"/>
            <w:vAlign w:val="center"/>
          </w:tcPr>
          <w:p w14:paraId="3C1992D0">
            <w:pPr>
              <w:spacing w:after="0"/>
            </w:pPr>
            <w:r>
              <w:rPr>
                <w:sz w:val="17"/>
              </w:rPr>
              <w:t>-</w:t>
            </w:r>
          </w:p>
        </w:tc>
        <w:tc>
          <w:tcPr>
            <w:tcW w:w="249" w:type="pct"/>
            <w:vAlign w:val="center"/>
          </w:tcPr>
          <w:p w14:paraId="39D5C699">
            <w:pPr>
              <w:spacing w:after="0"/>
            </w:pPr>
            <w:r>
              <w:rPr>
                <w:sz w:val="17"/>
              </w:rPr>
              <w:t>-</w:t>
            </w:r>
          </w:p>
        </w:tc>
        <w:tc>
          <w:tcPr>
            <w:tcW w:w="249" w:type="pct"/>
            <w:vAlign w:val="center"/>
          </w:tcPr>
          <w:p w14:paraId="5D919E42">
            <w:pPr>
              <w:spacing w:after="0"/>
            </w:pPr>
            <w:r>
              <w:rPr>
                <w:sz w:val="17"/>
              </w:rPr>
              <w:t>-</w:t>
            </w:r>
          </w:p>
        </w:tc>
        <w:tc>
          <w:tcPr>
            <w:tcW w:w="249" w:type="pct"/>
            <w:vAlign w:val="center"/>
          </w:tcPr>
          <w:p w14:paraId="571E078C">
            <w:pPr>
              <w:spacing w:after="0"/>
            </w:pPr>
            <w:r>
              <w:rPr>
                <w:sz w:val="17"/>
              </w:rPr>
              <w:t>-</w:t>
            </w:r>
          </w:p>
        </w:tc>
        <w:tc>
          <w:tcPr>
            <w:tcW w:w="249" w:type="pct"/>
            <w:vAlign w:val="center"/>
          </w:tcPr>
          <w:p w14:paraId="793A469A">
            <w:pPr>
              <w:spacing w:after="0"/>
              <w:rPr>
                <w:sz w:val="17"/>
              </w:rPr>
            </w:pPr>
            <w:r>
              <w:rPr>
                <w:sz w:val="17"/>
              </w:rPr>
              <w:t>-</w:t>
            </w:r>
          </w:p>
        </w:tc>
      </w:tr>
      <w:tr w14:paraId="09F1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49A5FB1E">
            <w:pPr>
              <w:spacing w:after="0"/>
            </w:pPr>
            <w:r>
              <w:rPr>
                <w:sz w:val="17"/>
              </w:rPr>
              <w:t>基线特征</w:t>
            </w:r>
          </w:p>
        </w:tc>
        <w:tc>
          <w:tcPr>
            <w:tcW w:w="401" w:type="pct"/>
            <w:vAlign w:val="center"/>
          </w:tcPr>
          <w:p w14:paraId="5071812C">
            <w:pPr>
              <w:spacing w:after="0"/>
            </w:pPr>
            <w:r>
              <w:rPr>
                <w:sz w:val="17"/>
              </w:rPr>
              <w:t>人口学资料</w:t>
            </w:r>
          </w:p>
        </w:tc>
        <w:tc>
          <w:tcPr>
            <w:tcW w:w="242" w:type="pct"/>
            <w:vAlign w:val="center"/>
          </w:tcPr>
          <w:p w14:paraId="7A691E83">
            <w:pPr>
              <w:spacing w:after="0"/>
            </w:pPr>
            <w:r>
              <w:rPr>
                <w:sz w:val="17"/>
              </w:rPr>
              <w:t>X</w:t>
            </w:r>
          </w:p>
        </w:tc>
        <w:tc>
          <w:tcPr>
            <w:tcW w:w="239" w:type="pct"/>
            <w:vAlign w:val="center"/>
          </w:tcPr>
          <w:p w14:paraId="4A0BCB0C">
            <w:pPr>
              <w:spacing w:after="0"/>
            </w:pPr>
            <w:r>
              <w:rPr>
                <w:sz w:val="17"/>
              </w:rPr>
              <w:t>-</w:t>
            </w:r>
          </w:p>
        </w:tc>
        <w:tc>
          <w:tcPr>
            <w:tcW w:w="257" w:type="pct"/>
            <w:vAlign w:val="center"/>
          </w:tcPr>
          <w:p w14:paraId="4F6AAE0D">
            <w:pPr>
              <w:spacing w:after="0"/>
            </w:pPr>
            <w:r>
              <w:rPr>
                <w:sz w:val="17"/>
              </w:rPr>
              <w:t>-</w:t>
            </w:r>
          </w:p>
        </w:tc>
        <w:tc>
          <w:tcPr>
            <w:tcW w:w="257" w:type="pct"/>
            <w:vAlign w:val="center"/>
          </w:tcPr>
          <w:p w14:paraId="0910A27C">
            <w:pPr>
              <w:spacing w:after="0"/>
            </w:pPr>
            <w:r>
              <w:rPr>
                <w:sz w:val="17"/>
              </w:rPr>
              <w:t>-</w:t>
            </w:r>
          </w:p>
        </w:tc>
        <w:tc>
          <w:tcPr>
            <w:tcW w:w="257" w:type="pct"/>
            <w:vAlign w:val="center"/>
          </w:tcPr>
          <w:p w14:paraId="2F2A90AB">
            <w:pPr>
              <w:spacing w:after="0"/>
            </w:pPr>
            <w:r>
              <w:rPr>
                <w:sz w:val="17"/>
              </w:rPr>
              <w:t>-</w:t>
            </w:r>
          </w:p>
        </w:tc>
        <w:tc>
          <w:tcPr>
            <w:tcW w:w="257" w:type="pct"/>
            <w:vAlign w:val="center"/>
          </w:tcPr>
          <w:p w14:paraId="39289EAB">
            <w:pPr>
              <w:spacing w:after="0"/>
            </w:pPr>
            <w:r>
              <w:rPr>
                <w:sz w:val="17"/>
              </w:rPr>
              <w:t>-</w:t>
            </w:r>
          </w:p>
        </w:tc>
        <w:tc>
          <w:tcPr>
            <w:tcW w:w="283" w:type="pct"/>
            <w:vAlign w:val="center"/>
          </w:tcPr>
          <w:p w14:paraId="55E432BD">
            <w:pPr>
              <w:spacing w:after="0"/>
            </w:pPr>
            <w:r>
              <w:rPr>
                <w:sz w:val="17"/>
              </w:rPr>
              <w:t>-</w:t>
            </w:r>
          </w:p>
        </w:tc>
        <w:tc>
          <w:tcPr>
            <w:tcW w:w="283" w:type="pct"/>
            <w:vAlign w:val="center"/>
          </w:tcPr>
          <w:p w14:paraId="0F9867F1">
            <w:pPr>
              <w:spacing w:after="0"/>
            </w:pPr>
            <w:r>
              <w:rPr>
                <w:sz w:val="17"/>
              </w:rPr>
              <w:t>-</w:t>
            </w:r>
          </w:p>
        </w:tc>
        <w:tc>
          <w:tcPr>
            <w:tcW w:w="283" w:type="pct"/>
            <w:vAlign w:val="center"/>
          </w:tcPr>
          <w:p w14:paraId="6BF2D1D0">
            <w:pPr>
              <w:spacing w:after="0"/>
            </w:pPr>
            <w:r>
              <w:rPr>
                <w:sz w:val="17"/>
              </w:rPr>
              <w:t>-</w:t>
            </w:r>
          </w:p>
        </w:tc>
        <w:tc>
          <w:tcPr>
            <w:tcW w:w="239" w:type="pct"/>
            <w:vAlign w:val="center"/>
          </w:tcPr>
          <w:p w14:paraId="47C7EB8D">
            <w:pPr>
              <w:spacing w:after="0"/>
            </w:pPr>
            <w:r>
              <w:rPr>
                <w:sz w:val="17"/>
              </w:rPr>
              <w:t>-</w:t>
            </w:r>
          </w:p>
        </w:tc>
        <w:tc>
          <w:tcPr>
            <w:tcW w:w="249" w:type="pct"/>
            <w:vAlign w:val="center"/>
          </w:tcPr>
          <w:p w14:paraId="73687CB0">
            <w:pPr>
              <w:spacing w:after="0"/>
            </w:pPr>
            <w:r>
              <w:rPr>
                <w:sz w:val="17"/>
              </w:rPr>
              <w:t>-</w:t>
            </w:r>
          </w:p>
        </w:tc>
        <w:tc>
          <w:tcPr>
            <w:tcW w:w="249" w:type="pct"/>
            <w:vAlign w:val="center"/>
          </w:tcPr>
          <w:p w14:paraId="5C3E3BE1">
            <w:pPr>
              <w:spacing w:after="0"/>
            </w:pPr>
            <w:r>
              <w:rPr>
                <w:sz w:val="17"/>
              </w:rPr>
              <w:t>-</w:t>
            </w:r>
          </w:p>
        </w:tc>
        <w:tc>
          <w:tcPr>
            <w:tcW w:w="249" w:type="pct"/>
            <w:vAlign w:val="center"/>
          </w:tcPr>
          <w:p w14:paraId="5267D17C">
            <w:pPr>
              <w:spacing w:after="0"/>
            </w:pPr>
            <w:r>
              <w:rPr>
                <w:sz w:val="17"/>
              </w:rPr>
              <w:t>-</w:t>
            </w:r>
          </w:p>
        </w:tc>
        <w:tc>
          <w:tcPr>
            <w:tcW w:w="249" w:type="pct"/>
            <w:vAlign w:val="center"/>
          </w:tcPr>
          <w:p w14:paraId="65E681F1">
            <w:pPr>
              <w:spacing w:after="0"/>
            </w:pPr>
            <w:r>
              <w:rPr>
                <w:sz w:val="17"/>
              </w:rPr>
              <w:t>-</w:t>
            </w:r>
          </w:p>
        </w:tc>
        <w:tc>
          <w:tcPr>
            <w:tcW w:w="249" w:type="pct"/>
            <w:vAlign w:val="center"/>
          </w:tcPr>
          <w:p w14:paraId="4326C5CF">
            <w:pPr>
              <w:spacing w:after="0"/>
            </w:pPr>
            <w:r>
              <w:rPr>
                <w:sz w:val="17"/>
              </w:rPr>
              <w:t>-</w:t>
            </w:r>
          </w:p>
        </w:tc>
        <w:tc>
          <w:tcPr>
            <w:tcW w:w="249" w:type="pct"/>
            <w:vAlign w:val="center"/>
          </w:tcPr>
          <w:p w14:paraId="5F083FCF">
            <w:pPr>
              <w:spacing w:after="0"/>
            </w:pPr>
            <w:r>
              <w:rPr>
                <w:sz w:val="17"/>
              </w:rPr>
              <w:t>-</w:t>
            </w:r>
          </w:p>
        </w:tc>
        <w:tc>
          <w:tcPr>
            <w:tcW w:w="249" w:type="pct"/>
            <w:vAlign w:val="center"/>
          </w:tcPr>
          <w:p w14:paraId="397B01D5">
            <w:pPr>
              <w:spacing w:after="0"/>
              <w:rPr>
                <w:sz w:val="17"/>
              </w:rPr>
            </w:pPr>
            <w:r>
              <w:rPr>
                <w:sz w:val="17"/>
              </w:rPr>
              <w:t>-</w:t>
            </w:r>
          </w:p>
        </w:tc>
      </w:tr>
      <w:tr w14:paraId="6CA1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208DCB0">
            <w:pPr>
              <w:spacing w:after="0"/>
            </w:pPr>
            <w:r>
              <w:rPr>
                <w:sz w:val="17"/>
              </w:rPr>
              <w:t>基线特征</w:t>
            </w:r>
          </w:p>
        </w:tc>
        <w:tc>
          <w:tcPr>
            <w:tcW w:w="401" w:type="pct"/>
            <w:vAlign w:val="center"/>
          </w:tcPr>
          <w:p w14:paraId="655E7D36">
            <w:pPr>
              <w:spacing w:after="0"/>
            </w:pPr>
            <w:r>
              <w:rPr>
                <w:sz w:val="17"/>
              </w:rPr>
              <w:t>病史/既往TB治疗史</w:t>
            </w:r>
          </w:p>
        </w:tc>
        <w:tc>
          <w:tcPr>
            <w:tcW w:w="242" w:type="pct"/>
            <w:vAlign w:val="center"/>
          </w:tcPr>
          <w:p w14:paraId="0DF1B2C2">
            <w:pPr>
              <w:spacing w:after="0"/>
            </w:pPr>
            <w:r>
              <w:rPr>
                <w:sz w:val="17"/>
              </w:rPr>
              <w:t>X</w:t>
            </w:r>
          </w:p>
        </w:tc>
        <w:tc>
          <w:tcPr>
            <w:tcW w:w="239" w:type="pct"/>
            <w:vAlign w:val="center"/>
          </w:tcPr>
          <w:p w14:paraId="22CBCA88">
            <w:pPr>
              <w:spacing w:after="0"/>
            </w:pPr>
            <w:r>
              <w:rPr>
                <w:sz w:val="17"/>
              </w:rPr>
              <w:t>-</w:t>
            </w:r>
          </w:p>
        </w:tc>
        <w:tc>
          <w:tcPr>
            <w:tcW w:w="257" w:type="pct"/>
            <w:vAlign w:val="center"/>
          </w:tcPr>
          <w:p w14:paraId="3F972EF9">
            <w:pPr>
              <w:spacing w:after="0"/>
            </w:pPr>
            <w:r>
              <w:rPr>
                <w:sz w:val="17"/>
              </w:rPr>
              <w:t>-</w:t>
            </w:r>
          </w:p>
        </w:tc>
        <w:tc>
          <w:tcPr>
            <w:tcW w:w="257" w:type="pct"/>
            <w:vAlign w:val="center"/>
          </w:tcPr>
          <w:p w14:paraId="173423AA">
            <w:pPr>
              <w:spacing w:after="0"/>
            </w:pPr>
            <w:r>
              <w:rPr>
                <w:sz w:val="17"/>
              </w:rPr>
              <w:t>-</w:t>
            </w:r>
          </w:p>
        </w:tc>
        <w:tc>
          <w:tcPr>
            <w:tcW w:w="257" w:type="pct"/>
            <w:vAlign w:val="center"/>
          </w:tcPr>
          <w:p w14:paraId="7B4911B9">
            <w:pPr>
              <w:spacing w:after="0"/>
            </w:pPr>
            <w:r>
              <w:rPr>
                <w:sz w:val="17"/>
              </w:rPr>
              <w:t>-</w:t>
            </w:r>
          </w:p>
        </w:tc>
        <w:tc>
          <w:tcPr>
            <w:tcW w:w="257" w:type="pct"/>
            <w:vAlign w:val="center"/>
          </w:tcPr>
          <w:p w14:paraId="05C63323">
            <w:pPr>
              <w:spacing w:after="0"/>
            </w:pPr>
            <w:r>
              <w:rPr>
                <w:sz w:val="17"/>
              </w:rPr>
              <w:t>-</w:t>
            </w:r>
          </w:p>
        </w:tc>
        <w:tc>
          <w:tcPr>
            <w:tcW w:w="283" w:type="pct"/>
            <w:vAlign w:val="center"/>
          </w:tcPr>
          <w:p w14:paraId="2E73C706">
            <w:pPr>
              <w:spacing w:after="0"/>
            </w:pPr>
            <w:r>
              <w:rPr>
                <w:sz w:val="17"/>
              </w:rPr>
              <w:t>-</w:t>
            </w:r>
          </w:p>
        </w:tc>
        <w:tc>
          <w:tcPr>
            <w:tcW w:w="283" w:type="pct"/>
            <w:vAlign w:val="center"/>
          </w:tcPr>
          <w:p w14:paraId="6F9DE5A7">
            <w:pPr>
              <w:spacing w:after="0"/>
            </w:pPr>
            <w:r>
              <w:rPr>
                <w:sz w:val="17"/>
              </w:rPr>
              <w:t>-</w:t>
            </w:r>
          </w:p>
        </w:tc>
        <w:tc>
          <w:tcPr>
            <w:tcW w:w="283" w:type="pct"/>
            <w:vAlign w:val="center"/>
          </w:tcPr>
          <w:p w14:paraId="798D2A04">
            <w:pPr>
              <w:spacing w:after="0"/>
            </w:pPr>
            <w:r>
              <w:rPr>
                <w:sz w:val="17"/>
              </w:rPr>
              <w:t>-</w:t>
            </w:r>
          </w:p>
        </w:tc>
        <w:tc>
          <w:tcPr>
            <w:tcW w:w="239" w:type="pct"/>
            <w:vAlign w:val="center"/>
          </w:tcPr>
          <w:p w14:paraId="6BFB81AE">
            <w:pPr>
              <w:spacing w:after="0"/>
            </w:pPr>
            <w:r>
              <w:rPr>
                <w:sz w:val="17"/>
              </w:rPr>
              <w:t>-</w:t>
            </w:r>
          </w:p>
        </w:tc>
        <w:tc>
          <w:tcPr>
            <w:tcW w:w="249" w:type="pct"/>
            <w:vAlign w:val="center"/>
          </w:tcPr>
          <w:p w14:paraId="10AD6038">
            <w:pPr>
              <w:spacing w:after="0"/>
            </w:pPr>
            <w:r>
              <w:rPr>
                <w:sz w:val="17"/>
              </w:rPr>
              <w:t>-</w:t>
            </w:r>
          </w:p>
        </w:tc>
        <w:tc>
          <w:tcPr>
            <w:tcW w:w="249" w:type="pct"/>
            <w:vAlign w:val="center"/>
          </w:tcPr>
          <w:p w14:paraId="0DA84151">
            <w:pPr>
              <w:spacing w:after="0"/>
            </w:pPr>
            <w:r>
              <w:rPr>
                <w:sz w:val="17"/>
              </w:rPr>
              <w:t>-</w:t>
            </w:r>
          </w:p>
        </w:tc>
        <w:tc>
          <w:tcPr>
            <w:tcW w:w="249" w:type="pct"/>
            <w:vAlign w:val="center"/>
          </w:tcPr>
          <w:p w14:paraId="1BD946F3">
            <w:pPr>
              <w:spacing w:after="0"/>
            </w:pPr>
            <w:r>
              <w:rPr>
                <w:sz w:val="17"/>
              </w:rPr>
              <w:t>-</w:t>
            </w:r>
          </w:p>
        </w:tc>
        <w:tc>
          <w:tcPr>
            <w:tcW w:w="249" w:type="pct"/>
            <w:vAlign w:val="center"/>
          </w:tcPr>
          <w:p w14:paraId="45BF12E5">
            <w:pPr>
              <w:spacing w:after="0"/>
            </w:pPr>
            <w:r>
              <w:rPr>
                <w:sz w:val="17"/>
              </w:rPr>
              <w:t>-</w:t>
            </w:r>
          </w:p>
        </w:tc>
        <w:tc>
          <w:tcPr>
            <w:tcW w:w="249" w:type="pct"/>
            <w:vAlign w:val="center"/>
          </w:tcPr>
          <w:p w14:paraId="6F04C4CB">
            <w:pPr>
              <w:spacing w:after="0"/>
            </w:pPr>
            <w:r>
              <w:rPr>
                <w:sz w:val="17"/>
              </w:rPr>
              <w:t>-</w:t>
            </w:r>
          </w:p>
        </w:tc>
        <w:tc>
          <w:tcPr>
            <w:tcW w:w="249" w:type="pct"/>
            <w:vAlign w:val="center"/>
          </w:tcPr>
          <w:p w14:paraId="1A57AD02">
            <w:pPr>
              <w:spacing w:after="0"/>
            </w:pPr>
            <w:r>
              <w:rPr>
                <w:sz w:val="17"/>
              </w:rPr>
              <w:t>-</w:t>
            </w:r>
          </w:p>
        </w:tc>
        <w:tc>
          <w:tcPr>
            <w:tcW w:w="249" w:type="pct"/>
            <w:vAlign w:val="center"/>
          </w:tcPr>
          <w:p w14:paraId="18207AAE">
            <w:pPr>
              <w:spacing w:after="0"/>
              <w:rPr>
                <w:rFonts w:hint="eastAsia" w:eastAsia="宋体"/>
                <w:sz w:val="17"/>
                <w:lang w:eastAsia="zh-CN"/>
              </w:rPr>
            </w:pPr>
            <w:r>
              <w:rPr>
                <w:rFonts w:hint="eastAsia"/>
                <w:sz w:val="17"/>
                <w:lang w:val="en-US" w:eastAsia="zh-CN"/>
              </w:rPr>
              <w:t>-</w:t>
            </w:r>
          </w:p>
        </w:tc>
      </w:tr>
      <w:tr w14:paraId="6086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236E49CF">
            <w:pPr>
              <w:spacing w:after="0"/>
            </w:pPr>
            <w:r>
              <w:rPr>
                <w:sz w:val="17"/>
              </w:rPr>
              <w:t>临床评估</w:t>
            </w:r>
          </w:p>
        </w:tc>
        <w:tc>
          <w:tcPr>
            <w:tcW w:w="401" w:type="pct"/>
            <w:vAlign w:val="center"/>
          </w:tcPr>
          <w:p w14:paraId="4B7C2044">
            <w:pPr>
              <w:spacing w:after="0"/>
            </w:pPr>
            <w:r>
              <w:rPr>
                <w:sz w:val="17"/>
              </w:rPr>
              <w:t>肺活量</w:t>
            </w:r>
          </w:p>
        </w:tc>
        <w:tc>
          <w:tcPr>
            <w:tcW w:w="242" w:type="pct"/>
            <w:vAlign w:val="center"/>
          </w:tcPr>
          <w:p w14:paraId="7688EC02">
            <w:pPr>
              <w:spacing w:after="0"/>
            </w:pPr>
            <w:r>
              <w:rPr>
                <w:sz w:val="17"/>
              </w:rPr>
              <w:t>-</w:t>
            </w:r>
          </w:p>
        </w:tc>
        <w:tc>
          <w:tcPr>
            <w:tcW w:w="239" w:type="pct"/>
            <w:vAlign w:val="center"/>
          </w:tcPr>
          <w:p w14:paraId="258CBECC">
            <w:pPr>
              <w:spacing w:after="0"/>
            </w:pPr>
            <w:r>
              <w:rPr>
                <w:sz w:val="17"/>
              </w:rPr>
              <w:t>X</w:t>
            </w:r>
          </w:p>
        </w:tc>
        <w:tc>
          <w:tcPr>
            <w:tcW w:w="257" w:type="pct"/>
            <w:vAlign w:val="center"/>
          </w:tcPr>
          <w:p w14:paraId="05CB88F5">
            <w:pPr>
              <w:spacing w:after="0"/>
            </w:pPr>
            <w:r>
              <w:rPr>
                <w:sz w:val="17"/>
              </w:rPr>
              <w:t>-</w:t>
            </w:r>
          </w:p>
        </w:tc>
        <w:tc>
          <w:tcPr>
            <w:tcW w:w="257" w:type="pct"/>
            <w:vAlign w:val="center"/>
          </w:tcPr>
          <w:p w14:paraId="1ED65397">
            <w:pPr>
              <w:spacing w:after="0"/>
            </w:pPr>
            <w:r>
              <w:rPr>
                <w:sz w:val="17"/>
              </w:rPr>
              <w:t>-</w:t>
            </w:r>
          </w:p>
        </w:tc>
        <w:tc>
          <w:tcPr>
            <w:tcW w:w="257" w:type="pct"/>
            <w:vAlign w:val="center"/>
          </w:tcPr>
          <w:p w14:paraId="59AB54E6">
            <w:pPr>
              <w:spacing w:after="0"/>
            </w:pPr>
            <w:r>
              <w:rPr>
                <w:sz w:val="17"/>
              </w:rPr>
              <w:t>-</w:t>
            </w:r>
          </w:p>
        </w:tc>
        <w:tc>
          <w:tcPr>
            <w:tcW w:w="257" w:type="pct"/>
            <w:vAlign w:val="center"/>
          </w:tcPr>
          <w:p w14:paraId="7BF3A58F">
            <w:pPr>
              <w:spacing w:after="0"/>
            </w:pPr>
            <w:r>
              <w:rPr>
                <w:sz w:val="17"/>
              </w:rPr>
              <w:t>-</w:t>
            </w:r>
          </w:p>
        </w:tc>
        <w:tc>
          <w:tcPr>
            <w:tcW w:w="283" w:type="pct"/>
            <w:vAlign w:val="center"/>
          </w:tcPr>
          <w:p w14:paraId="2D04828D">
            <w:pPr>
              <w:spacing w:after="0"/>
            </w:pPr>
            <w:r>
              <w:rPr>
                <w:sz w:val="17"/>
              </w:rPr>
              <w:t>-</w:t>
            </w:r>
          </w:p>
        </w:tc>
        <w:tc>
          <w:tcPr>
            <w:tcW w:w="283" w:type="pct"/>
            <w:vAlign w:val="center"/>
          </w:tcPr>
          <w:p w14:paraId="70AB7CB0">
            <w:pPr>
              <w:spacing w:after="0"/>
            </w:pPr>
            <w:r>
              <w:rPr>
                <w:sz w:val="17"/>
              </w:rPr>
              <w:t>-</w:t>
            </w:r>
          </w:p>
        </w:tc>
        <w:tc>
          <w:tcPr>
            <w:tcW w:w="283" w:type="pct"/>
            <w:vAlign w:val="center"/>
          </w:tcPr>
          <w:p w14:paraId="279496D8">
            <w:pPr>
              <w:spacing w:after="0"/>
            </w:pPr>
            <w:r>
              <w:rPr>
                <w:sz w:val="17"/>
              </w:rPr>
              <w:t>X</w:t>
            </w:r>
          </w:p>
        </w:tc>
        <w:tc>
          <w:tcPr>
            <w:tcW w:w="239" w:type="pct"/>
            <w:vAlign w:val="center"/>
          </w:tcPr>
          <w:p w14:paraId="128B271C">
            <w:pPr>
              <w:spacing w:after="0"/>
            </w:pPr>
            <w:r>
              <w:rPr>
                <w:sz w:val="17"/>
              </w:rPr>
              <w:t>X</w:t>
            </w:r>
          </w:p>
        </w:tc>
        <w:tc>
          <w:tcPr>
            <w:tcW w:w="249" w:type="pct"/>
            <w:vAlign w:val="center"/>
          </w:tcPr>
          <w:p w14:paraId="0493FA82">
            <w:pPr>
              <w:spacing w:after="0"/>
            </w:pPr>
            <w:r>
              <w:rPr>
                <w:sz w:val="17"/>
              </w:rPr>
              <w:t>-</w:t>
            </w:r>
          </w:p>
        </w:tc>
        <w:tc>
          <w:tcPr>
            <w:tcW w:w="249" w:type="pct"/>
            <w:vAlign w:val="center"/>
          </w:tcPr>
          <w:p w14:paraId="7ECF37CE">
            <w:pPr>
              <w:spacing w:after="0"/>
            </w:pPr>
            <w:r>
              <w:rPr>
                <w:sz w:val="17"/>
              </w:rPr>
              <w:t>-</w:t>
            </w:r>
          </w:p>
        </w:tc>
        <w:tc>
          <w:tcPr>
            <w:tcW w:w="249" w:type="pct"/>
            <w:vAlign w:val="center"/>
          </w:tcPr>
          <w:p w14:paraId="6572FF58">
            <w:pPr>
              <w:spacing w:after="0"/>
            </w:pPr>
            <w:r>
              <w:rPr>
                <w:sz w:val="17"/>
              </w:rPr>
              <w:t>-</w:t>
            </w:r>
          </w:p>
        </w:tc>
        <w:tc>
          <w:tcPr>
            <w:tcW w:w="249" w:type="pct"/>
            <w:vAlign w:val="center"/>
          </w:tcPr>
          <w:p w14:paraId="0C5C9468">
            <w:pPr>
              <w:spacing w:after="0"/>
            </w:pPr>
            <w:r>
              <w:rPr>
                <w:sz w:val="17"/>
              </w:rPr>
              <w:t>X</w:t>
            </w:r>
          </w:p>
        </w:tc>
        <w:tc>
          <w:tcPr>
            <w:tcW w:w="249" w:type="pct"/>
            <w:vAlign w:val="center"/>
          </w:tcPr>
          <w:p w14:paraId="26DE2CA0">
            <w:pPr>
              <w:spacing w:after="0"/>
            </w:pPr>
            <w:r>
              <w:rPr>
                <w:sz w:val="17"/>
              </w:rPr>
              <w:t>-</w:t>
            </w:r>
          </w:p>
        </w:tc>
        <w:tc>
          <w:tcPr>
            <w:tcW w:w="249" w:type="pct"/>
            <w:vAlign w:val="center"/>
          </w:tcPr>
          <w:p w14:paraId="76FC7807">
            <w:pPr>
              <w:spacing w:after="0"/>
            </w:pPr>
            <w:r>
              <w:rPr>
                <w:sz w:val="17"/>
              </w:rPr>
              <w:t>X</w:t>
            </w:r>
          </w:p>
        </w:tc>
        <w:tc>
          <w:tcPr>
            <w:tcW w:w="249" w:type="pct"/>
            <w:vAlign w:val="center"/>
          </w:tcPr>
          <w:p w14:paraId="26C42086">
            <w:pPr>
              <w:spacing w:after="0"/>
              <w:rPr>
                <w:sz w:val="17"/>
              </w:rPr>
            </w:pPr>
            <w:r>
              <w:rPr>
                <w:sz w:val="17"/>
              </w:rPr>
              <w:t>X</w:t>
            </w:r>
          </w:p>
        </w:tc>
      </w:tr>
      <w:tr w14:paraId="4E3D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65CEE8FA">
            <w:pPr>
              <w:spacing w:after="0"/>
            </w:pPr>
            <w:r>
              <w:rPr>
                <w:sz w:val="17"/>
              </w:rPr>
              <w:t>临床评估</w:t>
            </w:r>
          </w:p>
        </w:tc>
        <w:tc>
          <w:tcPr>
            <w:tcW w:w="401" w:type="pct"/>
            <w:vAlign w:val="center"/>
          </w:tcPr>
          <w:p w14:paraId="50945DE0">
            <w:pPr>
              <w:spacing w:after="0"/>
            </w:pPr>
            <w:r>
              <w:rPr>
                <w:sz w:val="17"/>
              </w:rPr>
              <w:t>体格检查（含体重/BMI）</w:t>
            </w:r>
          </w:p>
        </w:tc>
        <w:tc>
          <w:tcPr>
            <w:tcW w:w="242" w:type="pct"/>
            <w:vAlign w:val="center"/>
          </w:tcPr>
          <w:p w14:paraId="62CDB823">
            <w:pPr>
              <w:spacing w:after="0"/>
            </w:pPr>
            <w:r>
              <w:rPr>
                <w:sz w:val="17"/>
              </w:rPr>
              <w:t>X</w:t>
            </w:r>
          </w:p>
        </w:tc>
        <w:tc>
          <w:tcPr>
            <w:tcW w:w="239" w:type="pct"/>
            <w:vAlign w:val="center"/>
          </w:tcPr>
          <w:p w14:paraId="780B77A1">
            <w:pPr>
              <w:spacing w:after="0"/>
            </w:pPr>
            <w:r>
              <w:rPr>
                <w:sz w:val="17"/>
              </w:rPr>
              <w:t>X</w:t>
            </w:r>
          </w:p>
        </w:tc>
        <w:tc>
          <w:tcPr>
            <w:tcW w:w="257" w:type="pct"/>
            <w:vAlign w:val="center"/>
          </w:tcPr>
          <w:p w14:paraId="06C28C3C">
            <w:pPr>
              <w:spacing w:after="0"/>
            </w:pPr>
            <w:r>
              <w:rPr>
                <w:sz w:val="17"/>
              </w:rPr>
              <w:t>-</w:t>
            </w:r>
          </w:p>
        </w:tc>
        <w:tc>
          <w:tcPr>
            <w:tcW w:w="257" w:type="pct"/>
            <w:vAlign w:val="center"/>
          </w:tcPr>
          <w:p w14:paraId="65514381">
            <w:pPr>
              <w:spacing w:after="0"/>
            </w:pPr>
            <w:r>
              <w:rPr>
                <w:sz w:val="17"/>
              </w:rPr>
              <w:t>X</w:t>
            </w:r>
          </w:p>
        </w:tc>
        <w:tc>
          <w:tcPr>
            <w:tcW w:w="257" w:type="pct"/>
            <w:vAlign w:val="center"/>
          </w:tcPr>
          <w:p w14:paraId="1D93E28A">
            <w:pPr>
              <w:spacing w:after="0"/>
            </w:pPr>
            <w:r>
              <w:rPr>
                <w:sz w:val="17"/>
              </w:rPr>
              <w:t>X</w:t>
            </w:r>
          </w:p>
        </w:tc>
        <w:tc>
          <w:tcPr>
            <w:tcW w:w="257" w:type="pct"/>
            <w:vAlign w:val="center"/>
          </w:tcPr>
          <w:p w14:paraId="707ACE73">
            <w:pPr>
              <w:spacing w:after="0"/>
            </w:pPr>
            <w:r>
              <w:rPr>
                <w:sz w:val="17"/>
              </w:rPr>
              <w:t>X</w:t>
            </w:r>
          </w:p>
        </w:tc>
        <w:tc>
          <w:tcPr>
            <w:tcW w:w="283" w:type="pct"/>
            <w:vAlign w:val="center"/>
          </w:tcPr>
          <w:p w14:paraId="0599355F">
            <w:pPr>
              <w:spacing w:after="0"/>
            </w:pPr>
            <w:r>
              <w:rPr>
                <w:sz w:val="17"/>
              </w:rPr>
              <w:t>X</w:t>
            </w:r>
          </w:p>
        </w:tc>
        <w:tc>
          <w:tcPr>
            <w:tcW w:w="283" w:type="pct"/>
            <w:vAlign w:val="center"/>
          </w:tcPr>
          <w:p w14:paraId="30041B81">
            <w:pPr>
              <w:spacing w:after="0"/>
            </w:pPr>
            <w:r>
              <w:rPr>
                <w:sz w:val="17"/>
              </w:rPr>
              <w:t>X</w:t>
            </w:r>
          </w:p>
        </w:tc>
        <w:tc>
          <w:tcPr>
            <w:tcW w:w="283" w:type="pct"/>
            <w:vAlign w:val="center"/>
          </w:tcPr>
          <w:p w14:paraId="217332F8">
            <w:pPr>
              <w:spacing w:after="0"/>
            </w:pPr>
            <w:r>
              <w:rPr>
                <w:sz w:val="17"/>
              </w:rPr>
              <w:t>X</w:t>
            </w:r>
          </w:p>
        </w:tc>
        <w:tc>
          <w:tcPr>
            <w:tcW w:w="239" w:type="pct"/>
            <w:vAlign w:val="center"/>
          </w:tcPr>
          <w:p w14:paraId="5C9C66E4">
            <w:pPr>
              <w:spacing w:after="0"/>
            </w:pPr>
            <w:r>
              <w:rPr>
                <w:sz w:val="17"/>
              </w:rPr>
              <w:t>X</w:t>
            </w:r>
          </w:p>
        </w:tc>
        <w:tc>
          <w:tcPr>
            <w:tcW w:w="249" w:type="pct"/>
            <w:vAlign w:val="center"/>
          </w:tcPr>
          <w:p w14:paraId="63EB3647">
            <w:pPr>
              <w:spacing w:after="0"/>
            </w:pPr>
            <w:r>
              <w:rPr>
                <w:sz w:val="17"/>
              </w:rPr>
              <w:t>-</w:t>
            </w:r>
          </w:p>
        </w:tc>
        <w:tc>
          <w:tcPr>
            <w:tcW w:w="249" w:type="pct"/>
            <w:vAlign w:val="center"/>
          </w:tcPr>
          <w:p w14:paraId="376751D4">
            <w:pPr>
              <w:spacing w:after="0"/>
            </w:pPr>
            <w:r>
              <w:rPr>
                <w:sz w:val="17"/>
              </w:rPr>
              <w:t>X</w:t>
            </w:r>
          </w:p>
        </w:tc>
        <w:tc>
          <w:tcPr>
            <w:tcW w:w="249" w:type="pct"/>
            <w:vAlign w:val="center"/>
          </w:tcPr>
          <w:p w14:paraId="07E842DD">
            <w:pPr>
              <w:spacing w:after="0"/>
            </w:pPr>
            <w:r>
              <w:rPr>
                <w:sz w:val="17"/>
              </w:rPr>
              <w:t>-</w:t>
            </w:r>
          </w:p>
        </w:tc>
        <w:tc>
          <w:tcPr>
            <w:tcW w:w="249" w:type="pct"/>
            <w:vAlign w:val="center"/>
          </w:tcPr>
          <w:p w14:paraId="5DA11B1A">
            <w:pPr>
              <w:spacing w:after="0"/>
            </w:pPr>
            <w:r>
              <w:rPr>
                <w:sz w:val="17"/>
              </w:rPr>
              <w:t>X</w:t>
            </w:r>
          </w:p>
        </w:tc>
        <w:tc>
          <w:tcPr>
            <w:tcW w:w="249" w:type="pct"/>
            <w:vAlign w:val="center"/>
          </w:tcPr>
          <w:p w14:paraId="20D0C142">
            <w:pPr>
              <w:spacing w:after="0"/>
            </w:pPr>
            <w:r>
              <w:rPr>
                <w:sz w:val="17"/>
              </w:rPr>
              <w:t>-</w:t>
            </w:r>
          </w:p>
        </w:tc>
        <w:tc>
          <w:tcPr>
            <w:tcW w:w="249" w:type="pct"/>
            <w:vAlign w:val="center"/>
          </w:tcPr>
          <w:p w14:paraId="2DC4B791">
            <w:pPr>
              <w:spacing w:after="0"/>
            </w:pPr>
            <w:r>
              <w:rPr>
                <w:sz w:val="17"/>
              </w:rPr>
              <w:t>X</w:t>
            </w:r>
          </w:p>
        </w:tc>
        <w:tc>
          <w:tcPr>
            <w:tcW w:w="249" w:type="pct"/>
            <w:vAlign w:val="center"/>
          </w:tcPr>
          <w:p w14:paraId="6D923891">
            <w:pPr>
              <w:spacing w:after="0"/>
              <w:rPr>
                <w:sz w:val="17"/>
              </w:rPr>
            </w:pPr>
            <w:r>
              <w:rPr>
                <w:sz w:val="17"/>
              </w:rPr>
              <w:t>X</w:t>
            </w:r>
          </w:p>
        </w:tc>
      </w:tr>
      <w:tr w14:paraId="425F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289E1E3F">
            <w:pPr>
              <w:spacing w:after="0"/>
            </w:pPr>
            <w:r>
              <w:rPr>
                <w:sz w:val="17"/>
              </w:rPr>
              <w:t>临床评估</w:t>
            </w:r>
          </w:p>
        </w:tc>
        <w:tc>
          <w:tcPr>
            <w:tcW w:w="401" w:type="pct"/>
            <w:vAlign w:val="center"/>
          </w:tcPr>
          <w:p w14:paraId="32BF389D">
            <w:pPr>
              <w:spacing w:after="0"/>
            </w:pPr>
            <w:r>
              <w:rPr>
                <w:sz w:val="17"/>
              </w:rPr>
              <w:t>生命体征与症状询问</w:t>
            </w:r>
          </w:p>
        </w:tc>
        <w:tc>
          <w:tcPr>
            <w:tcW w:w="242" w:type="pct"/>
            <w:vAlign w:val="center"/>
          </w:tcPr>
          <w:p w14:paraId="46358B34">
            <w:pPr>
              <w:spacing w:after="0"/>
            </w:pPr>
            <w:r>
              <w:rPr>
                <w:sz w:val="17"/>
              </w:rPr>
              <w:t>X</w:t>
            </w:r>
          </w:p>
        </w:tc>
        <w:tc>
          <w:tcPr>
            <w:tcW w:w="239" w:type="pct"/>
            <w:vAlign w:val="center"/>
          </w:tcPr>
          <w:p w14:paraId="1B960025">
            <w:pPr>
              <w:spacing w:after="0"/>
            </w:pPr>
            <w:r>
              <w:rPr>
                <w:sz w:val="17"/>
              </w:rPr>
              <w:t>X</w:t>
            </w:r>
          </w:p>
        </w:tc>
        <w:tc>
          <w:tcPr>
            <w:tcW w:w="257" w:type="pct"/>
            <w:vAlign w:val="center"/>
          </w:tcPr>
          <w:p w14:paraId="49ACF5D7">
            <w:pPr>
              <w:spacing w:after="0"/>
            </w:pPr>
            <w:r>
              <w:rPr>
                <w:sz w:val="17"/>
              </w:rPr>
              <w:t>X</w:t>
            </w:r>
          </w:p>
        </w:tc>
        <w:tc>
          <w:tcPr>
            <w:tcW w:w="257" w:type="pct"/>
            <w:vAlign w:val="center"/>
          </w:tcPr>
          <w:p w14:paraId="66BC37C6">
            <w:pPr>
              <w:spacing w:after="0"/>
            </w:pPr>
            <w:r>
              <w:rPr>
                <w:sz w:val="17"/>
              </w:rPr>
              <w:t>X</w:t>
            </w:r>
          </w:p>
        </w:tc>
        <w:tc>
          <w:tcPr>
            <w:tcW w:w="257" w:type="pct"/>
            <w:vAlign w:val="center"/>
          </w:tcPr>
          <w:p w14:paraId="2889C0BC">
            <w:pPr>
              <w:spacing w:after="0"/>
            </w:pPr>
            <w:r>
              <w:rPr>
                <w:sz w:val="17"/>
              </w:rPr>
              <w:t>X</w:t>
            </w:r>
          </w:p>
        </w:tc>
        <w:tc>
          <w:tcPr>
            <w:tcW w:w="257" w:type="pct"/>
            <w:vAlign w:val="center"/>
          </w:tcPr>
          <w:p w14:paraId="2EEAFC18">
            <w:pPr>
              <w:spacing w:after="0"/>
            </w:pPr>
            <w:r>
              <w:rPr>
                <w:sz w:val="17"/>
              </w:rPr>
              <w:t>X</w:t>
            </w:r>
          </w:p>
        </w:tc>
        <w:tc>
          <w:tcPr>
            <w:tcW w:w="283" w:type="pct"/>
            <w:vAlign w:val="center"/>
          </w:tcPr>
          <w:p w14:paraId="6D752A8D">
            <w:pPr>
              <w:spacing w:after="0"/>
            </w:pPr>
            <w:r>
              <w:rPr>
                <w:sz w:val="17"/>
              </w:rPr>
              <w:t>X</w:t>
            </w:r>
          </w:p>
        </w:tc>
        <w:tc>
          <w:tcPr>
            <w:tcW w:w="283" w:type="pct"/>
            <w:vAlign w:val="center"/>
          </w:tcPr>
          <w:p w14:paraId="0A5D0A45">
            <w:pPr>
              <w:spacing w:after="0"/>
            </w:pPr>
            <w:r>
              <w:rPr>
                <w:sz w:val="17"/>
              </w:rPr>
              <w:t>X</w:t>
            </w:r>
          </w:p>
        </w:tc>
        <w:tc>
          <w:tcPr>
            <w:tcW w:w="283" w:type="pct"/>
            <w:vAlign w:val="center"/>
          </w:tcPr>
          <w:p w14:paraId="24FDF1F4">
            <w:pPr>
              <w:spacing w:after="0"/>
            </w:pPr>
            <w:r>
              <w:rPr>
                <w:sz w:val="17"/>
              </w:rPr>
              <w:t>X</w:t>
            </w:r>
          </w:p>
        </w:tc>
        <w:tc>
          <w:tcPr>
            <w:tcW w:w="239" w:type="pct"/>
            <w:vAlign w:val="center"/>
          </w:tcPr>
          <w:p w14:paraId="244EE6D8">
            <w:pPr>
              <w:spacing w:after="0"/>
            </w:pPr>
            <w:r>
              <w:rPr>
                <w:sz w:val="17"/>
              </w:rPr>
              <w:t>X</w:t>
            </w:r>
          </w:p>
        </w:tc>
        <w:tc>
          <w:tcPr>
            <w:tcW w:w="249" w:type="pct"/>
            <w:vAlign w:val="center"/>
          </w:tcPr>
          <w:p w14:paraId="02182E8A">
            <w:pPr>
              <w:spacing w:after="0"/>
            </w:pPr>
            <w:r>
              <w:rPr>
                <w:sz w:val="17"/>
              </w:rPr>
              <w:t>X</w:t>
            </w:r>
          </w:p>
        </w:tc>
        <w:tc>
          <w:tcPr>
            <w:tcW w:w="249" w:type="pct"/>
            <w:vAlign w:val="center"/>
          </w:tcPr>
          <w:p w14:paraId="5600E2DE">
            <w:pPr>
              <w:spacing w:after="0"/>
            </w:pPr>
            <w:r>
              <w:rPr>
                <w:sz w:val="17"/>
              </w:rPr>
              <w:t>X</w:t>
            </w:r>
          </w:p>
        </w:tc>
        <w:tc>
          <w:tcPr>
            <w:tcW w:w="249" w:type="pct"/>
            <w:vAlign w:val="center"/>
          </w:tcPr>
          <w:p w14:paraId="715B8D29">
            <w:pPr>
              <w:spacing w:after="0"/>
            </w:pPr>
            <w:r>
              <w:rPr>
                <w:sz w:val="17"/>
              </w:rPr>
              <w:t>X</w:t>
            </w:r>
          </w:p>
        </w:tc>
        <w:tc>
          <w:tcPr>
            <w:tcW w:w="249" w:type="pct"/>
            <w:vAlign w:val="center"/>
          </w:tcPr>
          <w:p w14:paraId="614B1DE1">
            <w:pPr>
              <w:spacing w:after="0"/>
            </w:pPr>
            <w:r>
              <w:rPr>
                <w:sz w:val="17"/>
              </w:rPr>
              <w:t>X</w:t>
            </w:r>
          </w:p>
        </w:tc>
        <w:tc>
          <w:tcPr>
            <w:tcW w:w="249" w:type="pct"/>
            <w:vAlign w:val="center"/>
          </w:tcPr>
          <w:p w14:paraId="122818AC">
            <w:pPr>
              <w:spacing w:after="0"/>
            </w:pPr>
            <w:r>
              <w:rPr>
                <w:sz w:val="17"/>
              </w:rPr>
              <w:t>X</w:t>
            </w:r>
          </w:p>
        </w:tc>
        <w:tc>
          <w:tcPr>
            <w:tcW w:w="249" w:type="pct"/>
            <w:vAlign w:val="center"/>
          </w:tcPr>
          <w:p w14:paraId="3B2F07BC">
            <w:pPr>
              <w:spacing w:after="0"/>
            </w:pPr>
            <w:r>
              <w:rPr>
                <w:sz w:val="17"/>
              </w:rPr>
              <w:t>X</w:t>
            </w:r>
          </w:p>
        </w:tc>
        <w:tc>
          <w:tcPr>
            <w:tcW w:w="249" w:type="pct"/>
            <w:vAlign w:val="center"/>
          </w:tcPr>
          <w:p w14:paraId="037457EE">
            <w:pPr>
              <w:spacing w:after="0"/>
              <w:rPr>
                <w:sz w:val="17"/>
              </w:rPr>
            </w:pPr>
            <w:r>
              <w:rPr>
                <w:sz w:val="17"/>
              </w:rPr>
              <w:t>X</w:t>
            </w:r>
          </w:p>
        </w:tc>
      </w:tr>
      <w:tr w14:paraId="3907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4B30D261">
            <w:pPr>
              <w:spacing w:after="0"/>
            </w:pPr>
            <w:r>
              <w:rPr>
                <w:sz w:val="17"/>
              </w:rPr>
              <w:t>实验室检测</w:t>
            </w:r>
          </w:p>
        </w:tc>
        <w:tc>
          <w:tcPr>
            <w:tcW w:w="401" w:type="pct"/>
            <w:vAlign w:val="center"/>
          </w:tcPr>
          <w:p w14:paraId="7106908A">
            <w:pPr>
              <w:spacing w:after="0"/>
            </w:pPr>
            <w:r>
              <w:rPr>
                <w:sz w:val="17"/>
              </w:rPr>
              <w:t>血常规</w:t>
            </w:r>
          </w:p>
        </w:tc>
        <w:tc>
          <w:tcPr>
            <w:tcW w:w="242" w:type="pct"/>
            <w:vAlign w:val="center"/>
          </w:tcPr>
          <w:p w14:paraId="5944EA81">
            <w:pPr>
              <w:spacing w:after="0"/>
            </w:pPr>
            <w:r>
              <w:rPr>
                <w:sz w:val="17"/>
              </w:rPr>
              <w:t>X</w:t>
            </w:r>
          </w:p>
        </w:tc>
        <w:tc>
          <w:tcPr>
            <w:tcW w:w="239" w:type="pct"/>
            <w:vAlign w:val="center"/>
          </w:tcPr>
          <w:p w14:paraId="791D42AB">
            <w:pPr>
              <w:spacing w:after="0"/>
            </w:pPr>
            <w:r>
              <w:rPr>
                <w:sz w:val="17"/>
              </w:rPr>
              <w:t>X</w:t>
            </w:r>
          </w:p>
        </w:tc>
        <w:tc>
          <w:tcPr>
            <w:tcW w:w="257" w:type="pct"/>
            <w:vAlign w:val="center"/>
          </w:tcPr>
          <w:p w14:paraId="7CA3F6D0">
            <w:pPr>
              <w:spacing w:after="0"/>
            </w:pPr>
            <w:r>
              <w:rPr>
                <w:sz w:val="17"/>
              </w:rPr>
              <w:t>X</w:t>
            </w:r>
          </w:p>
        </w:tc>
        <w:tc>
          <w:tcPr>
            <w:tcW w:w="257" w:type="pct"/>
            <w:vAlign w:val="center"/>
          </w:tcPr>
          <w:p w14:paraId="58A3F4D9">
            <w:pPr>
              <w:spacing w:after="0"/>
            </w:pPr>
            <w:r>
              <w:rPr>
                <w:sz w:val="17"/>
              </w:rPr>
              <w:t>X</w:t>
            </w:r>
          </w:p>
        </w:tc>
        <w:tc>
          <w:tcPr>
            <w:tcW w:w="257" w:type="pct"/>
            <w:vAlign w:val="center"/>
          </w:tcPr>
          <w:p w14:paraId="5DE5DA48">
            <w:pPr>
              <w:spacing w:after="0"/>
            </w:pPr>
            <w:r>
              <w:rPr>
                <w:sz w:val="17"/>
              </w:rPr>
              <w:t>X</w:t>
            </w:r>
          </w:p>
        </w:tc>
        <w:tc>
          <w:tcPr>
            <w:tcW w:w="257" w:type="pct"/>
            <w:vAlign w:val="center"/>
          </w:tcPr>
          <w:p w14:paraId="3E3E9A4C">
            <w:pPr>
              <w:spacing w:after="0"/>
            </w:pPr>
            <w:r>
              <w:rPr>
                <w:sz w:val="17"/>
              </w:rPr>
              <w:t>X</w:t>
            </w:r>
          </w:p>
        </w:tc>
        <w:tc>
          <w:tcPr>
            <w:tcW w:w="283" w:type="pct"/>
            <w:vAlign w:val="center"/>
          </w:tcPr>
          <w:p w14:paraId="6BC505F8">
            <w:pPr>
              <w:spacing w:after="0"/>
            </w:pPr>
            <w:r>
              <w:rPr>
                <w:sz w:val="17"/>
              </w:rPr>
              <w:t>X</w:t>
            </w:r>
          </w:p>
        </w:tc>
        <w:tc>
          <w:tcPr>
            <w:tcW w:w="283" w:type="pct"/>
            <w:vAlign w:val="center"/>
          </w:tcPr>
          <w:p w14:paraId="59FD970B">
            <w:pPr>
              <w:spacing w:after="0"/>
            </w:pPr>
            <w:r>
              <w:rPr>
                <w:sz w:val="17"/>
              </w:rPr>
              <w:t>X</w:t>
            </w:r>
          </w:p>
        </w:tc>
        <w:tc>
          <w:tcPr>
            <w:tcW w:w="283" w:type="pct"/>
            <w:vAlign w:val="center"/>
          </w:tcPr>
          <w:p w14:paraId="1F807E4A">
            <w:pPr>
              <w:spacing w:after="0"/>
            </w:pPr>
            <w:r>
              <w:rPr>
                <w:sz w:val="17"/>
              </w:rPr>
              <w:t>X</w:t>
            </w:r>
          </w:p>
        </w:tc>
        <w:tc>
          <w:tcPr>
            <w:tcW w:w="239" w:type="pct"/>
            <w:vAlign w:val="center"/>
          </w:tcPr>
          <w:p w14:paraId="18E357D1">
            <w:pPr>
              <w:spacing w:after="0"/>
            </w:pPr>
            <w:r>
              <w:rPr>
                <w:sz w:val="17"/>
              </w:rPr>
              <w:t>X</w:t>
            </w:r>
          </w:p>
        </w:tc>
        <w:tc>
          <w:tcPr>
            <w:tcW w:w="249" w:type="pct"/>
            <w:vAlign w:val="center"/>
          </w:tcPr>
          <w:p w14:paraId="3DD61050">
            <w:pPr>
              <w:spacing w:after="0"/>
            </w:pPr>
            <w:r>
              <w:rPr>
                <w:sz w:val="17"/>
              </w:rPr>
              <w:t>-</w:t>
            </w:r>
          </w:p>
        </w:tc>
        <w:tc>
          <w:tcPr>
            <w:tcW w:w="249" w:type="pct"/>
            <w:vAlign w:val="center"/>
          </w:tcPr>
          <w:p w14:paraId="0C31A6A8">
            <w:pPr>
              <w:spacing w:after="0"/>
            </w:pPr>
            <w:r>
              <w:rPr>
                <w:sz w:val="17"/>
              </w:rPr>
              <w:t>-</w:t>
            </w:r>
          </w:p>
        </w:tc>
        <w:tc>
          <w:tcPr>
            <w:tcW w:w="249" w:type="pct"/>
            <w:vAlign w:val="center"/>
          </w:tcPr>
          <w:p w14:paraId="6471DA6A">
            <w:pPr>
              <w:spacing w:after="0"/>
            </w:pPr>
            <w:r>
              <w:rPr>
                <w:sz w:val="17"/>
              </w:rPr>
              <w:t>-</w:t>
            </w:r>
          </w:p>
        </w:tc>
        <w:tc>
          <w:tcPr>
            <w:tcW w:w="249" w:type="pct"/>
            <w:vAlign w:val="center"/>
          </w:tcPr>
          <w:p w14:paraId="55B1BA9E">
            <w:pPr>
              <w:spacing w:after="0"/>
            </w:pPr>
            <w:r>
              <w:rPr>
                <w:sz w:val="17"/>
              </w:rPr>
              <w:t>-</w:t>
            </w:r>
          </w:p>
        </w:tc>
        <w:tc>
          <w:tcPr>
            <w:tcW w:w="249" w:type="pct"/>
            <w:vAlign w:val="center"/>
          </w:tcPr>
          <w:p w14:paraId="0AED1DEA">
            <w:pPr>
              <w:spacing w:after="0"/>
            </w:pPr>
            <w:r>
              <w:rPr>
                <w:sz w:val="17"/>
              </w:rPr>
              <w:t>-</w:t>
            </w:r>
          </w:p>
        </w:tc>
        <w:tc>
          <w:tcPr>
            <w:tcW w:w="249" w:type="pct"/>
            <w:vAlign w:val="center"/>
          </w:tcPr>
          <w:p w14:paraId="66AE5192">
            <w:pPr>
              <w:spacing w:after="0"/>
            </w:pPr>
            <w:r>
              <w:rPr>
                <w:sz w:val="17"/>
              </w:rPr>
              <w:t>-</w:t>
            </w:r>
          </w:p>
        </w:tc>
        <w:tc>
          <w:tcPr>
            <w:tcW w:w="249" w:type="pct"/>
            <w:vAlign w:val="center"/>
          </w:tcPr>
          <w:p w14:paraId="395DCC6E">
            <w:pPr>
              <w:spacing w:after="0"/>
              <w:rPr>
                <w:sz w:val="17"/>
              </w:rPr>
            </w:pPr>
            <w:r>
              <w:rPr>
                <w:sz w:val="17"/>
              </w:rPr>
              <w:t>X</w:t>
            </w:r>
          </w:p>
        </w:tc>
      </w:tr>
      <w:tr w14:paraId="1C55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5B20CBFB">
            <w:pPr>
              <w:spacing w:after="0"/>
            </w:pPr>
            <w:r>
              <w:rPr>
                <w:sz w:val="17"/>
              </w:rPr>
              <w:t>实验室检测</w:t>
            </w:r>
          </w:p>
        </w:tc>
        <w:tc>
          <w:tcPr>
            <w:tcW w:w="401" w:type="pct"/>
            <w:vAlign w:val="center"/>
          </w:tcPr>
          <w:p w14:paraId="49BAACA5">
            <w:pPr>
              <w:spacing w:after="0"/>
            </w:pPr>
            <w:r>
              <w:rPr>
                <w:sz w:val="17"/>
              </w:rPr>
              <w:t>肝肾功能，电解质</w:t>
            </w:r>
          </w:p>
        </w:tc>
        <w:tc>
          <w:tcPr>
            <w:tcW w:w="242" w:type="pct"/>
            <w:vAlign w:val="center"/>
          </w:tcPr>
          <w:p w14:paraId="2660445A">
            <w:pPr>
              <w:spacing w:after="0"/>
            </w:pPr>
            <w:r>
              <w:rPr>
                <w:sz w:val="17"/>
              </w:rPr>
              <w:t>X</w:t>
            </w:r>
          </w:p>
        </w:tc>
        <w:tc>
          <w:tcPr>
            <w:tcW w:w="239" w:type="pct"/>
            <w:vAlign w:val="center"/>
          </w:tcPr>
          <w:p w14:paraId="66A7014A">
            <w:pPr>
              <w:spacing w:after="0"/>
            </w:pPr>
            <w:r>
              <w:rPr>
                <w:sz w:val="17"/>
              </w:rPr>
              <w:t>X</w:t>
            </w:r>
          </w:p>
        </w:tc>
        <w:tc>
          <w:tcPr>
            <w:tcW w:w="257" w:type="pct"/>
            <w:vAlign w:val="center"/>
          </w:tcPr>
          <w:p w14:paraId="485F2DE6">
            <w:pPr>
              <w:spacing w:after="0"/>
            </w:pPr>
            <w:r>
              <w:rPr>
                <w:sz w:val="17"/>
              </w:rPr>
              <w:t>X</w:t>
            </w:r>
          </w:p>
        </w:tc>
        <w:tc>
          <w:tcPr>
            <w:tcW w:w="257" w:type="pct"/>
            <w:vAlign w:val="center"/>
          </w:tcPr>
          <w:p w14:paraId="32FE367A">
            <w:pPr>
              <w:spacing w:after="0"/>
            </w:pPr>
            <w:r>
              <w:rPr>
                <w:sz w:val="17"/>
              </w:rPr>
              <w:t>X</w:t>
            </w:r>
          </w:p>
        </w:tc>
        <w:tc>
          <w:tcPr>
            <w:tcW w:w="257" w:type="pct"/>
            <w:vAlign w:val="center"/>
          </w:tcPr>
          <w:p w14:paraId="3555ACD9">
            <w:pPr>
              <w:spacing w:after="0"/>
            </w:pPr>
            <w:r>
              <w:rPr>
                <w:sz w:val="17"/>
              </w:rPr>
              <w:t>X</w:t>
            </w:r>
          </w:p>
        </w:tc>
        <w:tc>
          <w:tcPr>
            <w:tcW w:w="257" w:type="pct"/>
            <w:vAlign w:val="center"/>
          </w:tcPr>
          <w:p w14:paraId="5C0B6FF1">
            <w:pPr>
              <w:spacing w:after="0"/>
            </w:pPr>
            <w:r>
              <w:rPr>
                <w:sz w:val="17"/>
              </w:rPr>
              <w:t>X</w:t>
            </w:r>
          </w:p>
        </w:tc>
        <w:tc>
          <w:tcPr>
            <w:tcW w:w="283" w:type="pct"/>
            <w:vAlign w:val="center"/>
          </w:tcPr>
          <w:p w14:paraId="45D61B76">
            <w:pPr>
              <w:spacing w:after="0"/>
            </w:pPr>
            <w:r>
              <w:rPr>
                <w:sz w:val="17"/>
              </w:rPr>
              <w:t>X</w:t>
            </w:r>
          </w:p>
        </w:tc>
        <w:tc>
          <w:tcPr>
            <w:tcW w:w="283" w:type="pct"/>
            <w:vAlign w:val="center"/>
          </w:tcPr>
          <w:p w14:paraId="0106AA3F">
            <w:pPr>
              <w:spacing w:after="0"/>
            </w:pPr>
            <w:r>
              <w:rPr>
                <w:sz w:val="17"/>
              </w:rPr>
              <w:t>X</w:t>
            </w:r>
          </w:p>
        </w:tc>
        <w:tc>
          <w:tcPr>
            <w:tcW w:w="283" w:type="pct"/>
            <w:vAlign w:val="center"/>
          </w:tcPr>
          <w:p w14:paraId="6ABB3207">
            <w:pPr>
              <w:spacing w:after="0"/>
            </w:pPr>
            <w:r>
              <w:rPr>
                <w:sz w:val="17"/>
              </w:rPr>
              <w:t>X</w:t>
            </w:r>
          </w:p>
        </w:tc>
        <w:tc>
          <w:tcPr>
            <w:tcW w:w="239" w:type="pct"/>
            <w:vAlign w:val="center"/>
          </w:tcPr>
          <w:p w14:paraId="58E61750">
            <w:pPr>
              <w:spacing w:after="0"/>
            </w:pPr>
            <w:r>
              <w:rPr>
                <w:sz w:val="17"/>
              </w:rPr>
              <w:t>X</w:t>
            </w:r>
          </w:p>
        </w:tc>
        <w:tc>
          <w:tcPr>
            <w:tcW w:w="249" w:type="pct"/>
            <w:vAlign w:val="center"/>
          </w:tcPr>
          <w:p w14:paraId="7A548E84">
            <w:pPr>
              <w:spacing w:after="0"/>
            </w:pPr>
            <w:r>
              <w:rPr>
                <w:sz w:val="17"/>
              </w:rPr>
              <w:t>-</w:t>
            </w:r>
          </w:p>
        </w:tc>
        <w:tc>
          <w:tcPr>
            <w:tcW w:w="249" w:type="pct"/>
            <w:vAlign w:val="center"/>
          </w:tcPr>
          <w:p w14:paraId="5265CC8C">
            <w:pPr>
              <w:spacing w:after="0"/>
            </w:pPr>
            <w:r>
              <w:rPr>
                <w:sz w:val="17"/>
              </w:rPr>
              <w:t>-</w:t>
            </w:r>
          </w:p>
        </w:tc>
        <w:tc>
          <w:tcPr>
            <w:tcW w:w="249" w:type="pct"/>
            <w:vAlign w:val="center"/>
          </w:tcPr>
          <w:p w14:paraId="6171E9B8">
            <w:pPr>
              <w:spacing w:after="0"/>
            </w:pPr>
            <w:r>
              <w:rPr>
                <w:sz w:val="17"/>
              </w:rPr>
              <w:t>-</w:t>
            </w:r>
          </w:p>
        </w:tc>
        <w:tc>
          <w:tcPr>
            <w:tcW w:w="249" w:type="pct"/>
            <w:vAlign w:val="center"/>
          </w:tcPr>
          <w:p w14:paraId="5D0BCF7E">
            <w:pPr>
              <w:spacing w:after="0"/>
            </w:pPr>
            <w:r>
              <w:rPr>
                <w:sz w:val="17"/>
              </w:rPr>
              <w:t>-</w:t>
            </w:r>
          </w:p>
        </w:tc>
        <w:tc>
          <w:tcPr>
            <w:tcW w:w="249" w:type="pct"/>
            <w:vAlign w:val="center"/>
          </w:tcPr>
          <w:p w14:paraId="68CEC6A3">
            <w:pPr>
              <w:spacing w:after="0"/>
            </w:pPr>
            <w:r>
              <w:rPr>
                <w:sz w:val="17"/>
              </w:rPr>
              <w:t>-</w:t>
            </w:r>
          </w:p>
        </w:tc>
        <w:tc>
          <w:tcPr>
            <w:tcW w:w="249" w:type="pct"/>
            <w:vAlign w:val="center"/>
          </w:tcPr>
          <w:p w14:paraId="334AA2FB">
            <w:pPr>
              <w:spacing w:after="0"/>
            </w:pPr>
            <w:r>
              <w:rPr>
                <w:sz w:val="17"/>
              </w:rPr>
              <w:t>-</w:t>
            </w:r>
          </w:p>
        </w:tc>
        <w:tc>
          <w:tcPr>
            <w:tcW w:w="249" w:type="pct"/>
            <w:vAlign w:val="center"/>
          </w:tcPr>
          <w:p w14:paraId="401F6476">
            <w:pPr>
              <w:spacing w:after="0"/>
              <w:rPr>
                <w:sz w:val="17"/>
              </w:rPr>
            </w:pPr>
            <w:r>
              <w:rPr>
                <w:sz w:val="17"/>
              </w:rPr>
              <w:t>X</w:t>
            </w:r>
          </w:p>
        </w:tc>
      </w:tr>
      <w:tr w14:paraId="0827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3D87A0EA">
            <w:pPr>
              <w:spacing w:after="0"/>
            </w:pPr>
            <w:r>
              <w:rPr>
                <w:sz w:val="17"/>
              </w:rPr>
              <w:t>实验室检测</w:t>
            </w:r>
          </w:p>
        </w:tc>
        <w:tc>
          <w:tcPr>
            <w:tcW w:w="401" w:type="pct"/>
            <w:vAlign w:val="center"/>
          </w:tcPr>
          <w:p w14:paraId="2E259519">
            <w:pPr>
              <w:spacing w:after="0"/>
            </w:pPr>
            <w:r>
              <w:rPr>
                <w:sz w:val="17"/>
              </w:rPr>
              <w:t>HBV/HCV/HIV筛查</w:t>
            </w:r>
          </w:p>
        </w:tc>
        <w:tc>
          <w:tcPr>
            <w:tcW w:w="242" w:type="pct"/>
            <w:vAlign w:val="center"/>
          </w:tcPr>
          <w:p w14:paraId="57BF2D59">
            <w:pPr>
              <w:spacing w:after="0"/>
            </w:pPr>
            <w:r>
              <w:rPr>
                <w:sz w:val="17"/>
              </w:rPr>
              <w:t>X</w:t>
            </w:r>
          </w:p>
        </w:tc>
        <w:tc>
          <w:tcPr>
            <w:tcW w:w="239" w:type="pct"/>
            <w:vAlign w:val="center"/>
          </w:tcPr>
          <w:p w14:paraId="5D058AD7">
            <w:pPr>
              <w:spacing w:after="0"/>
            </w:pPr>
            <w:r>
              <w:rPr>
                <w:sz w:val="17"/>
              </w:rPr>
              <w:t>-</w:t>
            </w:r>
          </w:p>
        </w:tc>
        <w:tc>
          <w:tcPr>
            <w:tcW w:w="257" w:type="pct"/>
            <w:vAlign w:val="center"/>
          </w:tcPr>
          <w:p w14:paraId="022E7298">
            <w:pPr>
              <w:spacing w:after="0"/>
            </w:pPr>
            <w:r>
              <w:rPr>
                <w:sz w:val="17"/>
              </w:rPr>
              <w:t>-</w:t>
            </w:r>
          </w:p>
        </w:tc>
        <w:tc>
          <w:tcPr>
            <w:tcW w:w="257" w:type="pct"/>
            <w:vAlign w:val="center"/>
          </w:tcPr>
          <w:p w14:paraId="6C98AACE">
            <w:pPr>
              <w:spacing w:after="0"/>
            </w:pPr>
            <w:r>
              <w:rPr>
                <w:sz w:val="17"/>
              </w:rPr>
              <w:t>-</w:t>
            </w:r>
          </w:p>
        </w:tc>
        <w:tc>
          <w:tcPr>
            <w:tcW w:w="257" w:type="pct"/>
            <w:vAlign w:val="center"/>
          </w:tcPr>
          <w:p w14:paraId="4DAB05EE">
            <w:pPr>
              <w:spacing w:after="0"/>
            </w:pPr>
            <w:r>
              <w:rPr>
                <w:sz w:val="17"/>
              </w:rPr>
              <w:t>-</w:t>
            </w:r>
          </w:p>
        </w:tc>
        <w:tc>
          <w:tcPr>
            <w:tcW w:w="257" w:type="pct"/>
            <w:vAlign w:val="center"/>
          </w:tcPr>
          <w:p w14:paraId="1D31A676">
            <w:pPr>
              <w:spacing w:after="0"/>
            </w:pPr>
            <w:r>
              <w:rPr>
                <w:sz w:val="17"/>
              </w:rPr>
              <w:t>-</w:t>
            </w:r>
          </w:p>
        </w:tc>
        <w:tc>
          <w:tcPr>
            <w:tcW w:w="283" w:type="pct"/>
            <w:vAlign w:val="center"/>
          </w:tcPr>
          <w:p w14:paraId="7AA16CD0">
            <w:pPr>
              <w:spacing w:after="0"/>
            </w:pPr>
            <w:r>
              <w:rPr>
                <w:sz w:val="17"/>
              </w:rPr>
              <w:t>-</w:t>
            </w:r>
          </w:p>
        </w:tc>
        <w:tc>
          <w:tcPr>
            <w:tcW w:w="283" w:type="pct"/>
            <w:vAlign w:val="center"/>
          </w:tcPr>
          <w:p w14:paraId="6C55C47E">
            <w:pPr>
              <w:spacing w:after="0"/>
            </w:pPr>
            <w:r>
              <w:rPr>
                <w:sz w:val="17"/>
              </w:rPr>
              <w:t>-</w:t>
            </w:r>
          </w:p>
        </w:tc>
        <w:tc>
          <w:tcPr>
            <w:tcW w:w="283" w:type="pct"/>
            <w:vAlign w:val="center"/>
          </w:tcPr>
          <w:p w14:paraId="1037CA8A">
            <w:pPr>
              <w:spacing w:after="0"/>
            </w:pPr>
            <w:r>
              <w:rPr>
                <w:sz w:val="17"/>
              </w:rPr>
              <w:t>-</w:t>
            </w:r>
          </w:p>
        </w:tc>
        <w:tc>
          <w:tcPr>
            <w:tcW w:w="239" w:type="pct"/>
            <w:vAlign w:val="center"/>
          </w:tcPr>
          <w:p w14:paraId="0DCBDF2F">
            <w:pPr>
              <w:spacing w:after="0"/>
            </w:pPr>
            <w:r>
              <w:rPr>
                <w:sz w:val="17"/>
              </w:rPr>
              <w:t>-</w:t>
            </w:r>
          </w:p>
        </w:tc>
        <w:tc>
          <w:tcPr>
            <w:tcW w:w="249" w:type="pct"/>
            <w:vAlign w:val="center"/>
          </w:tcPr>
          <w:p w14:paraId="4DECDDD1">
            <w:pPr>
              <w:spacing w:after="0"/>
            </w:pPr>
            <w:r>
              <w:rPr>
                <w:sz w:val="17"/>
              </w:rPr>
              <w:t>-</w:t>
            </w:r>
          </w:p>
        </w:tc>
        <w:tc>
          <w:tcPr>
            <w:tcW w:w="249" w:type="pct"/>
            <w:vAlign w:val="center"/>
          </w:tcPr>
          <w:p w14:paraId="65419832">
            <w:pPr>
              <w:spacing w:after="0"/>
            </w:pPr>
            <w:r>
              <w:rPr>
                <w:sz w:val="17"/>
              </w:rPr>
              <w:t>-</w:t>
            </w:r>
          </w:p>
        </w:tc>
        <w:tc>
          <w:tcPr>
            <w:tcW w:w="249" w:type="pct"/>
            <w:vAlign w:val="center"/>
          </w:tcPr>
          <w:p w14:paraId="2320EAD7">
            <w:pPr>
              <w:spacing w:after="0"/>
            </w:pPr>
            <w:r>
              <w:rPr>
                <w:sz w:val="17"/>
              </w:rPr>
              <w:t>-</w:t>
            </w:r>
          </w:p>
        </w:tc>
        <w:tc>
          <w:tcPr>
            <w:tcW w:w="249" w:type="pct"/>
            <w:vAlign w:val="center"/>
          </w:tcPr>
          <w:p w14:paraId="44A174BE">
            <w:pPr>
              <w:spacing w:after="0"/>
            </w:pPr>
            <w:r>
              <w:rPr>
                <w:sz w:val="17"/>
              </w:rPr>
              <w:t>-</w:t>
            </w:r>
          </w:p>
        </w:tc>
        <w:tc>
          <w:tcPr>
            <w:tcW w:w="249" w:type="pct"/>
            <w:vAlign w:val="center"/>
          </w:tcPr>
          <w:p w14:paraId="0CA91269">
            <w:pPr>
              <w:spacing w:after="0"/>
            </w:pPr>
            <w:r>
              <w:rPr>
                <w:sz w:val="17"/>
              </w:rPr>
              <w:t>-</w:t>
            </w:r>
          </w:p>
        </w:tc>
        <w:tc>
          <w:tcPr>
            <w:tcW w:w="249" w:type="pct"/>
            <w:vAlign w:val="center"/>
          </w:tcPr>
          <w:p w14:paraId="678479B2">
            <w:pPr>
              <w:spacing w:after="0"/>
            </w:pPr>
            <w:r>
              <w:rPr>
                <w:sz w:val="17"/>
              </w:rPr>
              <w:t>-</w:t>
            </w:r>
          </w:p>
        </w:tc>
        <w:tc>
          <w:tcPr>
            <w:tcW w:w="249" w:type="pct"/>
            <w:vAlign w:val="center"/>
          </w:tcPr>
          <w:p w14:paraId="5AA64D14">
            <w:pPr>
              <w:spacing w:after="0"/>
              <w:rPr>
                <w:sz w:val="17"/>
              </w:rPr>
            </w:pPr>
            <w:r>
              <w:rPr>
                <w:sz w:val="17"/>
              </w:rPr>
              <w:t>-</w:t>
            </w:r>
          </w:p>
        </w:tc>
      </w:tr>
      <w:tr w14:paraId="6E82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DBA2147">
            <w:pPr>
              <w:spacing w:after="0"/>
            </w:pPr>
            <w:r>
              <w:rPr>
                <w:sz w:val="17"/>
              </w:rPr>
              <w:t>实验室检测</w:t>
            </w:r>
          </w:p>
        </w:tc>
        <w:tc>
          <w:tcPr>
            <w:tcW w:w="401" w:type="pct"/>
            <w:vAlign w:val="center"/>
          </w:tcPr>
          <w:p w14:paraId="09B8DEDF">
            <w:pPr>
              <w:spacing w:after="0"/>
            </w:pPr>
            <w:r>
              <w:rPr>
                <w:sz w:val="17"/>
              </w:rPr>
              <w:t>尿常规</w:t>
            </w:r>
          </w:p>
        </w:tc>
        <w:tc>
          <w:tcPr>
            <w:tcW w:w="242" w:type="pct"/>
            <w:vAlign w:val="center"/>
          </w:tcPr>
          <w:p w14:paraId="7782FDBC">
            <w:pPr>
              <w:spacing w:after="0"/>
            </w:pPr>
            <w:r>
              <w:rPr>
                <w:sz w:val="17"/>
              </w:rPr>
              <w:t>X</w:t>
            </w:r>
          </w:p>
        </w:tc>
        <w:tc>
          <w:tcPr>
            <w:tcW w:w="239" w:type="pct"/>
            <w:vAlign w:val="center"/>
          </w:tcPr>
          <w:p w14:paraId="033B319C">
            <w:pPr>
              <w:spacing w:after="0"/>
            </w:pPr>
            <w:r>
              <w:rPr>
                <w:sz w:val="17"/>
              </w:rPr>
              <w:t>-</w:t>
            </w:r>
          </w:p>
        </w:tc>
        <w:tc>
          <w:tcPr>
            <w:tcW w:w="257" w:type="pct"/>
            <w:vAlign w:val="center"/>
          </w:tcPr>
          <w:p w14:paraId="5849C9C8">
            <w:pPr>
              <w:spacing w:after="0"/>
            </w:pPr>
            <w:r>
              <w:rPr>
                <w:sz w:val="17"/>
              </w:rPr>
              <w:t>-</w:t>
            </w:r>
          </w:p>
        </w:tc>
        <w:tc>
          <w:tcPr>
            <w:tcW w:w="257" w:type="pct"/>
            <w:vAlign w:val="center"/>
          </w:tcPr>
          <w:p w14:paraId="11462AFF">
            <w:pPr>
              <w:spacing w:after="0"/>
            </w:pPr>
            <w:r>
              <w:rPr>
                <w:sz w:val="17"/>
              </w:rPr>
              <w:t>-</w:t>
            </w:r>
          </w:p>
        </w:tc>
        <w:tc>
          <w:tcPr>
            <w:tcW w:w="257" w:type="pct"/>
            <w:vAlign w:val="center"/>
          </w:tcPr>
          <w:p w14:paraId="5B01F6EA">
            <w:pPr>
              <w:spacing w:after="0"/>
            </w:pPr>
            <w:r>
              <w:rPr>
                <w:sz w:val="17"/>
              </w:rPr>
              <w:t>-</w:t>
            </w:r>
          </w:p>
        </w:tc>
        <w:tc>
          <w:tcPr>
            <w:tcW w:w="257" w:type="pct"/>
            <w:vAlign w:val="center"/>
          </w:tcPr>
          <w:p w14:paraId="4649DA5D">
            <w:pPr>
              <w:spacing w:after="0"/>
            </w:pPr>
            <w:r>
              <w:rPr>
                <w:sz w:val="17"/>
              </w:rPr>
              <w:t>-</w:t>
            </w:r>
          </w:p>
        </w:tc>
        <w:tc>
          <w:tcPr>
            <w:tcW w:w="283" w:type="pct"/>
            <w:vAlign w:val="center"/>
          </w:tcPr>
          <w:p w14:paraId="0571F4CC">
            <w:pPr>
              <w:spacing w:after="0"/>
            </w:pPr>
            <w:r>
              <w:rPr>
                <w:sz w:val="17"/>
              </w:rPr>
              <w:t>-</w:t>
            </w:r>
          </w:p>
        </w:tc>
        <w:tc>
          <w:tcPr>
            <w:tcW w:w="283" w:type="pct"/>
            <w:vAlign w:val="center"/>
          </w:tcPr>
          <w:p w14:paraId="492E5DBF">
            <w:pPr>
              <w:spacing w:after="0"/>
            </w:pPr>
            <w:r>
              <w:rPr>
                <w:sz w:val="17"/>
              </w:rPr>
              <w:t>-</w:t>
            </w:r>
          </w:p>
        </w:tc>
        <w:tc>
          <w:tcPr>
            <w:tcW w:w="283" w:type="pct"/>
            <w:vAlign w:val="center"/>
          </w:tcPr>
          <w:p w14:paraId="793555B4">
            <w:pPr>
              <w:spacing w:after="0"/>
            </w:pPr>
            <w:r>
              <w:rPr>
                <w:sz w:val="17"/>
              </w:rPr>
              <w:t>-</w:t>
            </w:r>
          </w:p>
        </w:tc>
        <w:tc>
          <w:tcPr>
            <w:tcW w:w="239" w:type="pct"/>
            <w:vAlign w:val="center"/>
          </w:tcPr>
          <w:p w14:paraId="5E2A928C">
            <w:pPr>
              <w:spacing w:after="0"/>
            </w:pPr>
            <w:r>
              <w:rPr>
                <w:sz w:val="17"/>
              </w:rPr>
              <w:t>-</w:t>
            </w:r>
          </w:p>
        </w:tc>
        <w:tc>
          <w:tcPr>
            <w:tcW w:w="249" w:type="pct"/>
            <w:vAlign w:val="center"/>
          </w:tcPr>
          <w:p w14:paraId="3FBE7F9E">
            <w:pPr>
              <w:spacing w:after="0"/>
            </w:pPr>
            <w:r>
              <w:rPr>
                <w:sz w:val="17"/>
              </w:rPr>
              <w:t>-</w:t>
            </w:r>
          </w:p>
        </w:tc>
        <w:tc>
          <w:tcPr>
            <w:tcW w:w="249" w:type="pct"/>
            <w:vAlign w:val="center"/>
          </w:tcPr>
          <w:p w14:paraId="25F74199">
            <w:pPr>
              <w:spacing w:after="0"/>
            </w:pPr>
            <w:r>
              <w:rPr>
                <w:sz w:val="17"/>
              </w:rPr>
              <w:t>-</w:t>
            </w:r>
          </w:p>
        </w:tc>
        <w:tc>
          <w:tcPr>
            <w:tcW w:w="249" w:type="pct"/>
            <w:vAlign w:val="center"/>
          </w:tcPr>
          <w:p w14:paraId="69E4F5A8">
            <w:pPr>
              <w:spacing w:after="0"/>
            </w:pPr>
            <w:r>
              <w:rPr>
                <w:sz w:val="17"/>
              </w:rPr>
              <w:t>-</w:t>
            </w:r>
          </w:p>
        </w:tc>
        <w:tc>
          <w:tcPr>
            <w:tcW w:w="249" w:type="pct"/>
            <w:vAlign w:val="center"/>
          </w:tcPr>
          <w:p w14:paraId="28C3E71B">
            <w:pPr>
              <w:spacing w:after="0"/>
            </w:pPr>
            <w:r>
              <w:rPr>
                <w:sz w:val="17"/>
              </w:rPr>
              <w:t>-</w:t>
            </w:r>
          </w:p>
        </w:tc>
        <w:tc>
          <w:tcPr>
            <w:tcW w:w="249" w:type="pct"/>
            <w:vAlign w:val="center"/>
          </w:tcPr>
          <w:p w14:paraId="3B693C0F">
            <w:pPr>
              <w:spacing w:after="0"/>
            </w:pPr>
            <w:r>
              <w:rPr>
                <w:sz w:val="17"/>
              </w:rPr>
              <w:t>-</w:t>
            </w:r>
          </w:p>
        </w:tc>
        <w:tc>
          <w:tcPr>
            <w:tcW w:w="249" w:type="pct"/>
            <w:vAlign w:val="center"/>
          </w:tcPr>
          <w:p w14:paraId="0098D84D">
            <w:pPr>
              <w:spacing w:after="0"/>
            </w:pPr>
            <w:r>
              <w:rPr>
                <w:sz w:val="17"/>
              </w:rPr>
              <w:t>-</w:t>
            </w:r>
          </w:p>
        </w:tc>
        <w:tc>
          <w:tcPr>
            <w:tcW w:w="249" w:type="pct"/>
            <w:vAlign w:val="center"/>
          </w:tcPr>
          <w:p w14:paraId="0696FC2B">
            <w:pPr>
              <w:spacing w:after="0"/>
              <w:rPr>
                <w:sz w:val="17"/>
              </w:rPr>
            </w:pPr>
            <w:r>
              <w:rPr>
                <w:sz w:val="17"/>
              </w:rPr>
              <w:t>-</w:t>
            </w:r>
          </w:p>
        </w:tc>
      </w:tr>
      <w:tr w14:paraId="639B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6974F7E">
            <w:pPr>
              <w:spacing w:after="0"/>
            </w:pPr>
            <w:r>
              <w:rPr>
                <w:sz w:val="17"/>
              </w:rPr>
              <w:t>实验室检测</w:t>
            </w:r>
          </w:p>
        </w:tc>
        <w:tc>
          <w:tcPr>
            <w:tcW w:w="401" w:type="pct"/>
            <w:vAlign w:val="center"/>
          </w:tcPr>
          <w:p w14:paraId="0D0B24D3">
            <w:pPr>
              <w:spacing w:after="0"/>
            </w:pPr>
            <w:r>
              <w:rPr>
                <w:sz w:val="17"/>
              </w:rPr>
              <w:t>妊娠筛查（如适用）</w:t>
            </w:r>
          </w:p>
        </w:tc>
        <w:tc>
          <w:tcPr>
            <w:tcW w:w="242" w:type="pct"/>
            <w:vAlign w:val="center"/>
          </w:tcPr>
          <w:p w14:paraId="57FFC17B">
            <w:pPr>
              <w:spacing w:after="0"/>
            </w:pPr>
            <w:r>
              <w:rPr>
                <w:sz w:val="17"/>
              </w:rPr>
              <w:t>X</w:t>
            </w:r>
          </w:p>
        </w:tc>
        <w:tc>
          <w:tcPr>
            <w:tcW w:w="239" w:type="pct"/>
            <w:vAlign w:val="center"/>
          </w:tcPr>
          <w:p w14:paraId="62903602">
            <w:pPr>
              <w:spacing w:after="0"/>
            </w:pPr>
            <w:r>
              <w:rPr>
                <w:sz w:val="17"/>
              </w:rPr>
              <w:t>-</w:t>
            </w:r>
          </w:p>
        </w:tc>
        <w:tc>
          <w:tcPr>
            <w:tcW w:w="257" w:type="pct"/>
            <w:vAlign w:val="center"/>
          </w:tcPr>
          <w:p w14:paraId="238B4E8B">
            <w:pPr>
              <w:spacing w:after="0"/>
            </w:pPr>
            <w:r>
              <w:rPr>
                <w:sz w:val="17"/>
              </w:rPr>
              <w:t>-</w:t>
            </w:r>
          </w:p>
        </w:tc>
        <w:tc>
          <w:tcPr>
            <w:tcW w:w="257" w:type="pct"/>
            <w:vAlign w:val="center"/>
          </w:tcPr>
          <w:p w14:paraId="798D93A3">
            <w:pPr>
              <w:spacing w:after="0"/>
            </w:pPr>
            <w:r>
              <w:rPr>
                <w:sz w:val="17"/>
              </w:rPr>
              <w:t>-</w:t>
            </w:r>
          </w:p>
        </w:tc>
        <w:tc>
          <w:tcPr>
            <w:tcW w:w="257" w:type="pct"/>
            <w:vAlign w:val="center"/>
          </w:tcPr>
          <w:p w14:paraId="3167F79F">
            <w:pPr>
              <w:spacing w:after="0"/>
            </w:pPr>
            <w:r>
              <w:rPr>
                <w:sz w:val="17"/>
              </w:rPr>
              <w:t>-</w:t>
            </w:r>
          </w:p>
        </w:tc>
        <w:tc>
          <w:tcPr>
            <w:tcW w:w="257" w:type="pct"/>
            <w:vAlign w:val="center"/>
          </w:tcPr>
          <w:p w14:paraId="15ADCBBD">
            <w:pPr>
              <w:spacing w:after="0"/>
            </w:pPr>
            <w:r>
              <w:rPr>
                <w:sz w:val="17"/>
              </w:rPr>
              <w:t>-</w:t>
            </w:r>
          </w:p>
        </w:tc>
        <w:tc>
          <w:tcPr>
            <w:tcW w:w="283" w:type="pct"/>
            <w:vAlign w:val="center"/>
          </w:tcPr>
          <w:p w14:paraId="03468C4E">
            <w:pPr>
              <w:spacing w:after="0"/>
            </w:pPr>
            <w:r>
              <w:rPr>
                <w:sz w:val="17"/>
              </w:rPr>
              <w:t>-</w:t>
            </w:r>
          </w:p>
        </w:tc>
        <w:tc>
          <w:tcPr>
            <w:tcW w:w="283" w:type="pct"/>
            <w:vAlign w:val="center"/>
          </w:tcPr>
          <w:p w14:paraId="59CBA6E8">
            <w:pPr>
              <w:spacing w:after="0"/>
            </w:pPr>
            <w:r>
              <w:rPr>
                <w:sz w:val="17"/>
              </w:rPr>
              <w:t>-</w:t>
            </w:r>
          </w:p>
        </w:tc>
        <w:tc>
          <w:tcPr>
            <w:tcW w:w="283" w:type="pct"/>
            <w:vAlign w:val="center"/>
          </w:tcPr>
          <w:p w14:paraId="3CF39E01">
            <w:pPr>
              <w:spacing w:after="0"/>
            </w:pPr>
            <w:r>
              <w:rPr>
                <w:sz w:val="17"/>
              </w:rPr>
              <w:t>-</w:t>
            </w:r>
          </w:p>
        </w:tc>
        <w:tc>
          <w:tcPr>
            <w:tcW w:w="239" w:type="pct"/>
            <w:vAlign w:val="center"/>
          </w:tcPr>
          <w:p w14:paraId="72C44852">
            <w:pPr>
              <w:spacing w:after="0"/>
            </w:pPr>
            <w:r>
              <w:rPr>
                <w:sz w:val="17"/>
              </w:rPr>
              <w:t>-</w:t>
            </w:r>
          </w:p>
        </w:tc>
        <w:tc>
          <w:tcPr>
            <w:tcW w:w="249" w:type="pct"/>
            <w:vAlign w:val="center"/>
          </w:tcPr>
          <w:p w14:paraId="4B45A27E">
            <w:pPr>
              <w:spacing w:after="0"/>
            </w:pPr>
            <w:r>
              <w:rPr>
                <w:sz w:val="17"/>
              </w:rPr>
              <w:t>-</w:t>
            </w:r>
          </w:p>
        </w:tc>
        <w:tc>
          <w:tcPr>
            <w:tcW w:w="249" w:type="pct"/>
            <w:vAlign w:val="center"/>
          </w:tcPr>
          <w:p w14:paraId="59B42F34">
            <w:pPr>
              <w:spacing w:after="0"/>
            </w:pPr>
            <w:r>
              <w:rPr>
                <w:sz w:val="17"/>
              </w:rPr>
              <w:t>-</w:t>
            </w:r>
          </w:p>
        </w:tc>
        <w:tc>
          <w:tcPr>
            <w:tcW w:w="249" w:type="pct"/>
            <w:vAlign w:val="center"/>
          </w:tcPr>
          <w:p w14:paraId="0EC023AB">
            <w:pPr>
              <w:spacing w:after="0"/>
            </w:pPr>
            <w:r>
              <w:rPr>
                <w:sz w:val="17"/>
              </w:rPr>
              <w:t>-</w:t>
            </w:r>
          </w:p>
        </w:tc>
        <w:tc>
          <w:tcPr>
            <w:tcW w:w="249" w:type="pct"/>
            <w:vAlign w:val="center"/>
          </w:tcPr>
          <w:p w14:paraId="0FB16BA1">
            <w:pPr>
              <w:spacing w:after="0"/>
            </w:pPr>
            <w:r>
              <w:rPr>
                <w:sz w:val="17"/>
              </w:rPr>
              <w:t>-</w:t>
            </w:r>
          </w:p>
        </w:tc>
        <w:tc>
          <w:tcPr>
            <w:tcW w:w="249" w:type="pct"/>
            <w:vAlign w:val="center"/>
          </w:tcPr>
          <w:p w14:paraId="7F1FA4EA">
            <w:pPr>
              <w:spacing w:after="0"/>
            </w:pPr>
            <w:r>
              <w:rPr>
                <w:sz w:val="17"/>
              </w:rPr>
              <w:t>-</w:t>
            </w:r>
          </w:p>
        </w:tc>
        <w:tc>
          <w:tcPr>
            <w:tcW w:w="249" w:type="pct"/>
            <w:vAlign w:val="center"/>
          </w:tcPr>
          <w:p w14:paraId="047587B3">
            <w:pPr>
              <w:spacing w:after="0"/>
            </w:pPr>
            <w:r>
              <w:rPr>
                <w:sz w:val="17"/>
              </w:rPr>
              <w:t>-</w:t>
            </w:r>
          </w:p>
        </w:tc>
        <w:tc>
          <w:tcPr>
            <w:tcW w:w="249" w:type="pct"/>
            <w:vAlign w:val="center"/>
          </w:tcPr>
          <w:p w14:paraId="7A44F9BC">
            <w:pPr>
              <w:spacing w:after="0"/>
              <w:rPr>
                <w:sz w:val="17"/>
              </w:rPr>
            </w:pPr>
            <w:r>
              <w:rPr>
                <w:sz w:val="17"/>
              </w:rPr>
              <w:t>-</w:t>
            </w:r>
          </w:p>
        </w:tc>
      </w:tr>
      <w:tr w14:paraId="76AF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46A5C68B">
            <w:pPr>
              <w:spacing w:after="0"/>
            </w:pPr>
            <w:r>
              <w:rPr>
                <w:sz w:val="17"/>
              </w:rPr>
              <w:t>安全性专项</w:t>
            </w:r>
          </w:p>
        </w:tc>
        <w:tc>
          <w:tcPr>
            <w:tcW w:w="401" w:type="pct"/>
            <w:vAlign w:val="center"/>
          </w:tcPr>
          <w:p w14:paraId="37960AC2">
            <w:pPr>
              <w:spacing w:after="0"/>
            </w:pPr>
            <w:r>
              <w:rPr>
                <w:sz w:val="17"/>
              </w:rPr>
              <w:t>心电图（ECG）</w:t>
            </w:r>
          </w:p>
        </w:tc>
        <w:tc>
          <w:tcPr>
            <w:tcW w:w="242" w:type="pct"/>
            <w:vAlign w:val="center"/>
          </w:tcPr>
          <w:p w14:paraId="0B7A4D35">
            <w:pPr>
              <w:spacing w:after="0"/>
            </w:pPr>
            <w:r>
              <w:rPr>
                <w:sz w:val="17"/>
              </w:rPr>
              <w:t>X</w:t>
            </w:r>
          </w:p>
        </w:tc>
        <w:tc>
          <w:tcPr>
            <w:tcW w:w="239" w:type="pct"/>
            <w:vAlign w:val="center"/>
          </w:tcPr>
          <w:p w14:paraId="0B261744">
            <w:pPr>
              <w:spacing w:after="0"/>
            </w:pPr>
            <w:r>
              <w:rPr>
                <w:sz w:val="17"/>
              </w:rPr>
              <w:t>-</w:t>
            </w:r>
          </w:p>
        </w:tc>
        <w:tc>
          <w:tcPr>
            <w:tcW w:w="257" w:type="pct"/>
            <w:shd w:val="clear" w:color="auto" w:fill="auto"/>
            <w:vAlign w:val="center"/>
          </w:tcPr>
          <w:p w14:paraId="13B8D69D">
            <w:pPr>
              <w:spacing w:after="0"/>
              <w:rPr>
                <w:rFonts w:hint="eastAsia" w:ascii="宋体" w:hAnsi="宋体" w:eastAsia="宋体" w:cstheme="minorBidi"/>
                <w:sz w:val="22"/>
                <w:szCs w:val="22"/>
                <w:lang w:val="en-US" w:eastAsia="zh-CN" w:bidi="ar-SA"/>
              </w:rPr>
            </w:pPr>
            <w:r>
              <w:rPr>
                <w:rFonts w:hint="eastAsia"/>
                <w:sz w:val="17"/>
                <w:lang w:val="en-US" w:eastAsia="zh-CN"/>
              </w:rPr>
              <w:t>-</w:t>
            </w:r>
          </w:p>
        </w:tc>
        <w:tc>
          <w:tcPr>
            <w:tcW w:w="257" w:type="pct"/>
            <w:vAlign w:val="center"/>
          </w:tcPr>
          <w:p w14:paraId="10E8EF9A">
            <w:pPr>
              <w:spacing w:after="0"/>
            </w:pPr>
            <w:r>
              <w:rPr>
                <w:sz w:val="17"/>
              </w:rPr>
              <w:t>-</w:t>
            </w:r>
          </w:p>
        </w:tc>
        <w:tc>
          <w:tcPr>
            <w:tcW w:w="257" w:type="pct"/>
            <w:shd w:val="clear" w:color="auto" w:fill="auto"/>
            <w:vAlign w:val="center"/>
          </w:tcPr>
          <w:p w14:paraId="0BE07298">
            <w:pPr>
              <w:spacing w:after="0"/>
              <w:rPr>
                <w:rFonts w:hint="eastAsia" w:ascii="宋体" w:hAnsi="宋体" w:eastAsia="宋体" w:cstheme="minorBidi"/>
                <w:sz w:val="22"/>
                <w:szCs w:val="22"/>
                <w:lang w:val="en-US" w:eastAsia="zh-CN" w:bidi="ar-SA"/>
              </w:rPr>
            </w:pPr>
            <w:r>
              <w:rPr>
                <w:rFonts w:hint="eastAsia"/>
                <w:sz w:val="17"/>
                <w:lang w:val="en-US" w:eastAsia="zh-CN"/>
              </w:rPr>
              <w:t>-</w:t>
            </w:r>
          </w:p>
        </w:tc>
        <w:tc>
          <w:tcPr>
            <w:tcW w:w="257" w:type="pct"/>
            <w:vAlign w:val="center"/>
          </w:tcPr>
          <w:p w14:paraId="24FCFB3D">
            <w:pPr>
              <w:spacing w:after="0"/>
            </w:pPr>
            <w:r>
              <w:rPr>
                <w:sz w:val="17"/>
              </w:rPr>
              <w:t>-</w:t>
            </w:r>
          </w:p>
        </w:tc>
        <w:tc>
          <w:tcPr>
            <w:tcW w:w="283" w:type="pct"/>
            <w:shd w:val="clear" w:color="auto" w:fill="auto"/>
            <w:vAlign w:val="center"/>
          </w:tcPr>
          <w:p w14:paraId="44A2441F">
            <w:pPr>
              <w:spacing w:after="0"/>
              <w:rPr>
                <w:rFonts w:hint="eastAsia" w:ascii="宋体" w:hAnsi="宋体" w:eastAsia="宋体" w:cstheme="minorBidi"/>
                <w:sz w:val="22"/>
                <w:szCs w:val="22"/>
                <w:lang w:val="en-US" w:eastAsia="zh-CN" w:bidi="ar-SA"/>
              </w:rPr>
            </w:pPr>
            <w:r>
              <w:rPr>
                <w:rFonts w:hint="eastAsia"/>
                <w:sz w:val="17"/>
                <w:lang w:val="en-US" w:eastAsia="zh-CN"/>
              </w:rPr>
              <w:t>-</w:t>
            </w:r>
          </w:p>
        </w:tc>
        <w:tc>
          <w:tcPr>
            <w:tcW w:w="283" w:type="pct"/>
            <w:vAlign w:val="center"/>
          </w:tcPr>
          <w:p w14:paraId="3A5BF342">
            <w:pPr>
              <w:spacing w:after="0"/>
            </w:pPr>
            <w:r>
              <w:rPr>
                <w:sz w:val="17"/>
              </w:rPr>
              <w:t>-</w:t>
            </w:r>
          </w:p>
        </w:tc>
        <w:tc>
          <w:tcPr>
            <w:tcW w:w="283" w:type="pct"/>
            <w:vAlign w:val="center"/>
          </w:tcPr>
          <w:p w14:paraId="6505F887">
            <w:pPr>
              <w:spacing w:after="0"/>
            </w:pPr>
            <w:r>
              <w:rPr>
                <w:sz w:val="17"/>
              </w:rPr>
              <w:t>-</w:t>
            </w:r>
          </w:p>
        </w:tc>
        <w:tc>
          <w:tcPr>
            <w:tcW w:w="239" w:type="pct"/>
            <w:vAlign w:val="center"/>
          </w:tcPr>
          <w:p w14:paraId="12ECA5BB">
            <w:pPr>
              <w:spacing w:after="0"/>
            </w:pPr>
            <w:r>
              <w:rPr>
                <w:sz w:val="17"/>
              </w:rPr>
              <w:t>-</w:t>
            </w:r>
          </w:p>
        </w:tc>
        <w:tc>
          <w:tcPr>
            <w:tcW w:w="249" w:type="pct"/>
            <w:vAlign w:val="center"/>
          </w:tcPr>
          <w:p w14:paraId="10899711">
            <w:pPr>
              <w:spacing w:after="0"/>
            </w:pPr>
            <w:r>
              <w:rPr>
                <w:sz w:val="17"/>
              </w:rPr>
              <w:t>-</w:t>
            </w:r>
          </w:p>
        </w:tc>
        <w:tc>
          <w:tcPr>
            <w:tcW w:w="249" w:type="pct"/>
            <w:vAlign w:val="center"/>
          </w:tcPr>
          <w:p w14:paraId="48CA4B09">
            <w:pPr>
              <w:spacing w:after="0"/>
            </w:pPr>
            <w:r>
              <w:rPr>
                <w:sz w:val="17"/>
              </w:rPr>
              <w:t>-</w:t>
            </w:r>
          </w:p>
        </w:tc>
        <w:tc>
          <w:tcPr>
            <w:tcW w:w="249" w:type="pct"/>
            <w:vAlign w:val="center"/>
          </w:tcPr>
          <w:p w14:paraId="79B08A97">
            <w:pPr>
              <w:spacing w:after="0"/>
            </w:pPr>
            <w:r>
              <w:rPr>
                <w:sz w:val="17"/>
              </w:rPr>
              <w:t>-</w:t>
            </w:r>
          </w:p>
        </w:tc>
        <w:tc>
          <w:tcPr>
            <w:tcW w:w="249" w:type="pct"/>
            <w:vAlign w:val="center"/>
          </w:tcPr>
          <w:p w14:paraId="06297977">
            <w:pPr>
              <w:spacing w:after="0"/>
            </w:pPr>
            <w:r>
              <w:rPr>
                <w:sz w:val="17"/>
              </w:rPr>
              <w:t>-</w:t>
            </w:r>
          </w:p>
        </w:tc>
        <w:tc>
          <w:tcPr>
            <w:tcW w:w="249" w:type="pct"/>
            <w:vAlign w:val="center"/>
          </w:tcPr>
          <w:p w14:paraId="5E2FFE2C">
            <w:pPr>
              <w:spacing w:after="0"/>
            </w:pPr>
            <w:r>
              <w:rPr>
                <w:sz w:val="17"/>
              </w:rPr>
              <w:t>-</w:t>
            </w:r>
          </w:p>
        </w:tc>
        <w:tc>
          <w:tcPr>
            <w:tcW w:w="249" w:type="pct"/>
            <w:vAlign w:val="center"/>
          </w:tcPr>
          <w:p w14:paraId="015E382E">
            <w:pPr>
              <w:spacing w:after="0"/>
            </w:pPr>
            <w:r>
              <w:rPr>
                <w:sz w:val="17"/>
              </w:rPr>
              <w:t>-</w:t>
            </w:r>
          </w:p>
        </w:tc>
        <w:tc>
          <w:tcPr>
            <w:tcW w:w="249" w:type="pct"/>
            <w:vAlign w:val="center"/>
          </w:tcPr>
          <w:p w14:paraId="5E7032B1">
            <w:pPr>
              <w:spacing w:after="0"/>
              <w:rPr>
                <w:sz w:val="17"/>
              </w:rPr>
            </w:pPr>
            <w:r>
              <w:rPr>
                <w:sz w:val="17"/>
              </w:rPr>
              <w:t>X</w:t>
            </w:r>
          </w:p>
        </w:tc>
      </w:tr>
      <w:tr w14:paraId="20165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28CA078B">
            <w:pPr>
              <w:spacing w:after="0"/>
            </w:pPr>
            <w:r>
              <w:rPr>
                <w:sz w:val="17"/>
              </w:rPr>
              <w:t>TB病原学</w:t>
            </w:r>
          </w:p>
        </w:tc>
        <w:tc>
          <w:tcPr>
            <w:tcW w:w="401" w:type="pct"/>
            <w:vAlign w:val="center"/>
          </w:tcPr>
          <w:p w14:paraId="22E6C9F4">
            <w:pPr>
              <w:spacing w:after="0"/>
            </w:pPr>
            <w:r>
              <w:rPr>
                <w:sz w:val="17"/>
              </w:rPr>
              <w:t>痰涂片+培养</w:t>
            </w:r>
          </w:p>
        </w:tc>
        <w:tc>
          <w:tcPr>
            <w:tcW w:w="242" w:type="pct"/>
            <w:vAlign w:val="center"/>
          </w:tcPr>
          <w:p w14:paraId="2E35F7B3">
            <w:pPr>
              <w:spacing w:after="0"/>
            </w:pPr>
            <w:r>
              <w:rPr>
                <w:sz w:val="17"/>
              </w:rPr>
              <w:t>-</w:t>
            </w:r>
          </w:p>
        </w:tc>
        <w:tc>
          <w:tcPr>
            <w:tcW w:w="239" w:type="pct"/>
            <w:vAlign w:val="center"/>
          </w:tcPr>
          <w:p w14:paraId="478AD908">
            <w:pPr>
              <w:spacing w:after="0"/>
            </w:pPr>
            <w:r>
              <w:rPr>
                <w:sz w:val="17"/>
              </w:rPr>
              <w:t>X</w:t>
            </w:r>
          </w:p>
        </w:tc>
        <w:tc>
          <w:tcPr>
            <w:tcW w:w="257" w:type="pct"/>
            <w:vAlign w:val="center"/>
          </w:tcPr>
          <w:p w14:paraId="63851138">
            <w:pPr>
              <w:spacing w:after="0"/>
              <w:rPr>
                <w:rFonts w:hint="eastAsia" w:eastAsia="宋体"/>
                <w:lang w:eastAsia="zh-CN"/>
              </w:rPr>
            </w:pPr>
            <w:r>
              <w:rPr>
                <w:rFonts w:hint="eastAsia"/>
                <w:sz w:val="17"/>
                <w:lang w:val="en-US" w:eastAsia="zh-CN"/>
              </w:rPr>
              <w:t>-</w:t>
            </w:r>
          </w:p>
        </w:tc>
        <w:tc>
          <w:tcPr>
            <w:tcW w:w="257" w:type="pct"/>
            <w:vAlign w:val="center"/>
          </w:tcPr>
          <w:p w14:paraId="312D1E1D">
            <w:pPr>
              <w:spacing w:after="0"/>
              <w:rPr>
                <w:rFonts w:hint="eastAsia" w:eastAsia="宋体"/>
                <w:lang w:eastAsia="zh-CN"/>
              </w:rPr>
            </w:pPr>
            <w:r>
              <w:rPr>
                <w:rFonts w:hint="eastAsia"/>
                <w:sz w:val="17"/>
                <w:lang w:val="en-US" w:eastAsia="zh-CN"/>
              </w:rPr>
              <w:t>-</w:t>
            </w:r>
          </w:p>
        </w:tc>
        <w:tc>
          <w:tcPr>
            <w:tcW w:w="257" w:type="pct"/>
            <w:vAlign w:val="center"/>
          </w:tcPr>
          <w:p w14:paraId="134A2DA8">
            <w:pPr>
              <w:spacing w:after="0"/>
            </w:pPr>
            <w:r>
              <w:rPr>
                <w:sz w:val="17"/>
              </w:rPr>
              <w:t>X</w:t>
            </w:r>
          </w:p>
        </w:tc>
        <w:tc>
          <w:tcPr>
            <w:tcW w:w="257" w:type="pct"/>
            <w:vAlign w:val="center"/>
          </w:tcPr>
          <w:p w14:paraId="2B1DB250">
            <w:pPr>
              <w:spacing w:after="0"/>
              <w:rPr>
                <w:rFonts w:hint="eastAsia" w:eastAsia="宋体"/>
                <w:lang w:eastAsia="zh-CN"/>
              </w:rPr>
            </w:pPr>
            <w:r>
              <w:rPr>
                <w:rFonts w:hint="eastAsia"/>
                <w:sz w:val="17"/>
                <w:lang w:val="en-US" w:eastAsia="zh-CN"/>
              </w:rPr>
              <w:t>-</w:t>
            </w:r>
          </w:p>
        </w:tc>
        <w:tc>
          <w:tcPr>
            <w:tcW w:w="283" w:type="pct"/>
            <w:vAlign w:val="center"/>
          </w:tcPr>
          <w:p w14:paraId="300525FE">
            <w:pPr>
              <w:spacing w:after="0"/>
              <w:rPr>
                <w:rFonts w:hint="eastAsia" w:eastAsia="宋体"/>
                <w:lang w:eastAsia="zh-CN"/>
              </w:rPr>
            </w:pPr>
            <w:r>
              <w:rPr>
                <w:sz w:val="17"/>
              </w:rPr>
              <w:t>X</w:t>
            </w:r>
          </w:p>
        </w:tc>
        <w:tc>
          <w:tcPr>
            <w:tcW w:w="283" w:type="pct"/>
            <w:vAlign w:val="center"/>
          </w:tcPr>
          <w:p w14:paraId="7C9ED106">
            <w:pPr>
              <w:spacing w:after="0"/>
              <w:rPr>
                <w:rFonts w:hint="eastAsia" w:eastAsia="宋体"/>
                <w:lang w:eastAsia="zh-CN"/>
              </w:rPr>
            </w:pPr>
            <w:r>
              <w:rPr>
                <w:rFonts w:hint="eastAsia"/>
                <w:sz w:val="17"/>
                <w:lang w:val="en-US" w:eastAsia="zh-CN"/>
              </w:rPr>
              <w:t>-</w:t>
            </w:r>
          </w:p>
        </w:tc>
        <w:tc>
          <w:tcPr>
            <w:tcW w:w="283" w:type="pct"/>
            <w:vAlign w:val="center"/>
          </w:tcPr>
          <w:p w14:paraId="01F2E997">
            <w:pPr>
              <w:spacing w:after="0"/>
            </w:pPr>
            <w:r>
              <w:rPr>
                <w:sz w:val="17"/>
              </w:rPr>
              <w:t>X</w:t>
            </w:r>
          </w:p>
        </w:tc>
        <w:tc>
          <w:tcPr>
            <w:tcW w:w="239" w:type="pct"/>
            <w:vAlign w:val="center"/>
          </w:tcPr>
          <w:p w14:paraId="75AFD1FE">
            <w:pPr>
              <w:spacing w:after="0"/>
            </w:pPr>
            <w:r>
              <w:rPr>
                <w:sz w:val="17"/>
              </w:rPr>
              <w:t>X</w:t>
            </w:r>
          </w:p>
        </w:tc>
        <w:tc>
          <w:tcPr>
            <w:tcW w:w="249" w:type="pct"/>
            <w:vAlign w:val="center"/>
          </w:tcPr>
          <w:p w14:paraId="15E8DFB9">
            <w:pPr>
              <w:spacing w:after="0"/>
            </w:pPr>
            <w:r>
              <w:rPr>
                <w:sz w:val="17"/>
              </w:rPr>
              <w:t>X</w:t>
            </w:r>
          </w:p>
        </w:tc>
        <w:tc>
          <w:tcPr>
            <w:tcW w:w="249" w:type="pct"/>
            <w:vAlign w:val="center"/>
          </w:tcPr>
          <w:p w14:paraId="6BDAAD72">
            <w:pPr>
              <w:spacing w:after="0"/>
            </w:pPr>
            <w:r>
              <w:rPr>
                <w:sz w:val="17"/>
              </w:rPr>
              <w:t>X</w:t>
            </w:r>
          </w:p>
        </w:tc>
        <w:tc>
          <w:tcPr>
            <w:tcW w:w="249" w:type="pct"/>
            <w:vAlign w:val="center"/>
          </w:tcPr>
          <w:p w14:paraId="740197BB">
            <w:pPr>
              <w:spacing w:after="0"/>
            </w:pPr>
            <w:r>
              <w:rPr>
                <w:sz w:val="17"/>
              </w:rPr>
              <w:t>X</w:t>
            </w:r>
          </w:p>
        </w:tc>
        <w:tc>
          <w:tcPr>
            <w:tcW w:w="249" w:type="pct"/>
            <w:vAlign w:val="center"/>
          </w:tcPr>
          <w:p w14:paraId="1E861BB1">
            <w:pPr>
              <w:spacing w:after="0"/>
            </w:pPr>
            <w:r>
              <w:rPr>
                <w:sz w:val="17"/>
              </w:rPr>
              <w:t>X</w:t>
            </w:r>
          </w:p>
        </w:tc>
        <w:tc>
          <w:tcPr>
            <w:tcW w:w="249" w:type="pct"/>
            <w:vAlign w:val="center"/>
          </w:tcPr>
          <w:p w14:paraId="79407F50">
            <w:pPr>
              <w:spacing w:after="0"/>
            </w:pPr>
            <w:r>
              <w:rPr>
                <w:sz w:val="17"/>
              </w:rPr>
              <w:t>X</w:t>
            </w:r>
          </w:p>
        </w:tc>
        <w:tc>
          <w:tcPr>
            <w:tcW w:w="249" w:type="pct"/>
            <w:vAlign w:val="center"/>
          </w:tcPr>
          <w:p w14:paraId="7CEEBB23">
            <w:pPr>
              <w:spacing w:after="0"/>
            </w:pPr>
            <w:r>
              <w:rPr>
                <w:sz w:val="17"/>
              </w:rPr>
              <w:t>X</w:t>
            </w:r>
          </w:p>
        </w:tc>
        <w:tc>
          <w:tcPr>
            <w:tcW w:w="249" w:type="pct"/>
            <w:vAlign w:val="center"/>
          </w:tcPr>
          <w:p w14:paraId="152DA2C0">
            <w:pPr>
              <w:spacing w:after="0"/>
              <w:rPr>
                <w:sz w:val="17"/>
              </w:rPr>
            </w:pPr>
            <w:r>
              <w:rPr>
                <w:sz w:val="17"/>
              </w:rPr>
              <w:t>X</w:t>
            </w:r>
          </w:p>
        </w:tc>
      </w:tr>
      <w:tr w14:paraId="32A9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AF75A6A">
            <w:pPr>
              <w:spacing w:after="0"/>
            </w:pPr>
            <w:r>
              <w:rPr>
                <w:sz w:val="17"/>
              </w:rPr>
              <w:t>TB病原学</w:t>
            </w:r>
          </w:p>
        </w:tc>
        <w:tc>
          <w:tcPr>
            <w:tcW w:w="401" w:type="pct"/>
            <w:vAlign w:val="center"/>
          </w:tcPr>
          <w:p w14:paraId="42939D4B">
            <w:pPr>
              <w:spacing w:after="0"/>
            </w:pPr>
            <w:r>
              <w:rPr>
                <w:sz w:val="17"/>
              </w:rPr>
              <w:t>分子检测（Xpert或Xpert Ultra）</w:t>
            </w:r>
          </w:p>
        </w:tc>
        <w:tc>
          <w:tcPr>
            <w:tcW w:w="242" w:type="pct"/>
            <w:vAlign w:val="center"/>
          </w:tcPr>
          <w:p w14:paraId="31073CEA">
            <w:pPr>
              <w:spacing w:after="0"/>
            </w:pPr>
            <w:r>
              <w:rPr>
                <w:sz w:val="17"/>
              </w:rPr>
              <w:t>X</w:t>
            </w:r>
          </w:p>
        </w:tc>
        <w:tc>
          <w:tcPr>
            <w:tcW w:w="239" w:type="pct"/>
            <w:vAlign w:val="center"/>
          </w:tcPr>
          <w:p w14:paraId="6866B206">
            <w:pPr>
              <w:spacing w:after="0"/>
            </w:pPr>
            <w:r>
              <w:rPr>
                <w:sz w:val="17"/>
              </w:rPr>
              <w:t>-</w:t>
            </w:r>
          </w:p>
        </w:tc>
        <w:tc>
          <w:tcPr>
            <w:tcW w:w="257" w:type="pct"/>
            <w:vAlign w:val="center"/>
          </w:tcPr>
          <w:p w14:paraId="0DBF3C62">
            <w:pPr>
              <w:spacing w:after="0"/>
            </w:pPr>
            <w:r>
              <w:rPr>
                <w:sz w:val="17"/>
              </w:rPr>
              <w:t>-</w:t>
            </w:r>
          </w:p>
        </w:tc>
        <w:tc>
          <w:tcPr>
            <w:tcW w:w="257" w:type="pct"/>
            <w:vAlign w:val="center"/>
          </w:tcPr>
          <w:p w14:paraId="241EE6F8">
            <w:pPr>
              <w:spacing w:after="0"/>
            </w:pPr>
            <w:r>
              <w:rPr>
                <w:sz w:val="17"/>
              </w:rPr>
              <w:t>-</w:t>
            </w:r>
          </w:p>
        </w:tc>
        <w:tc>
          <w:tcPr>
            <w:tcW w:w="257" w:type="pct"/>
            <w:vAlign w:val="center"/>
          </w:tcPr>
          <w:p w14:paraId="5F4F8F13">
            <w:pPr>
              <w:spacing w:after="0"/>
            </w:pPr>
            <w:r>
              <w:rPr>
                <w:sz w:val="17"/>
              </w:rPr>
              <w:t>-</w:t>
            </w:r>
          </w:p>
        </w:tc>
        <w:tc>
          <w:tcPr>
            <w:tcW w:w="257" w:type="pct"/>
            <w:vAlign w:val="center"/>
          </w:tcPr>
          <w:p w14:paraId="74D08A7A">
            <w:pPr>
              <w:spacing w:after="0"/>
            </w:pPr>
            <w:r>
              <w:rPr>
                <w:sz w:val="17"/>
              </w:rPr>
              <w:t>-</w:t>
            </w:r>
          </w:p>
        </w:tc>
        <w:tc>
          <w:tcPr>
            <w:tcW w:w="283" w:type="pct"/>
            <w:vAlign w:val="center"/>
          </w:tcPr>
          <w:p w14:paraId="21647AB9">
            <w:pPr>
              <w:spacing w:after="0"/>
            </w:pPr>
            <w:r>
              <w:rPr>
                <w:sz w:val="17"/>
              </w:rPr>
              <w:t>-</w:t>
            </w:r>
          </w:p>
        </w:tc>
        <w:tc>
          <w:tcPr>
            <w:tcW w:w="283" w:type="pct"/>
            <w:vAlign w:val="center"/>
          </w:tcPr>
          <w:p w14:paraId="0756C6D5">
            <w:pPr>
              <w:spacing w:after="0"/>
            </w:pPr>
            <w:r>
              <w:rPr>
                <w:sz w:val="17"/>
              </w:rPr>
              <w:t>-</w:t>
            </w:r>
          </w:p>
        </w:tc>
        <w:tc>
          <w:tcPr>
            <w:tcW w:w="283" w:type="pct"/>
            <w:vAlign w:val="center"/>
          </w:tcPr>
          <w:p w14:paraId="766531B0">
            <w:pPr>
              <w:spacing w:after="0"/>
            </w:pPr>
            <w:r>
              <w:rPr>
                <w:sz w:val="17"/>
              </w:rPr>
              <w:t>-</w:t>
            </w:r>
          </w:p>
        </w:tc>
        <w:tc>
          <w:tcPr>
            <w:tcW w:w="239" w:type="pct"/>
            <w:vAlign w:val="center"/>
          </w:tcPr>
          <w:p w14:paraId="311701C7">
            <w:pPr>
              <w:spacing w:after="0"/>
            </w:pPr>
            <w:r>
              <w:rPr>
                <w:sz w:val="17"/>
              </w:rPr>
              <w:t>-</w:t>
            </w:r>
          </w:p>
        </w:tc>
        <w:tc>
          <w:tcPr>
            <w:tcW w:w="249" w:type="pct"/>
            <w:vAlign w:val="center"/>
          </w:tcPr>
          <w:p w14:paraId="401D126C">
            <w:pPr>
              <w:spacing w:after="0"/>
            </w:pPr>
            <w:r>
              <w:rPr>
                <w:sz w:val="17"/>
              </w:rPr>
              <w:t>-</w:t>
            </w:r>
          </w:p>
        </w:tc>
        <w:tc>
          <w:tcPr>
            <w:tcW w:w="249" w:type="pct"/>
            <w:vAlign w:val="center"/>
          </w:tcPr>
          <w:p w14:paraId="2AD67485">
            <w:pPr>
              <w:spacing w:after="0"/>
            </w:pPr>
            <w:r>
              <w:rPr>
                <w:sz w:val="17"/>
              </w:rPr>
              <w:t>-</w:t>
            </w:r>
          </w:p>
        </w:tc>
        <w:tc>
          <w:tcPr>
            <w:tcW w:w="249" w:type="pct"/>
            <w:vAlign w:val="center"/>
          </w:tcPr>
          <w:p w14:paraId="158AD31A">
            <w:pPr>
              <w:spacing w:after="0"/>
            </w:pPr>
            <w:r>
              <w:rPr>
                <w:sz w:val="17"/>
              </w:rPr>
              <w:t>-</w:t>
            </w:r>
          </w:p>
        </w:tc>
        <w:tc>
          <w:tcPr>
            <w:tcW w:w="249" w:type="pct"/>
            <w:vAlign w:val="center"/>
          </w:tcPr>
          <w:p w14:paraId="216385A8">
            <w:pPr>
              <w:spacing w:after="0"/>
            </w:pPr>
            <w:r>
              <w:rPr>
                <w:sz w:val="17"/>
              </w:rPr>
              <w:t>-</w:t>
            </w:r>
          </w:p>
        </w:tc>
        <w:tc>
          <w:tcPr>
            <w:tcW w:w="249" w:type="pct"/>
            <w:vAlign w:val="center"/>
          </w:tcPr>
          <w:p w14:paraId="5958F3B2">
            <w:pPr>
              <w:spacing w:after="0"/>
            </w:pPr>
            <w:r>
              <w:rPr>
                <w:sz w:val="17"/>
              </w:rPr>
              <w:t>-</w:t>
            </w:r>
          </w:p>
        </w:tc>
        <w:tc>
          <w:tcPr>
            <w:tcW w:w="249" w:type="pct"/>
            <w:vAlign w:val="center"/>
          </w:tcPr>
          <w:p w14:paraId="7A1A50CD">
            <w:pPr>
              <w:spacing w:after="0"/>
            </w:pPr>
            <w:r>
              <w:rPr>
                <w:sz w:val="17"/>
              </w:rPr>
              <w:t>-</w:t>
            </w:r>
          </w:p>
        </w:tc>
        <w:tc>
          <w:tcPr>
            <w:tcW w:w="249" w:type="pct"/>
            <w:vAlign w:val="center"/>
          </w:tcPr>
          <w:p w14:paraId="4D064AFE">
            <w:pPr>
              <w:spacing w:after="0"/>
              <w:rPr>
                <w:sz w:val="17"/>
              </w:rPr>
            </w:pPr>
            <w:r>
              <w:rPr>
                <w:sz w:val="17"/>
              </w:rPr>
              <w:t>X</w:t>
            </w:r>
          </w:p>
        </w:tc>
      </w:tr>
      <w:tr w14:paraId="0764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516205D">
            <w:pPr>
              <w:spacing w:after="0"/>
            </w:pPr>
            <w:r>
              <w:rPr>
                <w:sz w:val="17"/>
              </w:rPr>
              <w:t>TB病原学</w:t>
            </w:r>
          </w:p>
        </w:tc>
        <w:tc>
          <w:tcPr>
            <w:tcW w:w="401" w:type="pct"/>
            <w:vAlign w:val="center"/>
          </w:tcPr>
          <w:p w14:paraId="2C497229">
            <w:pPr>
              <w:spacing w:after="0"/>
            </w:pPr>
            <w:r>
              <w:rPr>
                <w:sz w:val="17"/>
              </w:rPr>
              <w:t>分子检测（tNGS）</w:t>
            </w:r>
          </w:p>
        </w:tc>
        <w:tc>
          <w:tcPr>
            <w:tcW w:w="242" w:type="pct"/>
            <w:vAlign w:val="center"/>
          </w:tcPr>
          <w:p w14:paraId="59D695F1">
            <w:pPr>
              <w:spacing w:after="0"/>
            </w:pPr>
            <w:r>
              <w:rPr>
                <w:sz w:val="17"/>
              </w:rPr>
              <w:t>-</w:t>
            </w:r>
          </w:p>
        </w:tc>
        <w:tc>
          <w:tcPr>
            <w:tcW w:w="239" w:type="pct"/>
            <w:vAlign w:val="center"/>
          </w:tcPr>
          <w:p w14:paraId="78DC4020">
            <w:pPr>
              <w:spacing w:after="0"/>
            </w:pPr>
            <w:r>
              <w:rPr>
                <w:sz w:val="17"/>
              </w:rPr>
              <w:t>X</w:t>
            </w:r>
          </w:p>
        </w:tc>
        <w:tc>
          <w:tcPr>
            <w:tcW w:w="257" w:type="pct"/>
            <w:vAlign w:val="center"/>
          </w:tcPr>
          <w:p w14:paraId="4BEDDD2F">
            <w:pPr>
              <w:spacing w:after="0"/>
            </w:pPr>
            <w:r>
              <w:rPr>
                <w:sz w:val="17"/>
              </w:rPr>
              <w:t>-</w:t>
            </w:r>
          </w:p>
        </w:tc>
        <w:tc>
          <w:tcPr>
            <w:tcW w:w="257" w:type="pct"/>
            <w:vAlign w:val="center"/>
          </w:tcPr>
          <w:p w14:paraId="6A2E5BD0">
            <w:pPr>
              <w:spacing w:after="0"/>
            </w:pPr>
            <w:r>
              <w:rPr>
                <w:sz w:val="17"/>
              </w:rPr>
              <w:t>-</w:t>
            </w:r>
          </w:p>
        </w:tc>
        <w:tc>
          <w:tcPr>
            <w:tcW w:w="257" w:type="pct"/>
            <w:vAlign w:val="center"/>
          </w:tcPr>
          <w:p w14:paraId="1DF6F2E0">
            <w:pPr>
              <w:spacing w:after="0"/>
            </w:pPr>
            <w:r>
              <w:rPr>
                <w:sz w:val="17"/>
              </w:rPr>
              <w:t>-</w:t>
            </w:r>
          </w:p>
        </w:tc>
        <w:tc>
          <w:tcPr>
            <w:tcW w:w="257" w:type="pct"/>
            <w:vAlign w:val="center"/>
          </w:tcPr>
          <w:p w14:paraId="0456BDFF">
            <w:pPr>
              <w:spacing w:after="0"/>
            </w:pPr>
            <w:r>
              <w:rPr>
                <w:sz w:val="17"/>
              </w:rPr>
              <w:t>-</w:t>
            </w:r>
          </w:p>
        </w:tc>
        <w:tc>
          <w:tcPr>
            <w:tcW w:w="283" w:type="pct"/>
            <w:vAlign w:val="center"/>
          </w:tcPr>
          <w:p w14:paraId="2C78D6A2">
            <w:pPr>
              <w:spacing w:after="0"/>
            </w:pPr>
            <w:r>
              <w:rPr>
                <w:sz w:val="17"/>
              </w:rPr>
              <w:t>-</w:t>
            </w:r>
          </w:p>
        </w:tc>
        <w:tc>
          <w:tcPr>
            <w:tcW w:w="283" w:type="pct"/>
            <w:vAlign w:val="center"/>
          </w:tcPr>
          <w:p w14:paraId="436FC130">
            <w:pPr>
              <w:spacing w:after="0"/>
            </w:pPr>
            <w:r>
              <w:rPr>
                <w:sz w:val="17"/>
              </w:rPr>
              <w:t>-</w:t>
            </w:r>
          </w:p>
        </w:tc>
        <w:tc>
          <w:tcPr>
            <w:tcW w:w="283" w:type="pct"/>
            <w:vAlign w:val="center"/>
          </w:tcPr>
          <w:p w14:paraId="399409CA">
            <w:pPr>
              <w:spacing w:after="0"/>
            </w:pPr>
            <w:r>
              <w:rPr>
                <w:sz w:val="17"/>
              </w:rPr>
              <w:t>-</w:t>
            </w:r>
          </w:p>
        </w:tc>
        <w:tc>
          <w:tcPr>
            <w:tcW w:w="239" w:type="pct"/>
            <w:vAlign w:val="center"/>
          </w:tcPr>
          <w:p w14:paraId="10FCBB7F">
            <w:pPr>
              <w:spacing w:after="0"/>
            </w:pPr>
            <w:r>
              <w:rPr>
                <w:sz w:val="17"/>
              </w:rPr>
              <w:t>-</w:t>
            </w:r>
          </w:p>
        </w:tc>
        <w:tc>
          <w:tcPr>
            <w:tcW w:w="249" w:type="pct"/>
            <w:vAlign w:val="center"/>
          </w:tcPr>
          <w:p w14:paraId="32D71DD9">
            <w:pPr>
              <w:spacing w:after="0"/>
            </w:pPr>
            <w:r>
              <w:rPr>
                <w:sz w:val="17"/>
              </w:rPr>
              <w:t>-</w:t>
            </w:r>
          </w:p>
        </w:tc>
        <w:tc>
          <w:tcPr>
            <w:tcW w:w="249" w:type="pct"/>
            <w:vAlign w:val="center"/>
          </w:tcPr>
          <w:p w14:paraId="05F9452B">
            <w:pPr>
              <w:spacing w:after="0"/>
            </w:pPr>
            <w:r>
              <w:rPr>
                <w:sz w:val="17"/>
              </w:rPr>
              <w:t>-</w:t>
            </w:r>
          </w:p>
        </w:tc>
        <w:tc>
          <w:tcPr>
            <w:tcW w:w="249" w:type="pct"/>
            <w:vAlign w:val="center"/>
          </w:tcPr>
          <w:p w14:paraId="6781AA1F">
            <w:pPr>
              <w:spacing w:after="0"/>
            </w:pPr>
            <w:r>
              <w:rPr>
                <w:sz w:val="17"/>
              </w:rPr>
              <w:t>-</w:t>
            </w:r>
          </w:p>
        </w:tc>
        <w:tc>
          <w:tcPr>
            <w:tcW w:w="249" w:type="pct"/>
            <w:vAlign w:val="center"/>
          </w:tcPr>
          <w:p w14:paraId="1079878D">
            <w:pPr>
              <w:spacing w:after="0"/>
            </w:pPr>
            <w:r>
              <w:rPr>
                <w:sz w:val="17"/>
              </w:rPr>
              <w:t>-</w:t>
            </w:r>
          </w:p>
        </w:tc>
        <w:tc>
          <w:tcPr>
            <w:tcW w:w="249" w:type="pct"/>
            <w:vAlign w:val="center"/>
          </w:tcPr>
          <w:p w14:paraId="2485F028">
            <w:pPr>
              <w:spacing w:after="0"/>
            </w:pPr>
            <w:r>
              <w:rPr>
                <w:sz w:val="17"/>
              </w:rPr>
              <w:t>-</w:t>
            </w:r>
          </w:p>
        </w:tc>
        <w:tc>
          <w:tcPr>
            <w:tcW w:w="249" w:type="pct"/>
            <w:vAlign w:val="center"/>
          </w:tcPr>
          <w:p w14:paraId="6B25E8A5">
            <w:pPr>
              <w:spacing w:after="0"/>
            </w:pPr>
            <w:r>
              <w:rPr>
                <w:sz w:val="17"/>
              </w:rPr>
              <w:t>-</w:t>
            </w:r>
          </w:p>
        </w:tc>
        <w:tc>
          <w:tcPr>
            <w:tcW w:w="249" w:type="pct"/>
            <w:vAlign w:val="center"/>
          </w:tcPr>
          <w:p w14:paraId="67CB45E7">
            <w:pPr>
              <w:spacing w:after="0"/>
              <w:rPr>
                <w:sz w:val="17"/>
              </w:rPr>
            </w:pPr>
            <w:r>
              <w:rPr>
                <w:sz w:val="17"/>
              </w:rPr>
              <w:t>X</w:t>
            </w:r>
          </w:p>
        </w:tc>
      </w:tr>
      <w:tr w14:paraId="68A9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00D42C2">
            <w:pPr>
              <w:spacing w:after="0"/>
            </w:pPr>
            <w:r>
              <w:rPr>
                <w:sz w:val="17"/>
              </w:rPr>
              <w:t>TB病原学</w:t>
            </w:r>
          </w:p>
        </w:tc>
        <w:tc>
          <w:tcPr>
            <w:tcW w:w="401" w:type="pct"/>
            <w:vAlign w:val="center"/>
          </w:tcPr>
          <w:p w14:paraId="2FD95C96">
            <w:pPr>
              <w:spacing w:after="0"/>
            </w:pPr>
            <w:r>
              <w:rPr>
                <w:sz w:val="17"/>
              </w:rPr>
              <w:t>耐药/分型（DST）</w:t>
            </w:r>
          </w:p>
        </w:tc>
        <w:tc>
          <w:tcPr>
            <w:tcW w:w="242" w:type="pct"/>
            <w:vAlign w:val="center"/>
          </w:tcPr>
          <w:p w14:paraId="2FD0501D">
            <w:pPr>
              <w:spacing w:after="0"/>
            </w:pPr>
            <w:r>
              <w:rPr>
                <w:sz w:val="17"/>
              </w:rPr>
              <w:t>-</w:t>
            </w:r>
          </w:p>
        </w:tc>
        <w:tc>
          <w:tcPr>
            <w:tcW w:w="239" w:type="pct"/>
            <w:vAlign w:val="center"/>
          </w:tcPr>
          <w:p w14:paraId="6B3FE247">
            <w:pPr>
              <w:spacing w:after="0"/>
            </w:pPr>
            <w:r>
              <w:rPr>
                <w:sz w:val="17"/>
              </w:rPr>
              <w:t>X</w:t>
            </w:r>
          </w:p>
        </w:tc>
        <w:tc>
          <w:tcPr>
            <w:tcW w:w="257" w:type="pct"/>
            <w:vAlign w:val="center"/>
          </w:tcPr>
          <w:p w14:paraId="18186C46">
            <w:pPr>
              <w:spacing w:after="0"/>
            </w:pPr>
            <w:r>
              <w:rPr>
                <w:sz w:val="17"/>
              </w:rPr>
              <w:t>-</w:t>
            </w:r>
          </w:p>
        </w:tc>
        <w:tc>
          <w:tcPr>
            <w:tcW w:w="257" w:type="pct"/>
            <w:vAlign w:val="center"/>
          </w:tcPr>
          <w:p w14:paraId="105439E9">
            <w:pPr>
              <w:spacing w:after="0"/>
            </w:pPr>
            <w:r>
              <w:rPr>
                <w:sz w:val="17"/>
              </w:rPr>
              <w:t>-</w:t>
            </w:r>
          </w:p>
        </w:tc>
        <w:tc>
          <w:tcPr>
            <w:tcW w:w="257" w:type="pct"/>
            <w:vAlign w:val="center"/>
          </w:tcPr>
          <w:p w14:paraId="706B55DE">
            <w:pPr>
              <w:spacing w:after="0"/>
            </w:pPr>
            <w:r>
              <w:rPr>
                <w:sz w:val="17"/>
              </w:rPr>
              <w:t>-</w:t>
            </w:r>
          </w:p>
        </w:tc>
        <w:tc>
          <w:tcPr>
            <w:tcW w:w="257" w:type="pct"/>
            <w:vAlign w:val="center"/>
          </w:tcPr>
          <w:p w14:paraId="7B146CBC">
            <w:pPr>
              <w:spacing w:after="0"/>
            </w:pPr>
            <w:r>
              <w:rPr>
                <w:sz w:val="17"/>
              </w:rPr>
              <w:t>-</w:t>
            </w:r>
          </w:p>
        </w:tc>
        <w:tc>
          <w:tcPr>
            <w:tcW w:w="283" w:type="pct"/>
            <w:vAlign w:val="center"/>
          </w:tcPr>
          <w:p w14:paraId="74D5CB6E">
            <w:pPr>
              <w:spacing w:after="0"/>
            </w:pPr>
            <w:r>
              <w:rPr>
                <w:sz w:val="17"/>
              </w:rPr>
              <w:t>-</w:t>
            </w:r>
          </w:p>
        </w:tc>
        <w:tc>
          <w:tcPr>
            <w:tcW w:w="283" w:type="pct"/>
            <w:vAlign w:val="center"/>
          </w:tcPr>
          <w:p w14:paraId="187D917C">
            <w:pPr>
              <w:spacing w:after="0"/>
            </w:pPr>
            <w:r>
              <w:rPr>
                <w:sz w:val="17"/>
              </w:rPr>
              <w:t>-</w:t>
            </w:r>
          </w:p>
        </w:tc>
        <w:tc>
          <w:tcPr>
            <w:tcW w:w="283" w:type="pct"/>
            <w:vAlign w:val="center"/>
          </w:tcPr>
          <w:p w14:paraId="01E2A5D6">
            <w:pPr>
              <w:spacing w:after="0"/>
            </w:pPr>
            <w:r>
              <w:rPr>
                <w:sz w:val="17"/>
              </w:rPr>
              <w:t>-</w:t>
            </w:r>
          </w:p>
        </w:tc>
        <w:tc>
          <w:tcPr>
            <w:tcW w:w="239" w:type="pct"/>
            <w:vAlign w:val="center"/>
          </w:tcPr>
          <w:p w14:paraId="71C88202">
            <w:pPr>
              <w:spacing w:after="0"/>
            </w:pPr>
            <w:r>
              <w:rPr>
                <w:sz w:val="17"/>
              </w:rPr>
              <w:t>-</w:t>
            </w:r>
          </w:p>
        </w:tc>
        <w:tc>
          <w:tcPr>
            <w:tcW w:w="249" w:type="pct"/>
            <w:vAlign w:val="center"/>
          </w:tcPr>
          <w:p w14:paraId="7C81F9B0">
            <w:pPr>
              <w:spacing w:after="0"/>
            </w:pPr>
            <w:r>
              <w:rPr>
                <w:sz w:val="17"/>
              </w:rPr>
              <w:t>-</w:t>
            </w:r>
          </w:p>
        </w:tc>
        <w:tc>
          <w:tcPr>
            <w:tcW w:w="249" w:type="pct"/>
            <w:vAlign w:val="center"/>
          </w:tcPr>
          <w:p w14:paraId="4E4D1D46">
            <w:pPr>
              <w:spacing w:after="0"/>
            </w:pPr>
            <w:r>
              <w:rPr>
                <w:sz w:val="17"/>
              </w:rPr>
              <w:t>-</w:t>
            </w:r>
          </w:p>
        </w:tc>
        <w:tc>
          <w:tcPr>
            <w:tcW w:w="249" w:type="pct"/>
            <w:vAlign w:val="center"/>
          </w:tcPr>
          <w:p w14:paraId="5D0481CE">
            <w:pPr>
              <w:spacing w:after="0"/>
            </w:pPr>
            <w:r>
              <w:rPr>
                <w:sz w:val="17"/>
              </w:rPr>
              <w:t>-</w:t>
            </w:r>
          </w:p>
        </w:tc>
        <w:tc>
          <w:tcPr>
            <w:tcW w:w="249" w:type="pct"/>
            <w:vAlign w:val="center"/>
          </w:tcPr>
          <w:p w14:paraId="1828E131">
            <w:pPr>
              <w:spacing w:after="0"/>
            </w:pPr>
            <w:r>
              <w:rPr>
                <w:sz w:val="17"/>
              </w:rPr>
              <w:t>-</w:t>
            </w:r>
          </w:p>
        </w:tc>
        <w:tc>
          <w:tcPr>
            <w:tcW w:w="249" w:type="pct"/>
            <w:vAlign w:val="center"/>
          </w:tcPr>
          <w:p w14:paraId="2CC7EAC2">
            <w:pPr>
              <w:spacing w:after="0"/>
            </w:pPr>
            <w:r>
              <w:rPr>
                <w:sz w:val="17"/>
              </w:rPr>
              <w:t>-</w:t>
            </w:r>
          </w:p>
        </w:tc>
        <w:tc>
          <w:tcPr>
            <w:tcW w:w="249" w:type="pct"/>
            <w:vAlign w:val="center"/>
          </w:tcPr>
          <w:p w14:paraId="50999100">
            <w:pPr>
              <w:spacing w:after="0"/>
            </w:pPr>
            <w:r>
              <w:rPr>
                <w:sz w:val="17"/>
              </w:rPr>
              <w:t>-</w:t>
            </w:r>
          </w:p>
        </w:tc>
        <w:tc>
          <w:tcPr>
            <w:tcW w:w="249" w:type="pct"/>
            <w:vAlign w:val="center"/>
          </w:tcPr>
          <w:p w14:paraId="2C6FE2F7">
            <w:pPr>
              <w:spacing w:after="0"/>
              <w:rPr>
                <w:sz w:val="17"/>
              </w:rPr>
            </w:pPr>
            <w:r>
              <w:rPr>
                <w:sz w:val="17"/>
              </w:rPr>
              <w:t>X</w:t>
            </w:r>
          </w:p>
        </w:tc>
      </w:tr>
      <w:tr w14:paraId="5712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4437939C">
            <w:pPr>
              <w:spacing w:after="0"/>
            </w:pPr>
            <w:r>
              <w:rPr>
                <w:sz w:val="17"/>
              </w:rPr>
              <w:t>TB病原学</w:t>
            </w:r>
          </w:p>
        </w:tc>
        <w:tc>
          <w:tcPr>
            <w:tcW w:w="401" w:type="pct"/>
            <w:vAlign w:val="center"/>
          </w:tcPr>
          <w:p w14:paraId="0AF29333">
            <w:pPr>
              <w:spacing w:after="0"/>
              <w:rPr>
                <w:rFonts w:hint="eastAsia" w:eastAsia="宋体"/>
                <w:lang w:eastAsia="zh-CN"/>
              </w:rPr>
            </w:pPr>
            <w:r>
              <w:rPr>
                <w:sz w:val="17"/>
              </w:rPr>
              <w:t>耐药/分型（WGS）</w:t>
            </w:r>
          </w:p>
        </w:tc>
        <w:tc>
          <w:tcPr>
            <w:tcW w:w="242" w:type="pct"/>
            <w:vAlign w:val="center"/>
          </w:tcPr>
          <w:p w14:paraId="13783F88">
            <w:pPr>
              <w:spacing w:after="0"/>
            </w:pPr>
            <w:r>
              <w:rPr>
                <w:sz w:val="17"/>
              </w:rPr>
              <w:t>-</w:t>
            </w:r>
          </w:p>
        </w:tc>
        <w:tc>
          <w:tcPr>
            <w:tcW w:w="239" w:type="pct"/>
            <w:vAlign w:val="center"/>
          </w:tcPr>
          <w:p w14:paraId="51401714">
            <w:pPr>
              <w:spacing w:after="0"/>
              <w:rPr>
                <w:rFonts w:hint="eastAsia" w:eastAsia="宋体"/>
                <w:lang w:eastAsia="zh-CN"/>
              </w:rPr>
            </w:pPr>
            <w:r>
              <w:rPr>
                <w:rFonts w:hint="eastAsia"/>
                <w:sz w:val="17"/>
                <w:lang w:val="en-US" w:eastAsia="zh-CN"/>
              </w:rPr>
              <w:t>-</w:t>
            </w:r>
          </w:p>
        </w:tc>
        <w:tc>
          <w:tcPr>
            <w:tcW w:w="257" w:type="pct"/>
            <w:vAlign w:val="center"/>
          </w:tcPr>
          <w:p w14:paraId="2547AE38">
            <w:pPr>
              <w:spacing w:after="0"/>
            </w:pPr>
            <w:r>
              <w:rPr>
                <w:sz w:val="17"/>
              </w:rPr>
              <w:t>-</w:t>
            </w:r>
          </w:p>
        </w:tc>
        <w:tc>
          <w:tcPr>
            <w:tcW w:w="257" w:type="pct"/>
            <w:vAlign w:val="center"/>
          </w:tcPr>
          <w:p w14:paraId="68BAD92D">
            <w:pPr>
              <w:spacing w:after="0"/>
            </w:pPr>
            <w:r>
              <w:rPr>
                <w:sz w:val="17"/>
              </w:rPr>
              <w:t>-</w:t>
            </w:r>
          </w:p>
        </w:tc>
        <w:tc>
          <w:tcPr>
            <w:tcW w:w="257" w:type="pct"/>
            <w:vAlign w:val="center"/>
          </w:tcPr>
          <w:p w14:paraId="18001A17">
            <w:pPr>
              <w:spacing w:after="0"/>
            </w:pPr>
            <w:r>
              <w:rPr>
                <w:sz w:val="17"/>
              </w:rPr>
              <w:t>-</w:t>
            </w:r>
          </w:p>
        </w:tc>
        <w:tc>
          <w:tcPr>
            <w:tcW w:w="257" w:type="pct"/>
            <w:vAlign w:val="center"/>
          </w:tcPr>
          <w:p w14:paraId="2C55A02C">
            <w:pPr>
              <w:spacing w:after="0"/>
            </w:pPr>
            <w:r>
              <w:rPr>
                <w:sz w:val="17"/>
              </w:rPr>
              <w:t>-</w:t>
            </w:r>
          </w:p>
        </w:tc>
        <w:tc>
          <w:tcPr>
            <w:tcW w:w="283" w:type="pct"/>
            <w:vAlign w:val="center"/>
          </w:tcPr>
          <w:p w14:paraId="19CB394E">
            <w:pPr>
              <w:spacing w:after="0"/>
            </w:pPr>
            <w:r>
              <w:rPr>
                <w:sz w:val="17"/>
              </w:rPr>
              <w:t>-</w:t>
            </w:r>
          </w:p>
        </w:tc>
        <w:tc>
          <w:tcPr>
            <w:tcW w:w="283" w:type="pct"/>
            <w:vAlign w:val="center"/>
          </w:tcPr>
          <w:p w14:paraId="77A7E376">
            <w:pPr>
              <w:spacing w:after="0"/>
            </w:pPr>
            <w:r>
              <w:rPr>
                <w:sz w:val="17"/>
              </w:rPr>
              <w:t>-</w:t>
            </w:r>
          </w:p>
        </w:tc>
        <w:tc>
          <w:tcPr>
            <w:tcW w:w="283" w:type="pct"/>
            <w:vAlign w:val="center"/>
          </w:tcPr>
          <w:p w14:paraId="2C8425B3">
            <w:pPr>
              <w:spacing w:after="0"/>
            </w:pPr>
            <w:r>
              <w:rPr>
                <w:sz w:val="17"/>
              </w:rPr>
              <w:t>-</w:t>
            </w:r>
          </w:p>
        </w:tc>
        <w:tc>
          <w:tcPr>
            <w:tcW w:w="239" w:type="pct"/>
            <w:vAlign w:val="center"/>
          </w:tcPr>
          <w:p w14:paraId="3B990D65">
            <w:pPr>
              <w:spacing w:after="0"/>
            </w:pPr>
            <w:r>
              <w:rPr>
                <w:sz w:val="17"/>
              </w:rPr>
              <w:t>-</w:t>
            </w:r>
          </w:p>
        </w:tc>
        <w:tc>
          <w:tcPr>
            <w:tcW w:w="249" w:type="pct"/>
            <w:vAlign w:val="center"/>
          </w:tcPr>
          <w:p w14:paraId="56C9662F">
            <w:pPr>
              <w:spacing w:after="0"/>
            </w:pPr>
            <w:r>
              <w:rPr>
                <w:sz w:val="17"/>
              </w:rPr>
              <w:t>-</w:t>
            </w:r>
          </w:p>
        </w:tc>
        <w:tc>
          <w:tcPr>
            <w:tcW w:w="249" w:type="pct"/>
            <w:vAlign w:val="center"/>
          </w:tcPr>
          <w:p w14:paraId="2FBC9252">
            <w:pPr>
              <w:spacing w:after="0"/>
            </w:pPr>
            <w:r>
              <w:rPr>
                <w:sz w:val="17"/>
              </w:rPr>
              <w:t>-</w:t>
            </w:r>
          </w:p>
        </w:tc>
        <w:tc>
          <w:tcPr>
            <w:tcW w:w="249" w:type="pct"/>
            <w:vAlign w:val="center"/>
          </w:tcPr>
          <w:p w14:paraId="15D42803">
            <w:pPr>
              <w:spacing w:after="0"/>
            </w:pPr>
            <w:r>
              <w:rPr>
                <w:sz w:val="17"/>
              </w:rPr>
              <w:t>-</w:t>
            </w:r>
          </w:p>
        </w:tc>
        <w:tc>
          <w:tcPr>
            <w:tcW w:w="249" w:type="pct"/>
            <w:vAlign w:val="center"/>
          </w:tcPr>
          <w:p w14:paraId="52D5EAC3">
            <w:pPr>
              <w:spacing w:after="0"/>
            </w:pPr>
            <w:r>
              <w:rPr>
                <w:sz w:val="17"/>
              </w:rPr>
              <w:t>-</w:t>
            </w:r>
          </w:p>
        </w:tc>
        <w:tc>
          <w:tcPr>
            <w:tcW w:w="249" w:type="pct"/>
            <w:vAlign w:val="center"/>
          </w:tcPr>
          <w:p w14:paraId="3A795082">
            <w:pPr>
              <w:spacing w:after="0"/>
            </w:pPr>
            <w:r>
              <w:rPr>
                <w:sz w:val="17"/>
              </w:rPr>
              <w:t>-</w:t>
            </w:r>
          </w:p>
        </w:tc>
        <w:tc>
          <w:tcPr>
            <w:tcW w:w="249" w:type="pct"/>
            <w:vAlign w:val="center"/>
          </w:tcPr>
          <w:p w14:paraId="436D8A65">
            <w:pPr>
              <w:spacing w:after="0"/>
            </w:pPr>
            <w:r>
              <w:rPr>
                <w:sz w:val="17"/>
              </w:rPr>
              <w:t>-</w:t>
            </w:r>
          </w:p>
        </w:tc>
        <w:tc>
          <w:tcPr>
            <w:tcW w:w="249" w:type="pct"/>
            <w:vAlign w:val="center"/>
          </w:tcPr>
          <w:p w14:paraId="5C445448">
            <w:pPr>
              <w:spacing w:after="0"/>
              <w:rPr>
                <w:sz w:val="17"/>
              </w:rPr>
            </w:pPr>
            <w:r>
              <w:rPr>
                <w:sz w:val="17"/>
              </w:rPr>
              <w:t>X</w:t>
            </w:r>
          </w:p>
        </w:tc>
      </w:tr>
      <w:tr w14:paraId="6C1B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176F18B">
            <w:pPr>
              <w:spacing w:after="0"/>
            </w:pPr>
            <w:r>
              <w:rPr>
                <w:sz w:val="17"/>
              </w:rPr>
              <w:t>影像学</w:t>
            </w:r>
          </w:p>
        </w:tc>
        <w:tc>
          <w:tcPr>
            <w:tcW w:w="401" w:type="pct"/>
            <w:vAlign w:val="center"/>
          </w:tcPr>
          <w:p w14:paraId="62752868">
            <w:pPr>
              <w:spacing w:after="0"/>
            </w:pPr>
            <w:r>
              <w:rPr>
                <w:sz w:val="17"/>
              </w:rPr>
              <w:t>胸部影像（CT）</w:t>
            </w:r>
          </w:p>
        </w:tc>
        <w:tc>
          <w:tcPr>
            <w:tcW w:w="242" w:type="pct"/>
            <w:vAlign w:val="center"/>
          </w:tcPr>
          <w:p w14:paraId="054980E1">
            <w:pPr>
              <w:spacing w:after="0"/>
            </w:pPr>
            <w:r>
              <w:rPr>
                <w:sz w:val="17"/>
              </w:rPr>
              <w:t>X</w:t>
            </w:r>
          </w:p>
        </w:tc>
        <w:tc>
          <w:tcPr>
            <w:tcW w:w="239" w:type="pct"/>
            <w:vAlign w:val="center"/>
          </w:tcPr>
          <w:p w14:paraId="186F6D73">
            <w:pPr>
              <w:spacing w:after="0"/>
            </w:pPr>
            <w:r>
              <w:rPr>
                <w:sz w:val="17"/>
              </w:rPr>
              <w:t>-</w:t>
            </w:r>
          </w:p>
        </w:tc>
        <w:tc>
          <w:tcPr>
            <w:tcW w:w="257" w:type="pct"/>
            <w:vAlign w:val="center"/>
          </w:tcPr>
          <w:p w14:paraId="378D725D">
            <w:pPr>
              <w:spacing w:after="0"/>
            </w:pPr>
            <w:r>
              <w:rPr>
                <w:sz w:val="17"/>
              </w:rPr>
              <w:t>-</w:t>
            </w:r>
          </w:p>
        </w:tc>
        <w:tc>
          <w:tcPr>
            <w:tcW w:w="257" w:type="pct"/>
            <w:vAlign w:val="center"/>
          </w:tcPr>
          <w:p w14:paraId="5B7674F3">
            <w:pPr>
              <w:spacing w:after="0"/>
            </w:pPr>
            <w:r>
              <w:rPr>
                <w:sz w:val="17"/>
              </w:rPr>
              <w:t>-</w:t>
            </w:r>
          </w:p>
        </w:tc>
        <w:tc>
          <w:tcPr>
            <w:tcW w:w="257" w:type="pct"/>
            <w:vAlign w:val="center"/>
          </w:tcPr>
          <w:p w14:paraId="33B00A28">
            <w:pPr>
              <w:spacing w:after="0"/>
            </w:pPr>
            <w:r>
              <w:rPr>
                <w:sz w:val="17"/>
              </w:rPr>
              <w:t>X</w:t>
            </w:r>
          </w:p>
        </w:tc>
        <w:tc>
          <w:tcPr>
            <w:tcW w:w="257" w:type="pct"/>
            <w:vAlign w:val="center"/>
          </w:tcPr>
          <w:p w14:paraId="726056E3">
            <w:pPr>
              <w:spacing w:after="0"/>
            </w:pPr>
            <w:r>
              <w:rPr>
                <w:sz w:val="17"/>
              </w:rPr>
              <w:t>-</w:t>
            </w:r>
          </w:p>
        </w:tc>
        <w:tc>
          <w:tcPr>
            <w:tcW w:w="283" w:type="pct"/>
            <w:vAlign w:val="center"/>
          </w:tcPr>
          <w:p w14:paraId="0AB2DED7">
            <w:pPr>
              <w:spacing w:after="0"/>
            </w:pPr>
            <w:r>
              <w:rPr>
                <w:sz w:val="17"/>
              </w:rPr>
              <w:t>-</w:t>
            </w:r>
          </w:p>
        </w:tc>
        <w:tc>
          <w:tcPr>
            <w:tcW w:w="283" w:type="pct"/>
            <w:vAlign w:val="center"/>
          </w:tcPr>
          <w:p w14:paraId="73C220A9">
            <w:pPr>
              <w:spacing w:after="0"/>
            </w:pPr>
            <w:r>
              <w:rPr>
                <w:sz w:val="17"/>
              </w:rPr>
              <w:t>-</w:t>
            </w:r>
          </w:p>
        </w:tc>
        <w:tc>
          <w:tcPr>
            <w:tcW w:w="283" w:type="pct"/>
            <w:vAlign w:val="center"/>
          </w:tcPr>
          <w:p w14:paraId="39E7F938">
            <w:pPr>
              <w:spacing w:after="0"/>
            </w:pPr>
            <w:r>
              <w:rPr>
                <w:sz w:val="17"/>
              </w:rPr>
              <w:t>X</w:t>
            </w:r>
          </w:p>
        </w:tc>
        <w:tc>
          <w:tcPr>
            <w:tcW w:w="239" w:type="pct"/>
            <w:vAlign w:val="center"/>
          </w:tcPr>
          <w:p w14:paraId="5ED67E4C">
            <w:pPr>
              <w:spacing w:after="0"/>
            </w:pPr>
            <w:r>
              <w:rPr>
                <w:sz w:val="17"/>
              </w:rPr>
              <w:t>-</w:t>
            </w:r>
          </w:p>
        </w:tc>
        <w:tc>
          <w:tcPr>
            <w:tcW w:w="249" w:type="pct"/>
            <w:vAlign w:val="center"/>
          </w:tcPr>
          <w:p w14:paraId="2DA4C26E">
            <w:pPr>
              <w:spacing w:after="0"/>
            </w:pPr>
            <w:r>
              <w:rPr>
                <w:sz w:val="17"/>
              </w:rPr>
              <w:t>X</w:t>
            </w:r>
          </w:p>
        </w:tc>
        <w:tc>
          <w:tcPr>
            <w:tcW w:w="249" w:type="pct"/>
            <w:vAlign w:val="center"/>
          </w:tcPr>
          <w:p w14:paraId="20FE3C9F">
            <w:pPr>
              <w:spacing w:after="0"/>
            </w:pPr>
            <w:r>
              <w:rPr>
                <w:sz w:val="17"/>
              </w:rPr>
              <w:t>X</w:t>
            </w:r>
          </w:p>
        </w:tc>
        <w:tc>
          <w:tcPr>
            <w:tcW w:w="249" w:type="pct"/>
            <w:vAlign w:val="center"/>
          </w:tcPr>
          <w:p w14:paraId="1D55B602">
            <w:pPr>
              <w:spacing w:after="0"/>
            </w:pPr>
            <w:r>
              <w:rPr>
                <w:sz w:val="17"/>
              </w:rPr>
              <w:t>-</w:t>
            </w:r>
          </w:p>
        </w:tc>
        <w:tc>
          <w:tcPr>
            <w:tcW w:w="249" w:type="pct"/>
            <w:vAlign w:val="center"/>
          </w:tcPr>
          <w:p w14:paraId="38C62712">
            <w:pPr>
              <w:spacing w:after="0"/>
            </w:pPr>
            <w:r>
              <w:rPr>
                <w:sz w:val="17"/>
              </w:rPr>
              <w:t>X</w:t>
            </w:r>
          </w:p>
        </w:tc>
        <w:tc>
          <w:tcPr>
            <w:tcW w:w="249" w:type="pct"/>
            <w:vAlign w:val="center"/>
          </w:tcPr>
          <w:p w14:paraId="11DC44C8">
            <w:pPr>
              <w:spacing w:after="0"/>
            </w:pPr>
            <w:r>
              <w:rPr>
                <w:sz w:val="17"/>
              </w:rPr>
              <w:t>-</w:t>
            </w:r>
          </w:p>
        </w:tc>
        <w:tc>
          <w:tcPr>
            <w:tcW w:w="249" w:type="pct"/>
            <w:vAlign w:val="center"/>
          </w:tcPr>
          <w:p w14:paraId="311D3BDD">
            <w:pPr>
              <w:spacing w:after="0"/>
            </w:pPr>
            <w:r>
              <w:rPr>
                <w:sz w:val="17"/>
              </w:rPr>
              <w:t>X</w:t>
            </w:r>
          </w:p>
        </w:tc>
        <w:tc>
          <w:tcPr>
            <w:tcW w:w="249" w:type="pct"/>
            <w:vAlign w:val="center"/>
          </w:tcPr>
          <w:p w14:paraId="62DAFB55">
            <w:pPr>
              <w:spacing w:after="0"/>
              <w:rPr>
                <w:sz w:val="17"/>
              </w:rPr>
            </w:pPr>
            <w:r>
              <w:rPr>
                <w:sz w:val="17"/>
              </w:rPr>
              <w:t>X</w:t>
            </w:r>
          </w:p>
        </w:tc>
      </w:tr>
      <w:tr w14:paraId="7F67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1503A73B">
            <w:pPr>
              <w:spacing w:after="0"/>
            </w:pPr>
            <w:r>
              <w:rPr>
                <w:sz w:val="17"/>
              </w:rPr>
              <w:t>影像学</w:t>
            </w:r>
          </w:p>
        </w:tc>
        <w:tc>
          <w:tcPr>
            <w:tcW w:w="401" w:type="pct"/>
            <w:vAlign w:val="center"/>
          </w:tcPr>
          <w:p w14:paraId="4502A8D4">
            <w:pPr>
              <w:spacing w:after="0"/>
            </w:pPr>
            <w:r>
              <w:rPr>
                <w:sz w:val="17"/>
              </w:rPr>
              <w:t>胸部影像（CXR）</w:t>
            </w:r>
          </w:p>
        </w:tc>
        <w:tc>
          <w:tcPr>
            <w:tcW w:w="242" w:type="pct"/>
            <w:vAlign w:val="center"/>
          </w:tcPr>
          <w:p w14:paraId="63B07E96">
            <w:pPr>
              <w:spacing w:after="0"/>
            </w:pPr>
            <w:r>
              <w:rPr>
                <w:sz w:val="17"/>
              </w:rPr>
              <w:t>X</w:t>
            </w:r>
          </w:p>
        </w:tc>
        <w:tc>
          <w:tcPr>
            <w:tcW w:w="239" w:type="pct"/>
            <w:vAlign w:val="center"/>
          </w:tcPr>
          <w:p w14:paraId="44823407">
            <w:pPr>
              <w:spacing w:after="0"/>
            </w:pPr>
            <w:r>
              <w:rPr>
                <w:sz w:val="17"/>
              </w:rPr>
              <w:t>-</w:t>
            </w:r>
          </w:p>
        </w:tc>
        <w:tc>
          <w:tcPr>
            <w:tcW w:w="257" w:type="pct"/>
            <w:vAlign w:val="center"/>
          </w:tcPr>
          <w:p w14:paraId="607E7515">
            <w:pPr>
              <w:spacing w:after="0"/>
            </w:pPr>
            <w:r>
              <w:rPr>
                <w:sz w:val="17"/>
              </w:rPr>
              <w:t>-</w:t>
            </w:r>
          </w:p>
        </w:tc>
        <w:tc>
          <w:tcPr>
            <w:tcW w:w="257" w:type="pct"/>
            <w:vAlign w:val="center"/>
          </w:tcPr>
          <w:p w14:paraId="0ECF7DC6">
            <w:pPr>
              <w:spacing w:after="0"/>
            </w:pPr>
            <w:r>
              <w:rPr>
                <w:sz w:val="17"/>
              </w:rPr>
              <w:t>-</w:t>
            </w:r>
          </w:p>
        </w:tc>
        <w:tc>
          <w:tcPr>
            <w:tcW w:w="257" w:type="pct"/>
            <w:vAlign w:val="center"/>
          </w:tcPr>
          <w:p w14:paraId="12657518">
            <w:pPr>
              <w:spacing w:after="0"/>
            </w:pPr>
            <w:r>
              <w:rPr>
                <w:sz w:val="17"/>
              </w:rPr>
              <w:t>-</w:t>
            </w:r>
          </w:p>
        </w:tc>
        <w:tc>
          <w:tcPr>
            <w:tcW w:w="257" w:type="pct"/>
            <w:vAlign w:val="center"/>
          </w:tcPr>
          <w:p w14:paraId="0ACCF2F7">
            <w:pPr>
              <w:spacing w:after="0"/>
            </w:pPr>
            <w:r>
              <w:rPr>
                <w:sz w:val="17"/>
              </w:rPr>
              <w:t>-</w:t>
            </w:r>
          </w:p>
        </w:tc>
        <w:tc>
          <w:tcPr>
            <w:tcW w:w="283" w:type="pct"/>
            <w:vAlign w:val="center"/>
          </w:tcPr>
          <w:p w14:paraId="6EE99097">
            <w:pPr>
              <w:spacing w:after="0"/>
            </w:pPr>
            <w:r>
              <w:rPr>
                <w:sz w:val="17"/>
              </w:rPr>
              <w:t>-</w:t>
            </w:r>
          </w:p>
        </w:tc>
        <w:tc>
          <w:tcPr>
            <w:tcW w:w="283" w:type="pct"/>
            <w:vAlign w:val="center"/>
          </w:tcPr>
          <w:p w14:paraId="2C315E82">
            <w:pPr>
              <w:spacing w:after="0"/>
            </w:pPr>
            <w:r>
              <w:rPr>
                <w:sz w:val="17"/>
              </w:rPr>
              <w:t>-</w:t>
            </w:r>
          </w:p>
        </w:tc>
        <w:tc>
          <w:tcPr>
            <w:tcW w:w="283" w:type="pct"/>
            <w:vAlign w:val="center"/>
          </w:tcPr>
          <w:p w14:paraId="316FF58F">
            <w:pPr>
              <w:spacing w:after="0"/>
            </w:pPr>
            <w:r>
              <w:rPr>
                <w:sz w:val="17"/>
              </w:rPr>
              <w:t>X</w:t>
            </w:r>
          </w:p>
        </w:tc>
        <w:tc>
          <w:tcPr>
            <w:tcW w:w="239" w:type="pct"/>
            <w:vAlign w:val="center"/>
          </w:tcPr>
          <w:p w14:paraId="7679164A">
            <w:pPr>
              <w:spacing w:after="0"/>
            </w:pPr>
            <w:r>
              <w:rPr>
                <w:sz w:val="17"/>
              </w:rPr>
              <w:t>-</w:t>
            </w:r>
          </w:p>
        </w:tc>
        <w:tc>
          <w:tcPr>
            <w:tcW w:w="249" w:type="pct"/>
            <w:vAlign w:val="center"/>
          </w:tcPr>
          <w:p w14:paraId="57F9EC0A">
            <w:pPr>
              <w:spacing w:after="0"/>
            </w:pPr>
            <w:r>
              <w:rPr>
                <w:sz w:val="17"/>
              </w:rPr>
              <w:t>-</w:t>
            </w:r>
          </w:p>
        </w:tc>
        <w:tc>
          <w:tcPr>
            <w:tcW w:w="249" w:type="pct"/>
            <w:vAlign w:val="center"/>
          </w:tcPr>
          <w:p w14:paraId="20118E30">
            <w:pPr>
              <w:spacing w:after="0"/>
            </w:pPr>
            <w:r>
              <w:rPr>
                <w:sz w:val="17"/>
              </w:rPr>
              <w:t>X</w:t>
            </w:r>
          </w:p>
        </w:tc>
        <w:tc>
          <w:tcPr>
            <w:tcW w:w="249" w:type="pct"/>
            <w:vAlign w:val="center"/>
          </w:tcPr>
          <w:p w14:paraId="13FDE559">
            <w:pPr>
              <w:spacing w:after="0"/>
            </w:pPr>
            <w:r>
              <w:rPr>
                <w:sz w:val="17"/>
              </w:rPr>
              <w:t>-</w:t>
            </w:r>
          </w:p>
        </w:tc>
        <w:tc>
          <w:tcPr>
            <w:tcW w:w="249" w:type="pct"/>
            <w:vAlign w:val="center"/>
          </w:tcPr>
          <w:p w14:paraId="0835E18C">
            <w:pPr>
              <w:spacing w:after="0"/>
            </w:pPr>
            <w:r>
              <w:rPr>
                <w:sz w:val="17"/>
              </w:rPr>
              <w:t>-</w:t>
            </w:r>
          </w:p>
        </w:tc>
        <w:tc>
          <w:tcPr>
            <w:tcW w:w="249" w:type="pct"/>
            <w:vAlign w:val="center"/>
          </w:tcPr>
          <w:p w14:paraId="1F7E7CEF">
            <w:pPr>
              <w:spacing w:after="0"/>
            </w:pPr>
            <w:r>
              <w:rPr>
                <w:sz w:val="17"/>
              </w:rPr>
              <w:t>-</w:t>
            </w:r>
          </w:p>
        </w:tc>
        <w:tc>
          <w:tcPr>
            <w:tcW w:w="249" w:type="pct"/>
            <w:vAlign w:val="center"/>
          </w:tcPr>
          <w:p w14:paraId="0C26F257">
            <w:pPr>
              <w:spacing w:after="0"/>
            </w:pPr>
            <w:r>
              <w:rPr>
                <w:sz w:val="17"/>
              </w:rPr>
              <w:t>-</w:t>
            </w:r>
          </w:p>
        </w:tc>
        <w:tc>
          <w:tcPr>
            <w:tcW w:w="249" w:type="pct"/>
            <w:vAlign w:val="center"/>
          </w:tcPr>
          <w:p w14:paraId="448A6696">
            <w:pPr>
              <w:spacing w:after="0"/>
              <w:rPr>
                <w:sz w:val="17"/>
              </w:rPr>
            </w:pPr>
            <w:r>
              <w:rPr>
                <w:sz w:val="17"/>
              </w:rPr>
              <w:t>X</w:t>
            </w:r>
          </w:p>
        </w:tc>
      </w:tr>
      <w:tr w14:paraId="64D5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70339E84">
            <w:pPr>
              <w:spacing w:after="0"/>
            </w:pPr>
            <w:r>
              <w:rPr>
                <w:sz w:val="17"/>
              </w:rPr>
              <w:t>代谢管理</w:t>
            </w:r>
          </w:p>
        </w:tc>
        <w:tc>
          <w:tcPr>
            <w:tcW w:w="401" w:type="pct"/>
            <w:vAlign w:val="center"/>
          </w:tcPr>
          <w:p w14:paraId="0110F07A">
            <w:pPr>
              <w:spacing w:after="0"/>
            </w:pPr>
            <w:r>
              <w:rPr>
                <w:sz w:val="17"/>
              </w:rPr>
              <w:t>HbA1c</w:t>
            </w:r>
          </w:p>
        </w:tc>
        <w:tc>
          <w:tcPr>
            <w:tcW w:w="242" w:type="pct"/>
            <w:vAlign w:val="center"/>
          </w:tcPr>
          <w:p w14:paraId="6A2CCB5F">
            <w:pPr>
              <w:spacing w:after="0"/>
            </w:pPr>
            <w:r>
              <w:rPr>
                <w:sz w:val="17"/>
              </w:rPr>
              <w:t>X</w:t>
            </w:r>
          </w:p>
        </w:tc>
        <w:tc>
          <w:tcPr>
            <w:tcW w:w="239" w:type="pct"/>
            <w:vAlign w:val="center"/>
          </w:tcPr>
          <w:p w14:paraId="08820AA8">
            <w:pPr>
              <w:spacing w:after="0"/>
            </w:pPr>
            <w:r>
              <w:rPr>
                <w:sz w:val="17"/>
              </w:rPr>
              <w:t>-</w:t>
            </w:r>
          </w:p>
        </w:tc>
        <w:tc>
          <w:tcPr>
            <w:tcW w:w="257" w:type="pct"/>
            <w:vAlign w:val="center"/>
          </w:tcPr>
          <w:p w14:paraId="07CC250A">
            <w:pPr>
              <w:spacing w:after="0"/>
            </w:pPr>
            <w:r>
              <w:rPr>
                <w:sz w:val="17"/>
              </w:rPr>
              <w:t>-</w:t>
            </w:r>
          </w:p>
        </w:tc>
        <w:tc>
          <w:tcPr>
            <w:tcW w:w="257" w:type="pct"/>
            <w:vAlign w:val="center"/>
          </w:tcPr>
          <w:p w14:paraId="73A8F387">
            <w:pPr>
              <w:spacing w:after="0"/>
            </w:pPr>
            <w:r>
              <w:rPr>
                <w:sz w:val="17"/>
              </w:rPr>
              <w:t>X</w:t>
            </w:r>
          </w:p>
        </w:tc>
        <w:tc>
          <w:tcPr>
            <w:tcW w:w="257" w:type="pct"/>
            <w:vAlign w:val="center"/>
          </w:tcPr>
          <w:p w14:paraId="24E45A41">
            <w:pPr>
              <w:spacing w:after="0"/>
            </w:pPr>
            <w:r>
              <w:rPr>
                <w:sz w:val="17"/>
              </w:rPr>
              <w:t>-</w:t>
            </w:r>
          </w:p>
        </w:tc>
        <w:tc>
          <w:tcPr>
            <w:tcW w:w="257" w:type="pct"/>
            <w:vAlign w:val="center"/>
          </w:tcPr>
          <w:p w14:paraId="172B4F41">
            <w:pPr>
              <w:spacing w:after="0"/>
            </w:pPr>
            <w:r>
              <w:rPr>
                <w:sz w:val="17"/>
              </w:rPr>
              <w:t>-</w:t>
            </w:r>
          </w:p>
        </w:tc>
        <w:tc>
          <w:tcPr>
            <w:tcW w:w="283" w:type="pct"/>
            <w:vAlign w:val="center"/>
          </w:tcPr>
          <w:p w14:paraId="00E15E6A">
            <w:pPr>
              <w:spacing w:after="0"/>
            </w:pPr>
            <w:r>
              <w:rPr>
                <w:sz w:val="17"/>
              </w:rPr>
              <w:t>-</w:t>
            </w:r>
          </w:p>
        </w:tc>
        <w:tc>
          <w:tcPr>
            <w:tcW w:w="283" w:type="pct"/>
            <w:vAlign w:val="center"/>
          </w:tcPr>
          <w:p w14:paraId="2A8B5232">
            <w:pPr>
              <w:spacing w:after="0"/>
            </w:pPr>
            <w:r>
              <w:rPr>
                <w:sz w:val="17"/>
              </w:rPr>
              <w:t>-</w:t>
            </w:r>
          </w:p>
        </w:tc>
        <w:tc>
          <w:tcPr>
            <w:tcW w:w="283" w:type="pct"/>
            <w:vAlign w:val="center"/>
          </w:tcPr>
          <w:p w14:paraId="196A1A2F">
            <w:pPr>
              <w:spacing w:after="0"/>
            </w:pPr>
            <w:r>
              <w:rPr>
                <w:sz w:val="17"/>
              </w:rPr>
              <w:t>X</w:t>
            </w:r>
          </w:p>
        </w:tc>
        <w:tc>
          <w:tcPr>
            <w:tcW w:w="239" w:type="pct"/>
            <w:vAlign w:val="center"/>
          </w:tcPr>
          <w:p w14:paraId="2CCBA60F">
            <w:pPr>
              <w:spacing w:after="0"/>
            </w:pPr>
            <w:r>
              <w:rPr>
                <w:sz w:val="17"/>
              </w:rPr>
              <w:t>-</w:t>
            </w:r>
          </w:p>
        </w:tc>
        <w:tc>
          <w:tcPr>
            <w:tcW w:w="249" w:type="pct"/>
            <w:vAlign w:val="center"/>
          </w:tcPr>
          <w:p w14:paraId="561409F5">
            <w:pPr>
              <w:spacing w:after="0"/>
            </w:pPr>
            <w:r>
              <w:rPr>
                <w:sz w:val="17"/>
              </w:rPr>
              <w:t>X</w:t>
            </w:r>
          </w:p>
        </w:tc>
        <w:tc>
          <w:tcPr>
            <w:tcW w:w="249" w:type="pct"/>
            <w:vAlign w:val="center"/>
          </w:tcPr>
          <w:p w14:paraId="78BBB541">
            <w:pPr>
              <w:spacing w:after="0"/>
            </w:pPr>
            <w:r>
              <w:rPr>
                <w:sz w:val="17"/>
              </w:rPr>
              <w:t>X</w:t>
            </w:r>
          </w:p>
        </w:tc>
        <w:tc>
          <w:tcPr>
            <w:tcW w:w="249" w:type="pct"/>
            <w:vAlign w:val="center"/>
          </w:tcPr>
          <w:p w14:paraId="29A76F14">
            <w:pPr>
              <w:spacing w:after="0"/>
            </w:pPr>
            <w:r>
              <w:rPr>
                <w:sz w:val="17"/>
              </w:rPr>
              <w:t>-</w:t>
            </w:r>
          </w:p>
        </w:tc>
        <w:tc>
          <w:tcPr>
            <w:tcW w:w="249" w:type="pct"/>
            <w:vAlign w:val="center"/>
          </w:tcPr>
          <w:p w14:paraId="0B70AD22">
            <w:pPr>
              <w:spacing w:after="0"/>
            </w:pPr>
            <w:r>
              <w:rPr>
                <w:sz w:val="17"/>
              </w:rPr>
              <w:t>X</w:t>
            </w:r>
          </w:p>
        </w:tc>
        <w:tc>
          <w:tcPr>
            <w:tcW w:w="249" w:type="pct"/>
            <w:vAlign w:val="center"/>
          </w:tcPr>
          <w:p w14:paraId="7162C844">
            <w:pPr>
              <w:spacing w:after="0"/>
            </w:pPr>
            <w:r>
              <w:rPr>
                <w:sz w:val="17"/>
              </w:rPr>
              <w:t>-</w:t>
            </w:r>
          </w:p>
        </w:tc>
        <w:tc>
          <w:tcPr>
            <w:tcW w:w="249" w:type="pct"/>
            <w:vAlign w:val="center"/>
          </w:tcPr>
          <w:p w14:paraId="30A20F3D">
            <w:pPr>
              <w:spacing w:after="0"/>
            </w:pPr>
            <w:r>
              <w:rPr>
                <w:sz w:val="17"/>
              </w:rPr>
              <w:t>X</w:t>
            </w:r>
          </w:p>
        </w:tc>
        <w:tc>
          <w:tcPr>
            <w:tcW w:w="249" w:type="pct"/>
            <w:vAlign w:val="center"/>
          </w:tcPr>
          <w:p w14:paraId="754EEF54">
            <w:pPr>
              <w:spacing w:after="0"/>
              <w:rPr>
                <w:sz w:val="17"/>
              </w:rPr>
            </w:pPr>
            <w:r>
              <w:rPr>
                <w:sz w:val="17"/>
              </w:rPr>
              <w:t>X</w:t>
            </w:r>
          </w:p>
        </w:tc>
      </w:tr>
      <w:tr w14:paraId="034C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3197032E">
            <w:pPr>
              <w:spacing w:after="0"/>
            </w:pPr>
            <w:r>
              <w:rPr>
                <w:sz w:val="17"/>
              </w:rPr>
              <w:t>代谢管理</w:t>
            </w:r>
          </w:p>
        </w:tc>
        <w:tc>
          <w:tcPr>
            <w:tcW w:w="401" w:type="pct"/>
            <w:vAlign w:val="center"/>
          </w:tcPr>
          <w:p w14:paraId="0CB51F9E">
            <w:pPr>
              <w:spacing w:after="0"/>
            </w:pPr>
            <w:r>
              <w:rPr>
                <w:sz w:val="17"/>
              </w:rPr>
              <w:t>血糖监测（空腹/随机）</w:t>
            </w:r>
          </w:p>
        </w:tc>
        <w:tc>
          <w:tcPr>
            <w:tcW w:w="242" w:type="pct"/>
            <w:vAlign w:val="center"/>
          </w:tcPr>
          <w:p w14:paraId="293F14A9">
            <w:pPr>
              <w:spacing w:after="0"/>
            </w:pPr>
            <w:r>
              <w:rPr>
                <w:sz w:val="17"/>
              </w:rPr>
              <w:t>X</w:t>
            </w:r>
          </w:p>
        </w:tc>
        <w:tc>
          <w:tcPr>
            <w:tcW w:w="239" w:type="pct"/>
            <w:vAlign w:val="center"/>
          </w:tcPr>
          <w:p w14:paraId="0AF85EAA">
            <w:pPr>
              <w:spacing w:after="0"/>
            </w:pPr>
            <w:r>
              <w:rPr>
                <w:sz w:val="17"/>
              </w:rPr>
              <w:t>X</w:t>
            </w:r>
          </w:p>
        </w:tc>
        <w:tc>
          <w:tcPr>
            <w:tcW w:w="257" w:type="pct"/>
            <w:vAlign w:val="center"/>
          </w:tcPr>
          <w:p w14:paraId="2467B5E1">
            <w:pPr>
              <w:spacing w:after="0"/>
            </w:pPr>
            <w:r>
              <w:rPr>
                <w:sz w:val="17"/>
              </w:rPr>
              <w:t>-</w:t>
            </w:r>
          </w:p>
        </w:tc>
        <w:tc>
          <w:tcPr>
            <w:tcW w:w="257" w:type="pct"/>
            <w:vAlign w:val="center"/>
          </w:tcPr>
          <w:p w14:paraId="5BDF7DE5">
            <w:pPr>
              <w:spacing w:after="0"/>
            </w:pPr>
            <w:r>
              <w:rPr>
                <w:sz w:val="17"/>
              </w:rPr>
              <w:t>X</w:t>
            </w:r>
          </w:p>
        </w:tc>
        <w:tc>
          <w:tcPr>
            <w:tcW w:w="257" w:type="pct"/>
            <w:vAlign w:val="center"/>
          </w:tcPr>
          <w:p w14:paraId="62700390">
            <w:pPr>
              <w:spacing w:after="0"/>
            </w:pPr>
            <w:r>
              <w:rPr>
                <w:sz w:val="17"/>
              </w:rPr>
              <w:t>X</w:t>
            </w:r>
          </w:p>
        </w:tc>
        <w:tc>
          <w:tcPr>
            <w:tcW w:w="257" w:type="pct"/>
            <w:vAlign w:val="center"/>
          </w:tcPr>
          <w:p w14:paraId="455416BD">
            <w:pPr>
              <w:spacing w:after="0"/>
            </w:pPr>
            <w:r>
              <w:rPr>
                <w:sz w:val="17"/>
              </w:rPr>
              <w:t>X</w:t>
            </w:r>
          </w:p>
        </w:tc>
        <w:tc>
          <w:tcPr>
            <w:tcW w:w="283" w:type="pct"/>
            <w:vAlign w:val="center"/>
          </w:tcPr>
          <w:p w14:paraId="2983E7A2">
            <w:pPr>
              <w:spacing w:after="0"/>
            </w:pPr>
            <w:r>
              <w:rPr>
                <w:sz w:val="17"/>
              </w:rPr>
              <w:t>X</w:t>
            </w:r>
          </w:p>
        </w:tc>
        <w:tc>
          <w:tcPr>
            <w:tcW w:w="283" w:type="pct"/>
            <w:vAlign w:val="center"/>
          </w:tcPr>
          <w:p w14:paraId="5477CE63">
            <w:pPr>
              <w:spacing w:after="0"/>
            </w:pPr>
            <w:r>
              <w:rPr>
                <w:sz w:val="17"/>
              </w:rPr>
              <w:t>X</w:t>
            </w:r>
          </w:p>
        </w:tc>
        <w:tc>
          <w:tcPr>
            <w:tcW w:w="283" w:type="pct"/>
            <w:vAlign w:val="center"/>
          </w:tcPr>
          <w:p w14:paraId="39BD3D92">
            <w:pPr>
              <w:spacing w:after="0"/>
            </w:pPr>
            <w:r>
              <w:rPr>
                <w:sz w:val="17"/>
              </w:rPr>
              <w:t>X</w:t>
            </w:r>
          </w:p>
        </w:tc>
        <w:tc>
          <w:tcPr>
            <w:tcW w:w="239" w:type="pct"/>
            <w:vAlign w:val="center"/>
          </w:tcPr>
          <w:p w14:paraId="672561BD">
            <w:pPr>
              <w:spacing w:after="0"/>
            </w:pPr>
            <w:r>
              <w:rPr>
                <w:sz w:val="17"/>
              </w:rPr>
              <w:t>-</w:t>
            </w:r>
          </w:p>
        </w:tc>
        <w:tc>
          <w:tcPr>
            <w:tcW w:w="249" w:type="pct"/>
            <w:vAlign w:val="center"/>
          </w:tcPr>
          <w:p w14:paraId="58F6DB86">
            <w:pPr>
              <w:spacing w:after="0"/>
            </w:pPr>
            <w:r>
              <w:rPr>
                <w:sz w:val="17"/>
              </w:rPr>
              <w:t>X</w:t>
            </w:r>
          </w:p>
        </w:tc>
        <w:tc>
          <w:tcPr>
            <w:tcW w:w="249" w:type="pct"/>
            <w:vAlign w:val="center"/>
          </w:tcPr>
          <w:p w14:paraId="382E3061">
            <w:pPr>
              <w:spacing w:after="0"/>
            </w:pPr>
            <w:r>
              <w:rPr>
                <w:sz w:val="17"/>
              </w:rPr>
              <w:t>X</w:t>
            </w:r>
          </w:p>
        </w:tc>
        <w:tc>
          <w:tcPr>
            <w:tcW w:w="249" w:type="pct"/>
            <w:vAlign w:val="center"/>
          </w:tcPr>
          <w:p w14:paraId="4F9BAEDC">
            <w:pPr>
              <w:spacing w:after="0"/>
            </w:pPr>
            <w:r>
              <w:rPr>
                <w:sz w:val="17"/>
              </w:rPr>
              <w:t>-</w:t>
            </w:r>
          </w:p>
        </w:tc>
        <w:tc>
          <w:tcPr>
            <w:tcW w:w="249" w:type="pct"/>
            <w:vAlign w:val="center"/>
          </w:tcPr>
          <w:p w14:paraId="74F66913">
            <w:pPr>
              <w:spacing w:after="0"/>
            </w:pPr>
            <w:r>
              <w:rPr>
                <w:sz w:val="17"/>
              </w:rPr>
              <w:t>X</w:t>
            </w:r>
          </w:p>
        </w:tc>
        <w:tc>
          <w:tcPr>
            <w:tcW w:w="249" w:type="pct"/>
            <w:vAlign w:val="center"/>
          </w:tcPr>
          <w:p w14:paraId="6223B40B">
            <w:pPr>
              <w:spacing w:after="0"/>
            </w:pPr>
            <w:r>
              <w:rPr>
                <w:sz w:val="17"/>
              </w:rPr>
              <w:t>-</w:t>
            </w:r>
          </w:p>
        </w:tc>
        <w:tc>
          <w:tcPr>
            <w:tcW w:w="249" w:type="pct"/>
            <w:vAlign w:val="center"/>
          </w:tcPr>
          <w:p w14:paraId="1324BD95">
            <w:pPr>
              <w:spacing w:after="0"/>
            </w:pPr>
            <w:r>
              <w:rPr>
                <w:sz w:val="17"/>
              </w:rPr>
              <w:t>X</w:t>
            </w:r>
          </w:p>
        </w:tc>
        <w:tc>
          <w:tcPr>
            <w:tcW w:w="249" w:type="pct"/>
            <w:vAlign w:val="center"/>
          </w:tcPr>
          <w:p w14:paraId="291748AE">
            <w:pPr>
              <w:spacing w:after="0"/>
              <w:rPr>
                <w:sz w:val="17"/>
              </w:rPr>
            </w:pPr>
            <w:r>
              <w:rPr>
                <w:sz w:val="17"/>
              </w:rPr>
              <w:t>X</w:t>
            </w:r>
          </w:p>
        </w:tc>
      </w:tr>
      <w:tr w14:paraId="056A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F5E2289">
            <w:pPr>
              <w:spacing w:after="0"/>
            </w:pPr>
            <w:r>
              <w:rPr>
                <w:sz w:val="17"/>
              </w:rPr>
              <w:t>代谢管理（部分受试者）</w:t>
            </w:r>
          </w:p>
        </w:tc>
        <w:tc>
          <w:tcPr>
            <w:tcW w:w="401" w:type="pct"/>
            <w:vAlign w:val="center"/>
          </w:tcPr>
          <w:p w14:paraId="64047359">
            <w:pPr>
              <w:spacing w:after="0"/>
            </w:pPr>
            <w:r>
              <w:rPr>
                <w:sz w:val="17"/>
              </w:rPr>
              <w:t>动态血糖监测（CGM）</w:t>
            </w:r>
          </w:p>
        </w:tc>
        <w:tc>
          <w:tcPr>
            <w:tcW w:w="242" w:type="pct"/>
            <w:vAlign w:val="center"/>
          </w:tcPr>
          <w:p w14:paraId="05DC6AA9">
            <w:pPr>
              <w:spacing w:after="0"/>
            </w:pPr>
            <w:r>
              <w:rPr>
                <w:sz w:val="17"/>
              </w:rPr>
              <w:t>-</w:t>
            </w:r>
          </w:p>
        </w:tc>
        <w:tc>
          <w:tcPr>
            <w:tcW w:w="239" w:type="pct"/>
            <w:vAlign w:val="center"/>
          </w:tcPr>
          <w:p w14:paraId="2DAD7754">
            <w:pPr>
              <w:spacing w:after="0"/>
            </w:pPr>
            <w:r>
              <w:rPr>
                <w:sz w:val="17"/>
              </w:rPr>
              <w:t>X</w:t>
            </w:r>
          </w:p>
        </w:tc>
        <w:tc>
          <w:tcPr>
            <w:tcW w:w="257" w:type="pct"/>
            <w:vAlign w:val="center"/>
          </w:tcPr>
          <w:p w14:paraId="7FC04DC7">
            <w:pPr>
              <w:spacing w:after="0"/>
            </w:pPr>
            <w:r>
              <w:rPr>
                <w:sz w:val="17"/>
              </w:rPr>
              <w:t>X</w:t>
            </w:r>
          </w:p>
        </w:tc>
        <w:tc>
          <w:tcPr>
            <w:tcW w:w="257" w:type="pct"/>
            <w:vAlign w:val="center"/>
          </w:tcPr>
          <w:p w14:paraId="27990939">
            <w:pPr>
              <w:spacing w:after="0"/>
            </w:pPr>
            <w:r>
              <w:rPr>
                <w:sz w:val="17"/>
              </w:rPr>
              <w:t>-</w:t>
            </w:r>
          </w:p>
        </w:tc>
        <w:tc>
          <w:tcPr>
            <w:tcW w:w="257" w:type="pct"/>
            <w:vAlign w:val="center"/>
          </w:tcPr>
          <w:p w14:paraId="5D4544EA">
            <w:pPr>
              <w:spacing w:after="0"/>
            </w:pPr>
            <w:r>
              <w:rPr>
                <w:sz w:val="17"/>
              </w:rPr>
              <w:t>-</w:t>
            </w:r>
          </w:p>
        </w:tc>
        <w:tc>
          <w:tcPr>
            <w:tcW w:w="257" w:type="pct"/>
            <w:vAlign w:val="center"/>
          </w:tcPr>
          <w:p w14:paraId="73987A5E">
            <w:pPr>
              <w:spacing w:after="0"/>
            </w:pPr>
            <w:r>
              <w:rPr>
                <w:sz w:val="17"/>
              </w:rPr>
              <w:t>-</w:t>
            </w:r>
          </w:p>
        </w:tc>
        <w:tc>
          <w:tcPr>
            <w:tcW w:w="283" w:type="pct"/>
            <w:vAlign w:val="center"/>
          </w:tcPr>
          <w:p w14:paraId="6CBA556A">
            <w:pPr>
              <w:spacing w:after="0"/>
            </w:pPr>
            <w:r>
              <w:rPr>
                <w:sz w:val="17"/>
              </w:rPr>
              <w:t>-</w:t>
            </w:r>
          </w:p>
        </w:tc>
        <w:tc>
          <w:tcPr>
            <w:tcW w:w="283" w:type="pct"/>
            <w:vAlign w:val="center"/>
          </w:tcPr>
          <w:p w14:paraId="67DDBACB">
            <w:pPr>
              <w:spacing w:after="0"/>
            </w:pPr>
            <w:r>
              <w:rPr>
                <w:sz w:val="17"/>
              </w:rPr>
              <w:t>-</w:t>
            </w:r>
          </w:p>
        </w:tc>
        <w:tc>
          <w:tcPr>
            <w:tcW w:w="283" w:type="pct"/>
            <w:vAlign w:val="center"/>
          </w:tcPr>
          <w:p w14:paraId="173B4786">
            <w:pPr>
              <w:spacing w:after="0"/>
            </w:pPr>
            <w:r>
              <w:rPr>
                <w:sz w:val="17"/>
              </w:rPr>
              <w:t>-</w:t>
            </w:r>
          </w:p>
        </w:tc>
        <w:tc>
          <w:tcPr>
            <w:tcW w:w="239" w:type="pct"/>
            <w:vAlign w:val="center"/>
          </w:tcPr>
          <w:p w14:paraId="310E8EC2">
            <w:pPr>
              <w:spacing w:after="0"/>
            </w:pPr>
            <w:r>
              <w:rPr>
                <w:sz w:val="17"/>
              </w:rPr>
              <w:t>-</w:t>
            </w:r>
          </w:p>
        </w:tc>
        <w:tc>
          <w:tcPr>
            <w:tcW w:w="249" w:type="pct"/>
            <w:vAlign w:val="center"/>
          </w:tcPr>
          <w:p w14:paraId="176EC377">
            <w:pPr>
              <w:spacing w:after="0"/>
            </w:pPr>
            <w:r>
              <w:rPr>
                <w:sz w:val="17"/>
              </w:rPr>
              <w:t>-</w:t>
            </w:r>
          </w:p>
        </w:tc>
        <w:tc>
          <w:tcPr>
            <w:tcW w:w="249" w:type="pct"/>
            <w:vAlign w:val="center"/>
          </w:tcPr>
          <w:p w14:paraId="7CE2B14D">
            <w:pPr>
              <w:spacing w:after="0"/>
            </w:pPr>
            <w:r>
              <w:rPr>
                <w:sz w:val="17"/>
              </w:rPr>
              <w:t>-</w:t>
            </w:r>
          </w:p>
        </w:tc>
        <w:tc>
          <w:tcPr>
            <w:tcW w:w="249" w:type="pct"/>
            <w:vAlign w:val="center"/>
          </w:tcPr>
          <w:p w14:paraId="24A3C350">
            <w:pPr>
              <w:spacing w:after="0"/>
            </w:pPr>
            <w:r>
              <w:rPr>
                <w:sz w:val="17"/>
              </w:rPr>
              <w:t>-</w:t>
            </w:r>
          </w:p>
        </w:tc>
        <w:tc>
          <w:tcPr>
            <w:tcW w:w="249" w:type="pct"/>
            <w:vAlign w:val="center"/>
          </w:tcPr>
          <w:p w14:paraId="3BCC8BE4">
            <w:pPr>
              <w:spacing w:after="0"/>
            </w:pPr>
            <w:r>
              <w:rPr>
                <w:sz w:val="17"/>
              </w:rPr>
              <w:t>-</w:t>
            </w:r>
          </w:p>
        </w:tc>
        <w:tc>
          <w:tcPr>
            <w:tcW w:w="249" w:type="pct"/>
            <w:vAlign w:val="center"/>
          </w:tcPr>
          <w:p w14:paraId="32D466A2">
            <w:pPr>
              <w:spacing w:after="0"/>
            </w:pPr>
            <w:r>
              <w:rPr>
                <w:sz w:val="17"/>
              </w:rPr>
              <w:t>-</w:t>
            </w:r>
          </w:p>
        </w:tc>
        <w:tc>
          <w:tcPr>
            <w:tcW w:w="249" w:type="pct"/>
            <w:vAlign w:val="center"/>
          </w:tcPr>
          <w:p w14:paraId="62CC99C5">
            <w:pPr>
              <w:spacing w:after="0"/>
            </w:pPr>
            <w:r>
              <w:rPr>
                <w:sz w:val="17"/>
              </w:rPr>
              <w:t>-</w:t>
            </w:r>
          </w:p>
        </w:tc>
        <w:tc>
          <w:tcPr>
            <w:tcW w:w="249" w:type="pct"/>
            <w:vAlign w:val="center"/>
          </w:tcPr>
          <w:p w14:paraId="30970CCE">
            <w:pPr>
              <w:spacing w:after="0"/>
              <w:rPr>
                <w:sz w:val="17"/>
              </w:rPr>
            </w:pPr>
            <w:r>
              <w:rPr>
                <w:sz w:val="17"/>
              </w:rPr>
              <w:t>X</w:t>
            </w:r>
          </w:p>
        </w:tc>
      </w:tr>
      <w:tr w14:paraId="0DCE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4A91D7E0">
            <w:pPr>
              <w:spacing w:after="0"/>
            </w:pPr>
            <w:r>
              <w:rPr>
                <w:sz w:val="17"/>
              </w:rPr>
              <w:t>生物标志物</w:t>
            </w:r>
          </w:p>
        </w:tc>
        <w:tc>
          <w:tcPr>
            <w:tcW w:w="401" w:type="pct"/>
            <w:vAlign w:val="center"/>
          </w:tcPr>
          <w:p w14:paraId="21D08656">
            <w:pPr>
              <w:spacing w:after="0"/>
            </w:pPr>
            <w:r>
              <w:rPr>
                <w:sz w:val="17"/>
              </w:rPr>
              <w:t>呼气检测（VOCs）</w:t>
            </w:r>
          </w:p>
        </w:tc>
        <w:tc>
          <w:tcPr>
            <w:tcW w:w="242" w:type="pct"/>
            <w:vAlign w:val="center"/>
          </w:tcPr>
          <w:p w14:paraId="2D0D41A3">
            <w:pPr>
              <w:spacing w:after="0"/>
            </w:pPr>
            <w:r>
              <w:rPr>
                <w:sz w:val="17"/>
              </w:rPr>
              <w:t>-</w:t>
            </w:r>
          </w:p>
        </w:tc>
        <w:tc>
          <w:tcPr>
            <w:tcW w:w="239" w:type="pct"/>
            <w:vAlign w:val="center"/>
          </w:tcPr>
          <w:p w14:paraId="1A28D166">
            <w:pPr>
              <w:spacing w:after="0"/>
            </w:pPr>
            <w:r>
              <w:rPr>
                <w:sz w:val="17"/>
              </w:rPr>
              <w:t>X</w:t>
            </w:r>
          </w:p>
        </w:tc>
        <w:tc>
          <w:tcPr>
            <w:tcW w:w="257" w:type="pct"/>
            <w:vAlign w:val="center"/>
          </w:tcPr>
          <w:p w14:paraId="01B2D852">
            <w:pPr>
              <w:spacing w:after="0"/>
            </w:pPr>
            <w:r>
              <w:rPr>
                <w:sz w:val="17"/>
              </w:rPr>
              <w:t>X</w:t>
            </w:r>
          </w:p>
        </w:tc>
        <w:tc>
          <w:tcPr>
            <w:tcW w:w="257" w:type="pct"/>
            <w:vAlign w:val="center"/>
          </w:tcPr>
          <w:p w14:paraId="6A5494B9">
            <w:pPr>
              <w:spacing w:after="0"/>
            </w:pPr>
            <w:r>
              <w:rPr>
                <w:sz w:val="17"/>
              </w:rPr>
              <w:t>X</w:t>
            </w:r>
          </w:p>
        </w:tc>
        <w:tc>
          <w:tcPr>
            <w:tcW w:w="257" w:type="pct"/>
            <w:vAlign w:val="center"/>
          </w:tcPr>
          <w:p w14:paraId="37D73126">
            <w:pPr>
              <w:spacing w:after="0"/>
            </w:pPr>
            <w:r>
              <w:rPr>
                <w:sz w:val="17"/>
              </w:rPr>
              <w:t>X</w:t>
            </w:r>
          </w:p>
        </w:tc>
        <w:tc>
          <w:tcPr>
            <w:tcW w:w="257" w:type="pct"/>
            <w:vAlign w:val="center"/>
          </w:tcPr>
          <w:p w14:paraId="025343E6">
            <w:pPr>
              <w:spacing w:after="0"/>
            </w:pPr>
            <w:r>
              <w:rPr>
                <w:sz w:val="17"/>
              </w:rPr>
              <w:t>X</w:t>
            </w:r>
          </w:p>
        </w:tc>
        <w:tc>
          <w:tcPr>
            <w:tcW w:w="283" w:type="pct"/>
            <w:vAlign w:val="center"/>
          </w:tcPr>
          <w:p w14:paraId="441B3647">
            <w:pPr>
              <w:spacing w:after="0"/>
            </w:pPr>
            <w:r>
              <w:rPr>
                <w:sz w:val="17"/>
              </w:rPr>
              <w:t>X</w:t>
            </w:r>
          </w:p>
        </w:tc>
        <w:tc>
          <w:tcPr>
            <w:tcW w:w="283" w:type="pct"/>
            <w:vAlign w:val="center"/>
          </w:tcPr>
          <w:p w14:paraId="35DFE27B">
            <w:pPr>
              <w:spacing w:after="0"/>
            </w:pPr>
            <w:r>
              <w:rPr>
                <w:sz w:val="17"/>
              </w:rPr>
              <w:t>X</w:t>
            </w:r>
          </w:p>
        </w:tc>
        <w:tc>
          <w:tcPr>
            <w:tcW w:w="283" w:type="pct"/>
            <w:vAlign w:val="center"/>
          </w:tcPr>
          <w:p w14:paraId="519083A3">
            <w:pPr>
              <w:spacing w:after="0"/>
            </w:pPr>
            <w:r>
              <w:rPr>
                <w:sz w:val="17"/>
              </w:rPr>
              <w:t>X</w:t>
            </w:r>
          </w:p>
        </w:tc>
        <w:tc>
          <w:tcPr>
            <w:tcW w:w="239" w:type="pct"/>
            <w:vAlign w:val="center"/>
          </w:tcPr>
          <w:p w14:paraId="3BB02674">
            <w:pPr>
              <w:spacing w:after="0"/>
            </w:pPr>
            <w:r>
              <w:rPr>
                <w:sz w:val="17"/>
              </w:rPr>
              <w:t>X</w:t>
            </w:r>
          </w:p>
        </w:tc>
        <w:tc>
          <w:tcPr>
            <w:tcW w:w="249" w:type="pct"/>
            <w:vAlign w:val="center"/>
          </w:tcPr>
          <w:p w14:paraId="0CEFA943">
            <w:pPr>
              <w:spacing w:after="0"/>
            </w:pPr>
            <w:r>
              <w:rPr>
                <w:sz w:val="17"/>
              </w:rPr>
              <w:t>X</w:t>
            </w:r>
          </w:p>
        </w:tc>
        <w:tc>
          <w:tcPr>
            <w:tcW w:w="249" w:type="pct"/>
            <w:vAlign w:val="center"/>
          </w:tcPr>
          <w:p w14:paraId="17211637">
            <w:pPr>
              <w:spacing w:after="0"/>
            </w:pPr>
            <w:r>
              <w:rPr>
                <w:sz w:val="17"/>
              </w:rPr>
              <w:t>X</w:t>
            </w:r>
          </w:p>
        </w:tc>
        <w:tc>
          <w:tcPr>
            <w:tcW w:w="249" w:type="pct"/>
            <w:vAlign w:val="center"/>
          </w:tcPr>
          <w:p w14:paraId="2CCB34D6">
            <w:pPr>
              <w:spacing w:after="0"/>
            </w:pPr>
            <w:r>
              <w:rPr>
                <w:sz w:val="17"/>
              </w:rPr>
              <w:t>X</w:t>
            </w:r>
          </w:p>
        </w:tc>
        <w:tc>
          <w:tcPr>
            <w:tcW w:w="249" w:type="pct"/>
            <w:vAlign w:val="center"/>
          </w:tcPr>
          <w:p w14:paraId="495C893C">
            <w:pPr>
              <w:spacing w:after="0"/>
            </w:pPr>
            <w:r>
              <w:rPr>
                <w:sz w:val="17"/>
              </w:rPr>
              <w:t>X</w:t>
            </w:r>
          </w:p>
        </w:tc>
        <w:tc>
          <w:tcPr>
            <w:tcW w:w="249" w:type="pct"/>
            <w:vAlign w:val="center"/>
          </w:tcPr>
          <w:p w14:paraId="643FD741">
            <w:pPr>
              <w:spacing w:after="0"/>
            </w:pPr>
            <w:r>
              <w:rPr>
                <w:sz w:val="17"/>
              </w:rPr>
              <w:t>X</w:t>
            </w:r>
          </w:p>
        </w:tc>
        <w:tc>
          <w:tcPr>
            <w:tcW w:w="249" w:type="pct"/>
            <w:vAlign w:val="center"/>
          </w:tcPr>
          <w:p w14:paraId="65AB4999">
            <w:pPr>
              <w:spacing w:after="0"/>
            </w:pPr>
            <w:r>
              <w:rPr>
                <w:sz w:val="17"/>
              </w:rPr>
              <w:t>X</w:t>
            </w:r>
          </w:p>
        </w:tc>
        <w:tc>
          <w:tcPr>
            <w:tcW w:w="249" w:type="pct"/>
            <w:vAlign w:val="center"/>
          </w:tcPr>
          <w:p w14:paraId="53C0E932">
            <w:pPr>
              <w:spacing w:after="0"/>
              <w:rPr>
                <w:sz w:val="17"/>
              </w:rPr>
            </w:pPr>
            <w:r>
              <w:rPr>
                <w:sz w:val="17"/>
              </w:rPr>
              <w:t>X</w:t>
            </w:r>
          </w:p>
        </w:tc>
      </w:tr>
      <w:tr w14:paraId="2AD7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6C8A80CC">
            <w:pPr>
              <w:spacing w:after="0"/>
            </w:pPr>
            <w:r>
              <w:rPr>
                <w:sz w:val="17"/>
              </w:rPr>
              <w:t>生物标志物</w:t>
            </w:r>
          </w:p>
        </w:tc>
        <w:tc>
          <w:tcPr>
            <w:tcW w:w="401" w:type="pct"/>
            <w:vAlign w:val="center"/>
          </w:tcPr>
          <w:p w14:paraId="3977B7D0">
            <w:pPr>
              <w:spacing w:after="0"/>
            </w:pPr>
            <w:r>
              <w:rPr>
                <w:sz w:val="17"/>
              </w:rPr>
              <w:t>血浆 cfDNA (CRISPR)</w:t>
            </w:r>
          </w:p>
        </w:tc>
        <w:tc>
          <w:tcPr>
            <w:tcW w:w="242" w:type="pct"/>
            <w:vAlign w:val="center"/>
          </w:tcPr>
          <w:p w14:paraId="0A40D9E3">
            <w:pPr>
              <w:spacing w:after="0"/>
            </w:pPr>
            <w:r>
              <w:rPr>
                <w:sz w:val="17"/>
              </w:rPr>
              <w:t>-</w:t>
            </w:r>
          </w:p>
        </w:tc>
        <w:tc>
          <w:tcPr>
            <w:tcW w:w="239" w:type="pct"/>
            <w:vAlign w:val="center"/>
          </w:tcPr>
          <w:p w14:paraId="0218DE12">
            <w:pPr>
              <w:spacing w:after="0"/>
            </w:pPr>
            <w:r>
              <w:rPr>
                <w:sz w:val="17"/>
              </w:rPr>
              <w:t>X</w:t>
            </w:r>
          </w:p>
        </w:tc>
        <w:tc>
          <w:tcPr>
            <w:tcW w:w="257" w:type="pct"/>
            <w:vAlign w:val="center"/>
          </w:tcPr>
          <w:p w14:paraId="07028AB8">
            <w:pPr>
              <w:spacing w:after="0"/>
            </w:pPr>
            <w:r>
              <w:rPr>
                <w:sz w:val="17"/>
              </w:rPr>
              <w:t>X</w:t>
            </w:r>
          </w:p>
        </w:tc>
        <w:tc>
          <w:tcPr>
            <w:tcW w:w="257" w:type="pct"/>
            <w:vAlign w:val="center"/>
          </w:tcPr>
          <w:p w14:paraId="02025604">
            <w:pPr>
              <w:spacing w:after="0"/>
            </w:pPr>
            <w:r>
              <w:rPr>
                <w:sz w:val="17"/>
              </w:rPr>
              <w:t>-</w:t>
            </w:r>
          </w:p>
        </w:tc>
        <w:tc>
          <w:tcPr>
            <w:tcW w:w="257" w:type="pct"/>
            <w:vAlign w:val="center"/>
          </w:tcPr>
          <w:p w14:paraId="66045D29">
            <w:pPr>
              <w:spacing w:after="0"/>
            </w:pPr>
            <w:r>
              <w:rPr>
                <w:sz w:val="17"/>
              </w:rPr>
              <w:t>X</w:t>
            </w:r>
          </w:p>
        </w:tc>
        <w:tc>
          <w:tcPr>
            <w:tcW w:w="257" w:type="pct"/>
            <w:vAlign w:val="center"/>
          </w:tcPr>
          <w:p w14:paraId="2554D10B">
            <w:pPr>
              <w:spacing w:after="0"/>
            </w:pPr>
            <w:r>
              <w:rPr>
                <w:sz w:val="17"/>
              </w:rPr>
              <w:t>-</w:t>
            </w:r>
          </w:p>
        </w:tc>
        <w:tc>
          <w:tcPr>
            <w:tcW w:w="283" w:type="pct"/>
            <w:vAlign w:val="center"/>
          </w:tcPr>
          <w:p w14:paraId="6014EFB6">
            <w:pPr>
              <w:spacing w:after="0"/>
            </w:pPr>
            <w:r>
              <w:rPr>
                <w:sz w:val="17"/>
              </w:rPr>
              <w:t>-</w:t>
            </w:r>
          </w:p>
        </w:tc>
        <w:tc>
          <w:tcPr>
            <w:tcW w:w="283" w:type="pct"/>
            <w:vAlign w:val="center"/>
          </w:tcPr>
          <w:p w14:paraId="3FAB8B49">
            <w:pPr>
              <w:spacing w:after="0"/>
            </w:pPr>
            <w:r>
              <w:rPr>
                <w:sz w:val="17"/>
              </w:rPr>
              <w:t>-</w:t>
            </w:r>
          </w:p>
        </w:tc>
        <w:tc>
          <w:tcPr>
            <w:tcW w:w="283" w:type="pct"/>
            <w:vAlign w:val="center"/>
          </w:tcPr>
          <w:p w14:paraId="0DC8EF52">
            <w:pPr>
              <w:spacing w:after="0"/>
            </w:pPr>
            <w:r>
              <w:rPr>
                <w:sz w:val="17"/>
              </w:rPr>
              <w:t>X</w:t>
            </w:r>
          </w:p>
        </w:tc>
        <w:tc>
          <w:tcPr>
            <w:tcW w:w="239" w:type="pct"/>
            <w:vAlign w:val="center"/>
          </w:tcPr>
          <w:p w14:paraId="297C6452">
            <w:pPr>
              <w:spacing w:after="0"/>
            </w:pPr>
            <w:r>
              <w:rPr>
                <w:sz w:val="17"/>
              </w:rPr>
              <w:t>X</w:t>
            </w:r>
          </w:p>
        </w:tc>
        <w:tc>
          <w:tcPr>
            <w:tcW w:w="249" w:type="pct"/>
            <w:vAlign w:val="center"/>
          </w:tcPr>
          <w:p w14:paraId="4F520306">
            <w:pPr>
              <w:spacing w:after="0"/>
            </w:pPr>
            <w:r>
              <w:rPr>
                <w:sz w:val="17"/>
              </w:rPr>
              <w:t>X</w:t>
            </w:r>
          </w:p>
        </w:tc>
        <w:tc>
          <w:tcPr>
            <w:tcW w:w="249" w:type="pct"/>
            <w:vAlign w:val="center"/>
          </w:tcPr>
          <w:p w14:paraId="32174CB7">
            <w:pPr>
              <w:spacing w:after="0"/>
            </w:pPr>
            <w:r>
              <w:rPr>
                <w:sz w:val="17"/>
              </w:rPr>
              <w:t>X</w:t>
            </w:r>
          </w:p>
        </w:tc>
        <w:tc>
          <w:tcPr>
            <w:tcW w:w="249" w:type="pct"/>
            <w:vAlign w:val="center"/>
          </w:tcPr>
          <w:p w14:paraId="162FC266">
            <w:pPr>
              <w:spacing w:after="0"/>
            </w:pPr>
            <w:r>
              <w:rPr>
                <w:sz w:val="17"/>
              </w:rPr>
              <w:t>-</w:t>
            </w:r>
          </w:p>
        </w:tc>
        <w:tc>
          <w:tcPr>
            <w:tcW w:w="249" w:type="pct"/>
            <w:vAlign w:val="center"/>
          </w:tcPr>
          <w:p w14:paraId="57E9622F">
            <w:pPr>
              <w:spacing w:after="0"/>
            </w:pPr>
            <w:r>
              <w:rPr>
                <w:sz w:val="17"/>
              </w:rPr>
              <w:t>X</w:t>
            </w:r>
          </w:p>
        </w:tc>
        <w:tc>
          <w:tcPr>
            <w:tcW w:w="249" w:type="pct"/>
            <w:vAlign w:val="center"/>
          </w:tcPr>
          <w:p w14:paraId="72822285">
            <w:pPr>
              <w:spacing w:after="0"/>
            </w:pPr>
            <w:r>
              <w:rPr>
                <w:sz w:val="17"/>
              </w:rPr>
              <w:t>-</w:t>
            </w:r>
          </w:p>
        </w:tc>
        <w:tc>
          <w:tcPr>
            <w:tcW w:w="249" w:type="pct"/>
            <w:vAlign w:val="center"/>
          </w:tcPr>
          <w:p w14:paraId="72EB88B7">
            <w:pPr>
              <w:spacing w:after="0"/>
            </w:pPr>
            <w:r>
              <w:rPr>
                <w:sz w:val="17"/>
              </w:rPr>
              <w:t>X</w:t>
            </w:r>
          </w:p>
        </w:tc>
        <w:tc>
          <w:tcPr>
            <w:tcW w:w="249" w:type="pct"/>
            <w:vAlign w:val="center"/>
          </w:tcPr>
          <w:p w14:paraId="43CBD260">
            <w:pPr>
              <w:spacing w:after="0"/>
              <w:rPr>
                <w:sz w:val="17"/>
              </w:rPr>
            </w:pPr>
            <w:r>
              <w:rPr>
                <w:sz w:val="17"/>
              </w:rPr>
              <w:t>X</w:t>
            </w:r>
          </w:p>
        </w:tc>
      </w:tr>
      <w:tr w14:paraId="4CE4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2DABCD0C">
            <w:pPr>
              <w:spacing w:after="0"/>
            </w:pPr>
            <w:r>
              <w:rPr>
                <w:sz w:val="17"/>
              </w:rPr>
              <w:t>结局/安全性</w:t>
            </w:r>
          </w:p>
        </w:tc>
        <w:tc>
          <w:tcPr>
            <w:tcW w:w="401" w:type="pct"/>
            <w:vAlign w:val="center"/>
          </w:tcPr>
          <w:p w14:paraId="72C92428">
            <w:pPr>
              <w:spacing w:after="0"/>
            </w:pPr>
            <w:r>
              <w:rPr>
                <w:sz w:val="17"/>
              </w:rPr>
              <w:t>不良事件（AE/SAE）收集</w:t>
            </w:r>
          </w:p>
        </w:tc>
        <w:tc>
          <w:tcPr>
            <w:tcW w:w="242" w:type="pct"/>
            <w:vAlign w:val="center"/>
          </w:tcPr>
          <w:p w14:paraId="27B1A21B">
            <w:pPr>
              <w:spacing w:after="0"/>
            </w:pPr>
            <w:r>
              <w:rPr>
                <w:sz w:val="17"/>
              </w:rPr>
              <w:t>-</w:t>
            </w:r>
          </w:p>
        </w:tc>
        <w:tc>
          <w:tcPr>
            <w:tcW w:w="239" w:type="pct"/>
            <w:vAlign w:val="center"/>
          </w:tcPr>
          <w:p w14:paraId="18F0CD3F">
            <w:pPr>
              <w:spacing w:after="0"/>
            </w:pPr>
            <w:r>
              <w:rPr>
                <w:sz w:val="17"/>
              </w:rPr>
              <w:t>X</w:t>
            </w:r>
          </w:p>
        </w:tc>
        <w:tc>
          <w:tcPr>
            <w:tcW w:w="257" w:type="pct"/>
            <w:vAlign w:val="center"/>
          </w:tcPr>
          <w:p w14:paraId="7494EF2A">
            <w:pPr>
              <w:spacing w:after="0"/>
            </w:pPr>
            <w:r>
              <w:rPr>
                <w:sz w:val="17"/>
              </w:rPr>
              <w:t>X</w:t>
            </w:r>
          </w:p>
        </w:tc>
        <w:tc>
          <w:tcPr>
            <w:tcW w:w="257" w:type="pct"/>
            <w:vAlign w:val="center"/>
          </w:tcPr>
          <w:p w14:paraId="6F030266">
            <w:pPr>
              <w:spacing w:after="0"/>
            </w:pPr>
            <w:r>
              <w:rPr>
                <w:sz w:val="17"/>
              </w:rPr>
              <w:t>X</w:t>
            </w:r>
          </w:p>
        </w:tc>
        <w:tc>
          <w:tcPr>
            <w:tcW w:w="257" w:type="pct"/>
            <w:vAlign w:val="center"/>
          </w:tcPr>
          <w:p w14:paraId="57CF9887">
            <w:pPr>
              <w:spacing w:after="0"/>
            </w:pPr>
            <w:r>
              <w:rPr>
                <w:sz w:val="17"/>
              </w:rPr>
              <w:t>X</w:t>
            </w:r>
          </w:p>
        </w:tc>
        <w:tc>
          <w:tcPr>
            <w:tcW w:w="257" w:type="pct"/>
            <w:vAlign w:val="center"/>
          </w:tcPr>
          <w:p w14:paraId="2F5A4D3A">
            <w:pPr>
              <w:spacing w:after="0"/>
            </w:pPr>
            <w:r>
              <w:rPr>
                <w:sz w:val="17"/>
              </w:rPr>
              <w:t>X</w:t>
            </w:r>
          </w:p>
        </w:tc>
        <w:tc>
          <w:tcPr>
            <w:tcW w:w="283" w:type="pct"/>
            <w:vAlign w:val="center"/>
          </w:tcPr>
          <w:p w14:paraId="41D46A50">
            <w:pPr>
              <w:spacing w:after="0"/>
            </w:pPr>
            <w:r>
              <w:rPr>
                <w:sz w:val="17"/>
              </w:rPr>
              <w:t>X</w:t>
            </w:r>
          </w:p>
        </w:tc>
        <w:tc>
          <w:tcPr>
            <w:tcW w:w="283" w:type="pct"/>
            <w:vAlign w:val="center"/>
          </w:tcPr>
          <w:p w14:paraId="53DC8C86">
            <w:pPr>
              <w:spacing w:after="0"/>
            </w:pPr>
            <w:r>
              <w:rPr>
                <w:sz w:val="17"/>
              </w:rPr>
              <w:t>X</w:t>
            </w:r>
          </w:p>
        </w:tc>
        <w:tc>
          <w:tcPr>
            <w:tcW w:w="283" w:type="pct"/>
            <w:vAlign w:val="center"/>
          </w:tcPr>
          <w:p w14:paraId="0A06B8FA">
            <w:pPr>
              <w:spacing w:after="0"/>
            </w:pPr>
            <w:r>
              <w:rPr>
                <w:sz w:val="17"/>
              </w:rPr>
              <w:t>X</w:t>
            </w:r>
          </w:p>
        </w:tc>
        <w:tc>
          <w:tcPr>
            <w:tcW w:w="239" w:type="pct"/>
            <w:vAlign w:val="center"/>
          </w:tcPr>
          <w:p w14:paraId="16F6D3B0">
            <w:pPr>
              <w:spacing w:after="0"/>
            </w:pPr>
            <w:r>
              <w:rPr>
                <w:sz w:val="17"/>
              </w:rPr>
              <w:t>X</w:t>
            </w:r>
          </w:p>
        </w:tc>
        <w:tc>
          <w:tcPr>
            <w:tcW w:w="249" w:type="pct"/>
            <w:vAlign w:val="center"/>
          </w:tcPr>
          <w:p w14:paraId="7300D13D">
            <w:pPr>
              <w:spacing w:after="0"/>
            </w:pPr>
            <w:r>
              <w:rPr>
                <w:sz w:val="17"/>
              </w:rPr>
              <w:t>X</w:t>
            </w:r>
          </w:p>
        </w:tc>
        <w:tc>
          <w:tcPr>
            <w:tcW w:w="249" w:type="pct"/>
            <w:vAlign w:val="center"/>
          </w:tcPr>
          <w:p w14:paraId="6F356137">
            <w:pPr>
              <w:spacing w:after="0"/>
            </w:pPr>
            <w:r>
              <w:rPr>
                <w:sz w:val="17"/>
              </w:rPr>
              <w:t>X</w:t>
            </w:r>
          </w:p>
        </w:tc>
        <w:tc>
          <w:tcPr>
            <w:tcW w:w="249" w:type="pct"/>
            <w:vAlign w:val="center"/>
          </w:tcPr>
          <w:p w14:paraId="641B6612">
            <w:pPr>
              <w:spacing w:after="0"/>
            </w:pPr>
            <w:r>
              <w:rPr>
                <w:sz w:val="17"/>
              </w:rPr>
              <w:t>X</w:t>
            </w:r>
          </w:p>
        </w:tc>
        <w:tc>
          <w:tcPr>
            <w:tcW w:w="249" w:type="pct"/>
            <w:vAlign w:val="center"/>
          </w:tcPr>
          <w:p w14:paraId="1D89E747">
            <w:pPr>
              <w:spacing w:after="0"/>
            </w:pPr>
            <w:r>
              <w:rPr>
                <w:sz w:val="17"/>
              </w:rPr>
              <w:t>X</w:t>
            </w:r>
          </w:p>
        </w:tc>
        <w:tc>
          <w:tcPr>
            <w:tcW w:w="249" w:type="pct"/>
            <w:vAlign w:val="center"/>
          </w:tcPr>
          <w:p w14:paraId="315CAB24">
            <w:pPr>
              <w:spacing w:after="0"/>
            </w:pPr>
            <w:r>
              <w:rPr>
                <w:sz w:val="17"/>
              </w:rPr>
              <w:t>X</w:t>
            </w:r>
          </w:p>
        </w:tc>
        <w:tc>
          <w:tcPr>
            <w:tcW w:w="249" w:type="pct"/>
            <w:vAlign w:val="center"/>
          </w:tcPr>
          <w:p w14:paraId="12C8A21B">
            <w:pPr>
              <w:spacing w:after="0"/>
            </w:pPr>
            <w:r>
              <w:rPr>
                <w:sz w:val="17"/>
              </w:rPr>
              <w:t>X</w:t>
            </w:r>
          </w:p>
        </w:tc>
        <w:tc>
          <w:tcPr>
            <w:tcW w:w="249" w:type="pct"/>
            <w:vAlign w:val="center"/>
          </w:tcPr>
          <w:p w14:paraId="4206FE17">
            <w:pPr>
              <w:spacing w:after="0"/>
              <w:rPr>
                <w:sz w:val="17"/>
              </w:rPr>
            </w:pPr>
            <w:r>
              <w:rPr>
                <w:sz w:val="17"/>
              </w:rPr>
              <w:t>X</w:t>
            </w:r>
          </w:p>
        </w:tc>
      </w:tr>
      <w:tr w14:paraId="0844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280941A1">
            <w:pPr>
              <w:spacing w:after="0"/>
            </w:pPr>
            <w:r>
              <w:rPr>
                <w:sz w:val="17"/>
              </w:rPr>
              <w:t>结局/安全性</w:t>
            </w:r>
          </w:p>
        </w:tc>
        <w:tc>
          <w:tcPr>
            <w:tcW w:w="401" w:type="pct"/>
            <w:vAlign w:val="center"/>
          </w:tcPr>
          <w:p w14:paraId="6EB5C6BA">
            <w:pPr>
              <w:spacing w:after="0"/>
            </w:pPr>
            <w:r>
              <w:rPr>
                <w:sz w:val="17"/>
              </w:rPr>
              <w:t>疗效结局判定（治愈/失败/复发等）</w:t>
            </w:r>
          </w:p>
        </w:tc>
        <w:tc>
          <w:tcPr>
            <w:tcW w:w="242" w:type="pct"/>
            <w:vAlign w:val="center"/>
          </w:tcPr>
          <w:p w14:paraId="75684180">
            <w:pPr>
              <w:spacing w:after="0"/>
            </w:pPr>
            <w:r>
              <w:rPr>
                <w:sz w:val="17"/>
              </w:rPr>
              <w:t>-</w:t>
            </w:r>
          </w:p>
        </w:tc>
        <w:tc>
          <w:tcPr>
            <w:tcW w:w="239" w:type="pct"/>
            <w:vAlign w:val="center"/>
          </w:tcPr>
          <w:p w14:paraId="60149B18">
            <w:pPr>
              <w:spacing w:after="0"/>
            </w:pPr>
            <w:r>
              <w:rPr>
                <w:sz w:val="17"/>
              </w:rPr>
              <w:t>-</w:t>
            </w:r>
          </w:p>
        </w:tc>
        <w:tc>
          <w:tcPr>
            <w:tcW w:w="257" w:type="pct"/>
            <w:vAlign w:val="center"/>
          </w:tcPr>
          <w:p w14:paraId="357C2533">
            <w:pPr>
              <w:spacing w:after="0"/>
            </w:pPr>
            <w:r>
              <w:rPr>
                <w:sz w:val="17"/>
              </w:rPr>
              <w:t>-</w:t>
            </w:r>
          </w:p>
        </w:tc>
        <w:tc>
          <w:tcPr>
            <w:tcW w:w="257" w:type="pct"/>
            <w:vAlign w:val="center"/>
          </w:tcPr>
          <w:p w14:paraId="5662D654">
            <w:pPr>
              <w:spacing w:after="0"/>
            </w:pPr>
            <w:r>
              <w:rPr>
                <w:sz w:val="17"/>
              </w:rPr>
              <w:t>-</w:t>
            </w:r>
          </w:p>
        </w:tc>
        <w:tc>
          <w:tcPr>
            <w:tcW w:w="257" w:type="pct"/>
            <w:vAlign w:val="center"/>
          </w:tcPr>
          <w:p w14:paraId="01965E75">
            <w:pPr>
              <w:spacing w:after="0"/>
            </w:pPr>
            <w:r>
              <w:rPr>
                <w:sz w:val="17"/>
              </w:rPr>
              <w:t>-</w:t>
            </w:r>
          </w:p>
        </w:tc>
        <w:tc>
          <w:tcPr>
            <w:tcW w:w="257" w:type="pct"/>
            <w:vAlign w:val="center"/>
          </w:tcPr>
          <w:p w14:paraId="6EC5E89B">
            <w:pPr>
              <w:spacing w:after="0"/>
            </w:pPr>
            <w:r>
              <w:rPr>
                <w:sz w:val="17"/>
              </w:rPr>
              <w:t>-</w:t>
            </w:r>
          </w:p>
        </w:tc>
        <w:tc>
          <w:tcPr>
            <w:tcW w:w="283" w:type="pct"/>
            <w:vAlign w:val="center"/>
          </w:tcPr>
          <w:p w14:paraId="68637D0D">
            <w:pPr>
              <w:spacing w:after="0"/>
            </w:pPr>
            <w:r>
              <w:rPr>
                <w:sz w:val="17"/>
              </w:rPr>
              <w:t>-</w:t>
            </w:r>
          </w:p>
        </w:tc>
        <w:tc>
          <w:tcPr>
            <w:tcW w:w="283" w:type="pct"/>
            <w:vAlign w:val="center"/>
          </w:tcPr>
          <w:p w14:paraId="1D5C9571">
            <w:pPr>
              <w:spacing w:after="0"/>
            </w:pPr>
            <w:r>
              <w:rPr>
                <w:sz w:val="17"/>
              </w:rPr>
              <w:t>-</w:t>
            </w:r>
          </w:p>
        </w:tc>
        <w:tc>
          <w:tcPr>
            <w:tcW w:w="283" w:type="pct"/>
            <w:vAlign w:val="center"/>
          </w:tcPr>
          <w:p w14:paraId="459E9982">
            <w:pPr>
              <w:spacing w:after="0"/>
            </w:pPr>
            <w:r>
              <w:rPr>
                <w:sz w:val="17"/>
              </w:rPr>
              <w:t>X</w:t>
            </w:r>
          </w:p>
        </w:tc>
        <w:tc>
          <w:tcPr>
            <w:tcW w:w="239" w:type="pct"/>
            <w:vAlign w:val="center"/>
          </w:tcPr>
          <w:p w14:paraId="024120E0">
            <w:pPr>
              <w:spacing w:after="0"/>
            </w:pPr>
            <w:r>
              <w:rPr>
                <w:sz w:val="17"/>
              </w:rPr>
              <w:t>X</w:t>
            </w:r>
          </w:p>
        </w:tc>
        <w:tc>
          <w:tcPr>
            <w:tcW w:w="249" w:type="pct"/>
            <w:vAlign w:val="center"/>
          </w:tcPr>
          <w:p w14:paraId="32680831">
            <w:pPr>
              <w:spacing w:after="0"/>
            </w:pPr>
            <w:r>
              <w:rPr>
                <w:sz w:val="17"/>
              </w:rPr>
              <w:t>X</w:t>
            </w:r>
          </w:p>
        </w:tc>
        <w:tc>
          <w:tcPr>
            <w:tcW w:w="249" w:type="pct"/>
            <w:vAlign w:val="center"/>
          </w:tcPr>
          <w:p w14:paraId="4C74E253">
            <w:pPr>
              <w:spacing w:after="0"/>
            </w:pPr>
            <w:r>
              <w:rPr>
                <w:sz w:val="17"/>
              </w:rPr>
              <w:t>X</w:t>
            </w:r>
          </w:p>
        </w:tc>
        <w:tc>
          <w:tcPr>
            <w:tcW w:w="249" w:type="pct"/>
            <w:vAlign w:val="center"/>
          </w:tcPr>
          <w:p w14:paraId="00F6C261">
            <w:pPr>
              <w:spacing w:after="0"/>
            </w:pPr>
            <w:r>
              <w:rPr>
                <w:sz w:val="17"/>
              </w:rPr>
              <w:t>X</w:t>
            </w:r>
          </w:p>
        </w:tc>
        <w:tc>
          <w:tcPr>
            <w:tcW w:w="249" w:type="pct"/>
            <w:vAlign w:val="center"/>
          </w:tcPr>
          <w:p w14:paraId="1315C1E7">
            <w:pPr>
              <w:spacing w:after="0"/>
            </w:pPr>
            <w:r>
              <w:rPr>
                <w:sz w:val="17"/>
              </w:rPr>
              <w:t>X</w:t>
            </w:r>
          </w:p>
        </w:tc>
        <w:tc>
          <w:tcPr>
            <w:tcW w:w="249" w:type="pct"/>
            <w:vAlign w:val="center"/>
          </w:tcPr>
          <w:p w14:paraId="05769B82">
            <w:pPr>
              <w:spacing w:after="0"/>
            </w:pPr>
            <w:r>
              <w:rPr>
                <w:sz w:val="17"/>
              </w:rPr>
              <w:t>X</w:t>
            </w:r>
          </w:p>
        </w:tc>
        <w:tc>
          <w:tcPr>
            <w:tcW w:w="249" w:type="pct"/>
            <w:vAlign w:val="center"/>
          </w:tcPr>
          <w:p w14:paraId="30A2A82A">
            <w:pPr>
              <w:spacing w:after="0"/>
            </w:pPr>
            <w:r>
              <w:rPr>
                <w:sz w:val="17"/>
              </w:rPr>
              <w:t>X</w:t>
            </w:r>
          </w:p>
        </w:tc>
        <w:tc>
          <w:tcPr>
            <w:tcW w:w="249" w:type="pct"/>
            <w:vAlign w:val="center"/>
          </w:tcPr>
          <w:p w14:paraId="1C0AD5C8">
            <w:pPr>
              <w:spacing w:after="0"/>
              <w:rPr>
                <w:sz w:val="17"/>
              </w:rPr>
            </w:pPr>
            <w:r>
              <w:rPr>
                <w:sz w:val="17"/>
              </w:rPr>
              <w:t>X</w:t>
            </w:r>
          </w:p>
        </w:tc>
      </w:tr>
      <w:tr w14:paraId="00EF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562F219C">
            <w:pPr>
              <w:spacing w:after="0"/>
            </w:pPr>
            <w:r>
              <w:rPr>
                <w:sz w:val="17"/>
              </w:rPr>
              <w:t>问卷调查</w:t>
            </w:r>
          </w:p>
        </w:tc>
        <w:tc>
          <w:tcPr>
            <w:tcW w:w="401" w:type="pct"/>
            <w:vAlign w:val="center"/>
          </w:tcPr>
          <w:p w14:paraId="235997E2">
            <w:pPr>
              <w:spacing w:after="0"/>
            </w:pPr>
            <w:r>
              <w:rPr>
                <w:sz w:val="17"/>
              </w:rPr>
              <w:t>SF-36v2</w:t>
            </w:r>
          </w:p>
        </w:tc>
        <w:tc>
          <w:tcPr>
            <w:tcW w:w="242" w:type="pct"/>
            <w:vAlign w:val="center"/>
          </w:tcPr>
          <w:p w14:paraId="6BF68DCE">
            <w:pPr>
              <w:spacing w:after="0"/>
            </w:pPr>
            <w:r>
              <w:rPr>
                <w:sz w:val="17"/>
              </w:rPr>
              <w:t>-</w:t>
            </w:r>
          </w:p>
        </w:tc>
        <w:tc>
          <w:tcPr>
            <w:tcW w:w="239" w:type="pct"/>
            <w:vAlign w:val="center"/>
          </w:tcPr>
          <w:p w14:paraId="4723E46D">
            <w:pPr>
              <w:spacing w:after="0"/>
            </w:pPr>
            <w:r>
              <w:rPr>
                <w:sz w:val="17"/>
              </w:rPr>
              <w:t>X</w:t>
            </w:r>
          </w:p>
        </w:tc>
        <w:tc>
          <w:tcPr>
            <w:tcW w:w="257" w:type="pct"/>
            <w:vAlign w:val="center"/>
          </w:tcPr>
          <w:p w14:paraId="3E01839C">
            <w:pPr>
              <w:spacing w:after="0"/>
            </w:pPr>
            <w:r>
              <w:rPr>
                <w:sz w:val="17"/>
              </w:rPr>
              <w:t>-</w:t>
            </w:r>
          </w:p>
        </w:tc>
        <w:tc>
          <w:tcPr>
            <w:tcW w:w="257" w:type="pct"/>
            <w:vAlign w:val="center"/>
          </w:tcPr>
          <w:p w14:paraId="7D80DB94">
            <w:pPr>
              <w:spacing w:after="0"/>
            </w:pPr>
            <w:r>
              <w:rPr>
                <w:sz w:val="17"/>
              </w:rPr>
              <w:t>-</w:t>
            </w:r>
          </w:p>
        </w:tc>
        <w:tc>
          <w:tcPr>
            <w:tcW w:w="257" w:type="pct"/>
            <w:vAlign w:val="center"/>
          </w:tcPr>
          <w:p w14:paraId="3383BBFB">
            <w:pPr>
              <w:spacing w:after="0"/>
            </w:pPr>
            <w:r>
              <w:rPr>
                <w:sz w:val="17"/>
              </w:rPr>
              <w:t>X</w:t>
            </w:r>
          </w:p>
        </w:tc>
        <w:tc>
          <w:tcPr>
            <w:tcW w:w="257" w:type="pct"/>
            <w:vAlign w:val="center"/>
          </w:tcPr>
          <w:p w14:paraId="197B03A8">
            <w:pPr>
              <w:spacing w:after="0"/>
            </w:pPr>
            <w:r>
              <w:rPr>
                <w:sz w:val="17"/>
              </w:rPr>
              <w:t>-</w:t>
            </w:r>
          </w:p>
        </w:tc>
        <w:tc>
          <w:tcPr>
            <w:tcW w:w="283" w:type="pct"/>
            <w:vAlign w:val="center"/>
          </w:tcPr>
          <w:p w14:paraId="7B58AFAC">
            <w:pPr>
              <w:spacing w:after="0"/>
            </w:pPr>
            <w:r>
              <w:rPr>
                <w:sz w:val="17"/>
              </w:rPr>
              <w:t>-</w:t>
            </w:r>
          </w:p>
        </w:tc>
        <w:tc>
          <w:tcPr>
            <w:tcW w:w="283" w:type="pct"/>
            <w:vAlign w:val="center"/>
          </w:tcPr>
          <w:p w14:paraId="6118EBFF">
            <w:pPr>
              <w:spacing w:after="0"/>
            </w:pPr>
            <w:r>
              <w:rPr>
                <w:sz w:val="17"/>
              </w:rPr>
              <w:t>-</w:t>
            </w:r>
          </w:p>
        </w:tc>
        <w:tc>
          <w:tcPr>
            <w:tcW w:w="283" w:type="pct"/>
            <w:vAlign w:val="center"/>
          </w:tcPr>
          <w:p w14:paraId="3253BCE1">
            <w:pPr>
              <w:spacing w:after="0"/>
            </w:pPr>
            <w:r>
              <w:rPr>
                <w:sz w:val="17"/>
              </w:rPr>
              <w:t>X</w:t>
            </w:r>
          </w:p>
        </w:tc>
        <w:tc>
          <w:tcPr>
            <w:tcW w:w="239" w:type="pct"/>
            <w:vAlign w:val="center"/>
          </w:tcPr>
          <w:p w14:paraId="23167FD1">
            <w:pPr>
              <w:spacing w:after="0"/>
            </w:pPr>
            <w:r>
              <w:rPr>
                <w:sz w:val="17"/>
              </w:rPr>
              <w:t>X</w:t>
            </w:r>
          </w:p>
        </w:tc>
        <w:tc>
          <w:tcPr>
            <w:tcW w:w="249" w:type="pct"/>
            <w:vAlign w:val="center"/>
          </w:tcPr>
          <w:p w14:paraId="3048F188">
            <w:pPr>
              <w:spacing w:after="0"/>
            </w:pPr>
            <w:r>
              <w:rPr>
                <w:sz w:val="17"/>
              </w:rPr>
              <w:t>-</w:t>
            </w:r>
          </w:p>
        </w:tc>
        <w:tc>
          <w:tcPr>
            <w:tcW w:w="249" w:type="pct"/>
            <w:vAlign w:val="center"/>
          </w:tcPr>
          <w:p w14:paraId="38260097">
            <w:pPr>
              <w:spacing w:after="0"/>
            </w:pPr>
            <w:r>
              <w:rPr>
                <w:sz w:val="17"/>
              </w:rPr>
              <w:t>X</w:t>
            </w:r>
          </w:p>
        </w:tc>
        <w:tc>
          <w:tcPr>
            <w:tcW w:w="249" w:type="pct"/>
            <w:vAlign w:val="center"/>
          </w:tcPr>
          <w:p w14:paraId="56309AEE">
            <w:pPr>
              <w:spacing w:after="0"/>
            </w:pPr>
            <w:r>
              <w:rPr>
                <w:sz w:val="17"/>
              </w:rPr>
              <w:t>-</w:t>
            </w:r>
          </w:p>
        </w:tc>
        <w:tc>
          <w:tcPr>
            <w:tcW w:w="249" w:type="pct"/>
            <w:vAlign w:val="center"/>
          </w:tcPr>
          <w:p w14:paraId="0038FD0C">
            <w:pPr>
              <w:spacing w:after="0"/>
            </w:pPr>
            <w:r>
              <w:rPr>
                <w:sz w:val="17"/>
              </w:rPr>
              <w:t>X</w:t>
            </w:r>
          </w:p>
        </w:tc>
        <w:tc>
          <w:tcPr>
            <w:tcW w:w="249" w:type="pct"/>
            <w:vAlign w:val="center"/>
          </w:tcPr>
          <w:p w14:paraId="116DE7BC">
            <w:pPr>
              <w:spacing w:after="0"/>
            </w:pPr>
            <w:r>
              <w:rPr>
                <w:sz w:val="17"/>
              </w:rPr>
              <w:t>-</w:t>
            </w:r>
          </w:p>
        </w:tc>
        <w:tc>
          <w:tcPr>
            <w:tcW w:w="249" w:type="pct"/>
            <w:vAlign w:val="center"/>
          </w:tcPr>
          <w:p w14:paraId="262DCB6A">
            <w:pPr>
              <w:spacing w:after="0"/>
            </w:pPr>
            <w:r>
              <w:rPr>
                <w:sz w:val="17"/>
              </w:rPr>
              <w:t>X</w:t>
            </w:r>
          </w:p>
        </w:tc>
        <w:tc>
          <w:tcPr>
            <w:tcW w:w="249" w:type="pct"/>
            <w:vAlign w:val="center"/>
          </w:tcPr>
          <w:p w14:paraId="5D0D7382">
            <w:pPr>
              <w:spacing w:after="0"/>
              <w:rPr>
                <w:sz w:val="17"/>
              </w:rPr>
            </w:pPr>
            <w:r>
              <w:rPr>
                <w:sz w:val="17"/>
              </w:rPr>
              <w:t>X</w:t>
            </w:r>
          </w:p>
        </w:tc>
      </w:tr>
      <w:tr w14:paraId="3C7B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E2D6748">
            <w:pPr>
              <w:spacing w:after="0"/>
            </w:pPr>
            <w:r>
              <w:rPr>
                <w:sz w:val="17"/>
              </w:rPr>
              <w:t>问卷调查</w:t>
            </w:r>
          </w:p>
        </w:tc>
        <w:tc>
          <w:tcPr>
            <w:tcW w:w="401" w:type="pct"/>
            <w:vAlign w:val="center"/>
          </w:tcPr>
          <w:p w14:paraId="76991D22">
            <w:pPr>
              <w:spacing w:after="0"/>
            </w:pPr>
            <w:r>
              <w:rPr>
                <w:sz w:val="17"/>
              </w:rPr>
              <w:t>圣乔治呼吸问卷</w:t>
            </w:r>
          </w:p>
        </w:tc>
        <w:tc>
          <w:tcPr>
            <w:tcW w:w="242" w:type="pct"/>
            <w:vAlign w:val="center"/>
          </w:tcPr>
          <w:p w14:paraId="6D480302">
            <w:pPr>
              <w:spacing w:after="0"/>
            </w:pPr>
            <w:r>
              <w:rPr>
                <w:sz w:val="17"/>
              </w:rPr>
              <w:t>-</w:t>
            </w:r>
          </w:p>
        </w:tc>
        <w:tc>
          <w:tcPr>
            <w:tcW w:w="239" w:type="pct"/>
            <w:vAlign w:val="center"/>
          </w:tcPr>
          <w:p w14:paraId="7D334866">
            <w:pPr>
              <w:spacing w:after="0"/>
            </w:pPr>
            <w:r>
              <w:rPr>
                <w:sz w:val="17"/>
              </w:rPr>
              <w:t>X</w:t>
            </w:r>
          </w:p>
        </w:tc>
        <w:tc>
          <w:tcPr>
            <w:tcW w:w="257" w:type="pct"/>
            <w:vAlign w:val="center"/>
          </w:tcPr>
          <w:p w14:paraId="51488C54">
            <w:pPr>
              <w:spacing w:after="0"/>
            </w:pPr>
            <w:r>
              <w:rPr>
                <w:sz w:val="17"/>
              </w:rPr>
              <w:t>-</w:t>
            </w:r>
          </w:p>
        </w:tc>
        <w:tc>
          <w:tcPr>
            <w:tcW w:w="257" w:type="pct"/>
            <w:vAlign w:val="center"/>
          </w:tcPr>
          <w:p w14:paraId="0DAD3D4F">
            <w:pPr>
              <w:spacing w:after="0"/>
            </w:pPr>
            <w:r>
              <w:rPr>
                <w:sz w:val="17"/>
              </w:rPr>
              <w:t>-</w:t>
            </w:r>
          </w:p>
        </w:tc>
        <w:tc>
          <w:tcPr>
            <w:tcW w:w="257" w:type="pct"/>
            <w:vAlign w:val="center"/>
          </w:tcPr>
          <w:p w14:paraId="50B21F6D">
            <w:pPr>
              <w:spacing w:after="0"/>
            </w:pPr>
            <w:r>
              <w:rPr>
                <w:sz w:val="17"/>
              </w:rPr>
              <w:t>X</w:t>
            </w:r>
          </w:p>
        </w:tc>
        <w:tc>
          <w:tcPr>
            <w:tcW w:w="257" w:type="pct"/>
            <w:vAlign w:val="center"/>
          </w:tcPr>
          <w:p w14:paraId="18C98F6B">
            <w:pPr>
              <w:spacing w:after="0"/>
            </w:pPr>
            <w:r>
              <w:rPr>
                <w:sz w:val="17"/>
              </w:rPr>
              <w:t>-</w:t>
            </w:r>
          </w:p>
        </w:tc>
        <w:tc>
          <w:tcPr>
            <w:tcW w:w="283" w:type="pct"/>
            <w:vAlign w:val="center"/>
          </w:tcPr>
          <w:p w14:paraId="6C0EF6B9">
            <w:pPr>
              <w:spacing w:after="0"/>
            </w:pPr>
            <w:r>
              <w:rPr>
                <w:sz w:val="17"/>
              </w:rPr>
              <w:t>-</w:t>
            </w:r>
          </w:p>
        </w:tc>
        <w:tc>
          <w:tcPr>
            <w:tcW w:w="283" w:type="pct"/>
            <w:vAlign w:val="center"/>
          </w:tcPr>
          <w:p w14:paraId="7A3C05B5">
            <w:pPr>
              <w:spacing w:after="0"/>
            </w:pPr>
            <w:r>
              <w:rPr>
                <w:sz w:val="17"/>
              </w:rPr>
              <w:t>-</w:t>
            </w:r>
          </w:p>
        </w:tc>
        <w:tc>
          <w:tcPr>
            <w:tcW w:w="283" w:type="pct"/>
            <w:vAlign w:val="center"/>
          </w:tcPr>
          <w:p w14:paraId="61D8402B">
            <w:pPr>
              <w:spacing w:after="0"/>
            </w:pPr>
            <w:r>
              <w:rPr>
                <w:sz w:val="17"/>
              </w:rPr>
              <w:t>X</w:t>
            </w:r>
          </w:p>
        </w:tc>
        <w:tc>
          <w:tcPr>
            <w:tcW w:w="239" w:type="pct"/>
            <w:vAlign w:val="center"/>
          </w:tcPr>
          <w:p w14:paraId="75DCB279">
            <w:pPr>
              <w:spacing w:after="0"/>
            </w:pPr>
            <w:r>
              <w:rPr>
                <w:sz w:val="17"/>
              </w:rPr>
              <w:t>X</w:t>
            </w:r>
          </w:p>
        </w:tc>
        <w:tc>
          <w:tcPr>
            <w:tcW w:w="249" w:type="pct"/>
            <w:vAlign w:val="center"/>
          </w:tcPr>
          <w:p w14:paraId="78BD1611">
            <w:pPr>
              <w:spacing w:after="0"/>
            </w:pPr>
            <w:r>
              <w:rPr>
                <w:sz w:val="17"/>
              </w:rPr>
              <w:t>-</w:t>
            </w:r>
          </w:p>
        </w:tc>
        <w:tc>
          <w:tcPr>
            <w:tcW w:w="249" w:type="pct"/>
            <w:vAlign w:val="center"/>
          </w:tcPr>
          <w:p w14:paraId="6DB3AC87">
            <w:pPr>
              <w:spacing w:after="0"/>
            </w:pPr>
            <w:r>
              <w:rPr>
                <w:sz w:val="17"/>
              </w:rPr>
              <w:t>X</w:t>
            </w:r>
          </w:p>
        </w:tc>
        <w:tc>
          <w:tcPr>
            <w:tcW w:w="249" w:type="pct"/>
            <w:vAlign w:val="center"/>
          </w:tcPr>
          <w:p w14:paraId="3EBEAC6E">
            <w:pPr>
              <w:spacing w:after="0"/>
            </w:pPr>
            <w:r>
              <w:rPr>
                <w:sz w:val="17"/>
              </w:rPr>
              <w:t>-</w:t>
            </w:r>
          </w:p>
        </w:tc>
        <w:tc>
          <w:tcPr>
            <w:tcW w:w="249" w:type="pct"/>
            <w:vAlign w:val="center"/>
          </w:tcPr>
          <w:p w14:paraId="43AD18DC">
            <w:pPr>
              <w:spacing w:after="0"/>
            </w:pPr>
            <w:r>
              <w:rPr>
                <w:sz w:val="17"/>
              </w:rPr>
              <w:t>X</w:t>
            </w:r>
          </w:p>
        </w:tc>
        <w:tc>
          <w:tcPr>
            <w:tcW w:w="249" w:type="pct"/>
            <w:vAlign w:val="center"/>
          </w:tcPr>
          <w:p w14:paraId="1A6477D4">
            <w:pPr>
              <w:spacing w:after="0"/>
            </w:pPr>
            <w:r>
              <w:rPr>
                <w:sz w:val="17"/>
              </w:rPr>
              <w:t>-</w:t>
            </w:r>
          </w:p>
        </w:tc>
        <w:tc>
          <w:tcPr>
            <w:tcW w:w="249" w:type="pct"/>
            <w:vAlign w:val="center"/>
          </w:tcPr>
          <w:p w14:paraId="5E598A3C">
            <w:pPr>
              <w:spacing w:after="0"/>
            </w:pPr>
            <w:r>
              <w:rPr>
                <w:sz w:val="17"/>
              </w:rPr>
              <w:t>X</w:t>
            </w:r>
          </w:p>
        </w:tc>
        <w:tc>
          <w:tcPr>
            <w:tcW w:w="249" w:type="pct"/>
            <w:vAlign w:val="center"/>
          </w:tcPr>
          <w:p w14:paraId="6C0FFCD2">
            <w:pPr>
              <w:spacing w:after="0"/>
              <w:rPr>
                <w:sz w:val="17"/>
              </w:rPr>
            </w:pPr>
            <w:r>
              <w:rPr>
                <w:sz w:val="17"/>
              </w:rPr>
              <w:t>X</w:t>
            </w:r>
          </w:p>
        </w:tc>
      </w:tr>
      <w:tr w14:paraId="09C4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 w:type="pct"/>
            <w:vAlign w:val="center"/>
          </w:tcPr>
          <w:p w14:paraId="5EF36167">
            <w:pPr>
              <w:spacing w:after="0"/>
            </w:pPr>
            <w:r>
              <w:rPr>
                <w:sz w:val="17"/>
              </w:rPr>
              <w:t>问卷调查</w:t>
            </w:r>
          </w:p>
        </w:tc>
        <w:tc>
          <w:tcPr>
            <w:tcW w:w="401" w:type="pct"/>
            <w:vAlign w:val="center"/>
          </w:tcPr>
          <w:p w14:paraId="69ACFC3D">
            <w:pPr>
              <w:spacing w:after="0"/>
            </w:pPr>
            <w:r>
              <w:rPr>
                <w:sz w:val="17"/>
              </w:rPr>
              <w:t>CAAT</w:t>
            </w:r>
          </w:p>
        </w:tc>
        <w:tc>
          <w:tcPr>
            <w:tcW w:w="242" w:type="pct"/>
            <w:vAlign w:val="center"/>
          </w:tcPr>
          <w:p w14:paraId="3F4DABF9">
            <w:pPr>
              <w:spacing w:after="0"/>
            </w:pPr>
            <w:r>
              <w:rPr>
                <w:sz w:val="17"/>
              </w:rPr>
              <w:t>-</w:t>
            </w:r>
          </w:p>
        </w:tc>
        <w:tc>
          <w:tcPr>
            <w:tcW w:w="239" w:type="pct"/>
            <w:vAlign w:val="center"/>
          </w:tcPr>
          <w:p w14:paraId="41B9DB41">
            <w:pPr>
              <w:spacing w:after="0"/>
            </w:pPr>
            <w:r>
              <w:rPr>
                <w:sz w:val="17"/>
              </w:rPr>
              <w:t>X</w:t>
            </w:r>
          </w:p>
        </w:tc>
        <w:tc>
          <w:tcPr>
            <w:tcW w:w="257" w:type="pct"/>
            <w:vAlign w:val="center"/>
          </w:tcPr>
          <w:p w14:paraId="00692531">
            <w:pPr>
              <w:spacing w:after="0"/>
            </w:pPr>
            <w:r>
              <w:rPr>
                <w:sz w:val="17"/>
              </w:rPr>
              <w:t>-</w:t>
            </w:r>
          </w:p>
        </w:tc>
        <w:tc>
          <w:tcPr>
            <w:tcW w:w="257" w:type="pct"/>
            <w:vAlign w:val="center"/>
          </w:tcPr>
          <w:p w14:paraId="19C4C6F5">
            <w:pPr>
              <w:spacing w:after="0"/>
            </w:pPr>
            <w:r>
              <w:rPr>
                <w:sz w:val="17"/>
              </w:rPr>
              <w:t>X</w:t>
            </w:r>
          </w:p>
        </w:tc>
        <w:tc>
          <w:tcPr>
            <w:tcW w:w="257" w:type="pct"/>
            <w:vAlign w:val="center"/>
          </w:tcPr>
          <w:p w14:paraId="6CA20D85">
            <w:pPr>
              <w:spacing w:after="0"/>
            </w:pPr>
            <w:r>
              <w:rPr>
                <w:sz w:val="17"/>
              </w:rPr>
              <w:t>X</w:t>
            </w:r>
          </w:p>
        </w:tc>
        <w:tc>
          <w:tcPr>
            <w:tcW w:w="257" w:type="pct"/>
            <w:vAlign w:val="center"/>
          </w:tcPr>
          <w:p w14:paraId="040A1D19">
            <w:pPr>
              <w:spacing w:after="0"/>
            </w:pPr>
            <w:r>
              <w:rPr>
                <w:sz w:val="17"/>
              </w:rPr>
              <w:t>X</w:t>
            </w:r>
          </w:p>
        </w:tc>
        <w:tc>
          <w:tcPr>
            <w:tcW w:w="283" w:type="pct"/>
            <w:vAlign w:val="center"/>
          </w:tcPr>
          <w:p w14:paraId="2C159D81">
            <w:pPr>
              <w:spacing w:after="0"/>
            </w:pPr>
            <w:r>
              <w:rPr>
                <w:sz w:val="17"/>
              </w:rPr>
              <w:t>X</w:t>
            </w:r>
          </w:p>
        </w:tc>
        <w:tc>
          <w:tcPr>
            <w:tcW w:w="283" w:type="pct"/>
            <w:vAlign w:val="center"/>
          </w:tcPr>
          <w:p w14:paraId="6446A287">
            <w:pPr>
              <w:spacing w:after="0"/>
            </w:pPr>
            <w:r>
              <w:rPr>
                <w:sz w:val="17"/>
              </w:rPr>
              <w:t>X</w:t>
            </w:r>
          </w:p>
        </w:tc>
        <w:tc>
          <w:tcPr>
            <w:tcW w:w="283" w:type="pct"/>
            <w:vAlign w:val="center"/>
          </w:tcPr>
          <w:p w14:paraId="7583E72F">
            <w:pPr>
              <w:spacing w:after="0"/>
            </w:pPr>
            <w:r>
              <w:rPr>
                <w:sz w:val="17"/>
              </w:rPr>
              <w:t>X</w:t>
            </w:r>
          </w:p>
        </w:tc>
        <w:tc>
          <w:tcPr>
            <w:tcW w:w="239" w:type="pct"/>
            <w:vAlign w:val="center"/>
          </w:tcPr>
          <w:p w14:paraId="78ACC83D">
            <w:pPr>
              <w:spacing w:after="0"/>
            </w:pPr>
            <w:r>
              <w:rPr>
                <w:sz w:val="17"/>
              </w:rPr>
              <w:t>X</w:t>
            </w:r>
          </w:p>
        </w:tc>
        <w:tc>
          <w:tcPr>
            <w:tcW w:w="249" w:type="pct"/>
            <w:vAlign w:val="center"/>
          </w:tcPr>
          <w:p w14:paraId="171AC98F">
            <w:pPr>
              <w:spacing w:after="0"/>
            </w:pPr>
            <w:r>
              <w:rPr>
                <w:sz w:val="17"/>
              </w:rPr>
              <w:t>X</w:t>
            </w:r>
          </w:p>
        </w:tc>
        <w:tc>
          <w:tcPr>
            <w:tcW w:w="249" w:type="pct"/>
            <w:vAlign w:val="center"/>
          </w:tcPr>
          <w:p w14:paraId="76545ABF">
            <w:pPr>
              <w:spacing w:after="0"/>
            </w:pPr>
            <w:r>
              <w:rPr>
                <w:sz w:val="17"/>
              </w:rPr>
              <w:t>X</w:t>
            </w:r>
          </w:p>
        </w:tc>
        <w:tc>
          <w:tcPr>
            <w:tcW w:w="249" w:type="pct"/>
            <w:vAlign w:val="center"/>
          </w:tcPr>
          <w:p w14:paraId="56E35057">
            <w:pPr>
              <w:spacing w:after="0"/>
            </w:pPr>
            <w:r>
              <w:rPr>
                <w:sz w:val="17"/>
              </w:rPr>
              <w:t>-</w:t>
            </w:r>
          </w:p>
        </w:tc>
        <w:tc>
          <w:tcPr>
            <w:tcW w:w="249" w:type="pct"/>
            <w:vAlign w:val="center"/>
          </w:tcPr>
          <w:p w14:paraId="72DFA18A">
            <w:pPr>
              <w:spacing w:after="0"/>
            </w:pPr>
            <w:r>
              <w:rPr>
                <w:sz w:val="17"/>
              </w:rPr>
              <w:t>X</w:t>
            </w:r>
          </w:p>
        </w:tc>
        <w:tc>
          <w:tcPr>
            <w:tcW w:w="249" w:type="pct"/>
            <w:vAlign w:val="center"/>
          </w:tcPr>
          <w:p w14:paraId="1E8C8142">
            <w:pPr>
              <w:spacing w:after="0"/>
            </w:pPr>
            <w:r>
              <w:rPr>
                <w:sz w:val="17"/>
              </w:rPr>
              <w:t>-</w:t>
            </w:r>
          </w:p>
        </w:tc>
        <w:tc>
          <w:tcPr>
            <w:tcW w:w="249" w:type="pct"/>
            <w:vAlign w:val="center"/>
          </w:tcPr>
          <w:p w14:paraId="2C4A2AF2">
            <w:pPr>
              <w:spacing w:after="0"/>
            </w:pPr>
            <w:r>
              <w:rPr>
                <w:sz w:val="17"/>
              </w:rPr>
              <w:t>X</w:t>
            </w:r>
          </w:p>
        </w:tc>
        <w:tc>
          <w:tcPr>
            <w:tcW w:w="249" w:type="pct"/>
            <w:vAlign w:val="center"/>
          </w:tcPr>
          <w:p w14:paraId="72DD5C41">
            <w:pPr>
              <w:spacing w:after="0"/>
              <w:rPr>
                <w:sz w:val="17"/>
              </w:rPr>
            </w:pPr>
            <w:r>
              <w:rPr>
                <w:sz w:val="17"/>
              </w:rPr>
              <w:t>X</w:t>
            </w:r>
          </w:p>
        </w:tc>
      </w:tr>
      <w:tr w14:paraId="47C0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 w:type="pct"/>
            <w:vAlign w:val="center"/>
          </w:tcPr>
          <w:p w14:paraId="0DBF36B1">
            <w:pPr>
              <w:spacing w:after="0"/>
            </w:pPr>
            <w:r>
              <w:rPr>
                <w:sz w:val="17"/>
              </w:rPr>
              <w:t>问卷调查</w:t>
            </w:r>
          </w:p>
        </w:tc>
        <w:tc>
          <w:tcPr>
            <w:tcW w:w="401" w:type="pct"/>
            <w:vAlign w:val="center"/>
          </w:tcPr>
          <w:p w14:paraId="08499594">
            <w:pPr>
              <w:spacing w:after="0"/>
            </w:pPr>
            <w:r>
              <w:rPr>
                <w:sz w:val="17"/>
              </w:rPr>
              <w:t>PRO-CTCAE®</w:t>
            </w:r>
          </w:p>
        </w:tc>
        <w:tc>
          <w:tcPr>
            <w:tcW w:w="242" w:type="pct"/>
            <w:vAlign w:val="center"/>
          </w:tcPr>
          <w:p w14:paraId="4BB0D0E2">
            <w:pPr>
              <w:spacing w:after="0"/>
            </w:pPr>
            <w:r>
              <w:rPr>
                <w:sz w:val="17"/>
              </w:rPr>
              <w:t>X</w:t>
            </w:r>
          </w:p>
        </w:tc>
        <w:tc>
          <w:tcPr>
            <w:tcW w:w="239" w:type="pct"/>
            <w:vAlign w:val="center"/>
          </w:tcPr>
          <w:p w14:paraId="21B5A908">
            <w:pPr>
              <w:spacing w:after="0"/>
            </w:pPr>
            <w:r>
              <w:rPr>
                <w:sz w:val="17"/>
              </w:rPr>
              <w:t>X</w:t>
            </w:r>
          </w:p>
        </w:tc>
        <w:tc>
          <w:tcPr>
            <w:tcW w:w="257" w:type="pct"/>
            <w:vAlign w:val="center"/>
          </w:tcPr>
          <w:p w14:paraId="11A000CB">
            <w:pPr>
              <w:spacing w:after="0"/>
            </w:pPr>
            <w:r>
              <w:rPr>
                <w:sz w:val="17"/>
              </w:rPr>
              <w:t>X</w:t>
            </w:r>
          </w:p>
        </w:tc>
        <w:tc>
          <w:tcPr>
            <w:tcW w:w="257" w:type="pct"/>
            <w:vAlign w:val="center"/>
          </w:tcPr>
          <w:p w14:paraId="55CCE7CF">
            <w:pPr>
              <w:spacing w:after="0"/>
            </w:pPr>
            <w:r>
              <w:rPr>
                <w:sz w:val="17"/>
              </w:rPr>
              <w:t>X</w:t>
            </w:r>
          </w:p>
        </w:tc>
        <w:tc>
          <w:tcPr>
            <w:tcW w:w="257" w:type="pct"/>
            <w:vAlign w:val="center"/>
          </w:tcPr>
          <w:p w14:paraId="35B5AEA3">
            <w:pPr>
              <w:spacing w:after="0"/>
            </w:pPr>
            <w:r>
              <w:rPr>
                <w:sz w:val="17"/>
              </w:rPr>
              <w:t>X</w:t>
            </w:r>
          </w:p>
        </w:tc>
        <w:tc>
          <w:tcPr>
            <w:tcW w:w="257" w:type="pct"/>
            <w:vAlign w:val="center"/>
          </w:tcPr>
          <w:p w14:paraId="23F87D31">
            <w:pPr>
              <w:spacing w:after="0"/>
            </w:pPr>
            <w:r>
              <w:rPr>
                <w:sz w:val="17"/>
              </w:rPr>
              <w:t>X</w:t>
            </w:r>
          </w:p>
        </w:tc>
        <w:tc>
          <w:tcPr>
            <w:tcW w:w="283" w:type="pct"/>
            <w:vAlign w:val="center"/>
          </w:tcPr>
          <w:p w14:paraId="5FF6BC46">
            <w:pPr>
              <w:spacing w:after="0"/>
            </w:pPr>
            <w:r>
              <w:rPr>
                <w:sz w:val="17"/>
              </w:rPr>
              <w:t>X</w:t>
            </w:r>
          </w:p>
        </w:tc>
        <w:tc>
          <w:tcPr>
            <w:tcW w:w="283" w:type="pct"/>
            <w:vAlign w:val="center"/>
          </w:tcPr>
          <w:p w14:paraId="0E639D08">
            <w:pPr>
              <w:spacing w:after="0"/>
            </w:pPr>
            <w:r>
              <w:rPr>
                <w:sz w:val="17"/>
              </w:rPr>
              <w:t>X</w:t>
            </w:r>
          </w:p>
        </w:tc>
        <w:tc>
          <w:tcPr>
            <w:tcW w:w="283" w:type="pct"/>
            <w:vAlign w:val="center"/>
          </w:tcPr>
          <w:p w14:paraId="44AC558F">
            <w:pPr>
              <w:spacing w:after="0"/>
            </w:pPr>
            <w:r>
              <w:rPr>
                <w:sz w:val="17"/>
              </w:rPr>
              <w:t>X</w:t>
            </w:r>
          </w:p>
        </w:tc>
        <w:tc>
          <w:tcPr>
            <w:tcW w:w="239" w:type="pct"/>
            <w:vAlign w:val="center"/>
          </w:tcPr>
          <w:p w14:paraId="5B54AF1A">
            <w:pPr>
              <w:spacing w:after="0"/>
            </w:pPr>
            <w:r>
              <w:rPr>
                <w:sz w:val="17"/>
              </w:rPr>
              <w:t>X</w:t>
            </w:r>
          </w:p>
        </w:tc>
        <w:tc>
          <w:tcPr>
            <w:tcW w:w="249" w:type="pct"/>
            <w:vAlign w:val="center"/>
          </w:tcPr>
          <w:p w14:paraId="4A1D230F">
            <w:pPr>
              <w:spacing w:after="0"/>
            </w:pPr>
            <w:r>
              <w:rPr>
                <w:sz w:val="17"/>
              </w:rPr>
              <w:t>X</w:t>
            </w:r>
          </w:p>
        </w:tc>
        <w:tc>
          <w:tcPr>
            <w:tcW w:w="249" w:type="pct"/>
            <w:vAlign w:val="center"/>
          </w:tcPr>
          <w:p w14:paraId="27B316E1">
            <w:pPr>
              <w:spacing w:after="0"/>
            </w:pPr>
            <w:r>
              <w:rPr>
                <w:sz w:val="17"/>
              </w:rPr>
              <w:t>X</w:t>
            </w:r>
          </w:p>
        </w:tc>
        <w:tc>
          <w:tcPr>
            <w:tcW w:w="249" w:type="pct"/>
            <w:vAlign w:val="center"/>
          </w:tcPr>
          <w:p w14:paraId="1674ED6A">
            <w:pPr>
              <w:spacing w:after="0"/>
            </w:pPr>
            <w:r>
              <w:rPr>
                <w:sz w:val="17"/>
              </w:rPr>
              <w:t>X</w:t>
            </w:r>
          </w:p>
        </w:tc>
        <w:tc>
          <w:tcPr>
            <w:tcW w:w="249" w:type="pct"/>
            <w:vAlign w:val="center"/>
          </w:tcPr>
          <w:p w14:paraId="6AF408EA">
            <w:pPr>
              <w:spacing w:after="0"/>
            </w:pPr>
            <w:r>
              <w:rPr>
                <w:sz w:val="17"/>
              </w:rPr>
              <w:t>X</w:t>
            </w:r>
          </w:p>
        </w:tc>
        <w:tc>
          <w:tcPr>
            <w:tcW w:w="249" w:type="pct"/>
            <w:vAlign w:val="center"/>
          </w:tcPr>
          <w:p w14:paraId="32D9B6B4">
            <w:pPr>
              <w:spacing w:after="0"/>
            </w:pPr>
            <w:r>
              <w:rPr>
                <w:sz w:val="17"/>
              </w:rPr>
              <w:t>X</w:t>
            </w:r>
          </w:p>
        </w:tc>
        <w:tc>
          <w:tcPr>
            <w:tcW w:w="249" w:type="pct"/>
            <w:vAlign w:val="center"/>
          </w:tcPr>
          <w:p w14:paraId="61D8D245">
            <w:pPr>
              <w:spacing w:after="0"/>
            </w:pPr>
            <w:r>
              <w:rPr>
                <w:sz w:val="17"/>
              </w:rPr>
              <w:t>X</w:t>
            </w:r>
          </w:p>
        </w:tc>
        <w:tc>
          <w:tcPr>
            <w:tcW w:w="249" w:type="pct"/>
            <w:vAlign w:val="center"/>
          </w:tcPr>
          <w:p w14:paraId="5ABD92DF">
            <w:pPr>
              <w:spacing w:after="0"/>
              <w:rPr>
                <w:sz w:val="17"/>
              </w:rPr>
            </w:pPr>
            <w:r>
              <w:rPr>
                <w:sz w:val="17"/>
              </w:rPr>
              <w:t>X</w:t>
            </w:r>
          </w:p>
        </w:tc>
      </w:tr>
    </w:tbl>
    <w:p w14:paraId="02EEBC25">
      <w:pPr>
        <w:spacing w:after="0"/>
        <w:ind w:firstLine="340" w:firstLineChars="200"/>
        <w:rPr>
          <w:del w:id="381" w:author="任坦坦" w:date="2026-03-20T12:18:52Z"/>
          <w:sz w:val="17"/>
        </w:rPr>
      </w:pPr>
      <w:del w:id="382" w:author="任坦坦" w:date="2026-03-20T12:18:52Z">
        <w:r>
          <w:rPr>
            <w:rFonts w:hint="eastAsia"/>
            <w:sz w:val="17"/>
          </w:rPr>
          <w:delText>每次访视均评估结局相关事件与状态；治疗失败、死亡、失访等一经满足定义即当时判定；治愈/治疗完成/治疗成功及复发相关结局按方案预设时间窗统一判定。</w:delText>
        </w:r>
      </w:del>
    </w:p>
    <w:p w14:paraId="4437E588">
      <w:pPr>
        <w:widowControl/>
        <w:ind w:firstLine="420" w:firstLineChars="200"/>
        <w:rPr>
          <w:rFonts w:ascii="Times New Roman" w:hAnsi="Times New Roman" w:cs="Times New Roman"/>
          <w:color w:val="000000" w:themeColor="text1"/>
          <w:rPrChange w:id="384" w:author="任坦坦" w:date="2026-03-20T10:09:47Z">
            <w:rPr/>
          </w:rPrChange>
          <w14:textFill>
            <w14:solidFill>
              <w14:schemeClr w14:val="tx1"/>
            </w14:solidFill>
          </w14:textFill>
        </w:rPr>
        <w:pPrChange w:id="383" w:author="任坦坦" w:date="2026-03-20T10:09:47Z">
          <w:pPr>
            <w:pStyle w:val="3"/>
            <w:widowControl/>
          </w:pPr>
        </w:pPrChange>
      </w:pPr>
      <w:ins w:id="385" w:author="任坦坦" w:date="2026-03-20T10:09:25Z">
        <w:r>
          <w:rPr>
            <w:rFonts w:hint="default" w:ascii="Times New Roman" w:hAnsi="Times New Roman" w:cs="Times New Roman"/>
            <w:color w:val="000000" w:themeColor="text1"/>
            <w:lang w:val="en-US" w:eastAsia="zh-CN"/>
            <w:rPrChange w:id="386" w:author="任坦坦" w:date="2026-03-20T10:09:47Z">
              <w:rPr>
                <w:rFonts w:hint="eastAsia" w:ascii="Times New Roman" w:hAnsi="Times New Roman" w:cs="Times New Roman"/>
                <w:color w:val="000000" w:themeColor="text1"/>
                <w:lang w:val="en-US" w:eastAsia="zh-CN"/>
                <w14:textFill>
                  <w14:solidFill>
                    <w14:schemeClr w14:val="tx1"/>
                  </w14:solidFill>
                </w14:textFill>
              </w:rPr>
            </w:rPrChange>
            <w14:textFill>
              <w14:solidFill>
                <w14:schemeClr w14:val="tx1"/>
              </w14:solidFill>
            </w14:textFill>
          </w:rPr>
          <w:t>表</w:t>
        </w:r>
      </w:ins>
      <w:ins w:id="387" w:author="任坦坦" w:date="2026-03-20T10:09:27Z">
        <w:r>
          <w:rPr>
            <w:rFonts w:hint="default" w:ascii="Times New Roman" w:hAnsi="Times New Roman" w:cs="Times New Roman"/>
            <w:color w:val="000000" w:themeColor="text1"/>
            <w:lang w:val="en-US" w:eastAsia="zh-CN"/>
            <w:rPrChange w:id="388" w:author="任坦坦" w:date="2026-03-20T10:09:47Z">
              <w:rPr>
                <w:rFonts w:hint="eastAsia" w:ascii="Times New Roman" w:hAnsi="Times New Roman" w:cs="Times New Roman"/>
                <w:color w:val="000000" w:themeColor="text1"/>
                <w:lang w:val="en-US" w:eastAsia="zh-CN"/>
                <w14:textFill>
                  <w14:solidFill>
                    <w14:schemeClr w14:val="tx1"/>
                  </w14:solidFill>
                </w14:textFill>
              </w:rPr>
            </w:rPrChange>
            <w14:textFill>
              <w14:solidFill>
                <w14:schemeClr w14:val="tx1"/>
              </w14:solidFill>
            </w14:textFill>
          </w:rPr>
          <w:t>5.</w:t>
        </w:r>
      </w:ins>
      <w:ins w:id="389" w:author="任坦坦" w:date="2026-03-20T10:09:28Z">
        <w:r>
          <w:rPr>
            <w:rFonts w:hint="default" w:ascii="Times New Roman" w:hAnsi="Times New Roman" w:cs="Times New Roman"/>
            <w:color w:val="000000" w:themeColor="text1"/>
            <w:lang w:val="en-US" w:eastAsia="zh-CN"/>
            <w:rPrChange w:id="390" w:author="任坦坦" w:date="2026-03-20T10:09:47Z">
              <w:rPr>
                <w:rFonts w:hint="eastAsia" w:ascii="Times New Roman" w:hAnsi="Times New Roman" w:cs="Times New Roman"/>
                <w:color w:val="000000" w:themeColor="text1"/>
                <w:lang w:val="en-US" w:eastAsia="zh-CN"/>
                <w14:textFill>
                  <w14:solidFill>
                    <w14:schemeClr w14:val="tx1"/>
                  </w14:solidFill>
                </w14:textFill>
              </w:rPr>
            </w:rPrChange>
            <w14:textFill>
              <w14:solidFill>
                <w14:schemeClr w14:val="tx1"/>
              </w14:solidFill>
            </w14:textFill>
          </w:rPr>
          <w:t>3</w:t>
        </w:r>
      </w:ins>
      <w:ins w:id="391" w:author="任坦坦" w:date="2026-03-20T10:09:29Z">
        <w:r>
          <w:rPr>
            <w:rFonts w:hint="default" w:ascii="Times New Roman" w:hAnsi="Times New Roman" w:cs="Times New Roman"/>
            <w:color w:val="000000" w:themeColor="text1"/>
            <w:lang w:val="en-US" w:eastAsia="zh-CN"/>
            <w:rPrChange w:id="392" w:author="任坦坦" w:date="2026-03-20T10:09:47Z">
              <w:rPr>
                <w:rFonts w:hint="eastAsia" w:ascii="Times New Roman" w:hAnsi="Times New Roman" w:cs="Times New Roman"/>
                <w:color w:val="000000" w:themeColor="text1"/>
                <w:lang w:val="en-US" w:eastAsia="zh-CN"/>
                <w14:textFill>
                  <w14:solidFill>
                    <w14:schemeClr w14:val="tx1"/>
                  </w14:solidFill>
                </w14:textFill>
              </w:rPr>
            </w:rPrChange>
            <w14:textFill>
              <w14:solidFill>
                <w14:schemeClr w14:val="tx1"/>
              </w14:solidFill>
            </w14:textFill>
          </w:rPr>
          <w:t xml:space="preserve"> </w:t>
        </w:r>
      </w:ins>
      <w:r>
        <w:rPr>
          <w:rFonts w:ascii="Times New Roman" w:hAnsi="Times New Roman" w:cs="Times New Roman"/>
          <w:color w:val="000000" w:themeColor="text1"/>
          <w:rPrChange w:id="393" w:author="任坦坦" w:date="2026-03-20T10:09:47Z">
            <w:rPr/>
          </w:rPrChange>
          <w14:textFill>
            <w14:solidFill>
              <w14:schemeClr w14:val="tx1"/>
            </w14:solidFill>
          </w14:textFill>
        </w:rPr>
        <w:t>9个月方案随访卡（EOT=W36；总观察期33个月）</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
        <w:gridCol w:w="795"/>
        <w:gridCol w:w="350"/>
        <w:gridCol w:w="330"/>
        <w:gridCol w:w="483"/>
        <w:gridCol w:w="483"/>
        <w:gridCol w:w="483"/>
        <w:gridCol w:w="483"/>
        <w:gridCol w:w="535"/>
        <w:gridCol w:w="535"/>
        <w:gridCol w:w="535"/>
        <w:gridCol w:w="535"/>
        <w:gridCol w:w="535"/>
        <w:gridCol w:w="535"/>
        <w:gridCol w:w="318"/>
        <w:gridCol w:w="372"/>
        <w:gridCol w:w="372"/>
        <w:gridCol w:w="372"/>
        <w:gridCol w:w="372"/>
        <w:gridCol w:w="372"/>
        <w:gridCol w:w="374"/>
        <w:gridCol w:w="374"/>
      </w:tblGrid>
      <w:tr w14:paraId="24C0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3E103A52">
            <w:pPr>
              <w:spacing w:after="0"/>
            </w:pPr>
            <w:r>
              <w:rPr>
                <w:sz w:val="17"/>
              </w:rPr>
              <w:t>类别</w:t>
            </w:r>
          </w:p>
        </w:tc>
        <w:tc>
          <w:tcPr>
            <w:tcW w:w="398" w:type="pct"/>
            <w:vAlign w:val="center"/>
          </w:tcPr>
          <w:p w14:paraId="60B3A0CC">
            <w:pPr>
              <w:spacing w:after="0"/>
            </w:pPr>
            <w:r>
              <w:rPr>
                <w:sz w:val="17"/>
              </w:rPr>
              <w:t>评估项目</w:t>
            </w:r>
          </w:p>
        </w:tc>
        <w:tc>
          <w:tcPr>
            <w:tcW w:w="175" w:type="pct"/>
            <w:vAlign w:val="center"/>
          </w:tcPr>
          <w:p w14:paraId="091A3B99">
            <w:pPr>
              <w:spacing w:after="0"/>
            </w:pPr>
            <w:r>
              <w:rPr>
                <w:sz w:val="17"/>
              </w:rPr>
              <w:t>V0</w:t>
            </w:r>
            <w:r>
              <w:rPr>
                <w:sz w:val="17"/>
              </w:rPr>
              <w:br w:type="textWrapping"/>
            </w:r>
            <w:r>
              <w:rPr>
                <w:sz w:val="17"/>
              </w:rPr>
              <w:t>筛选</w:t>
            </w:r>
            <w:r>
              <w:rPr>
                <w:sz w:val="17"/>
              </w:rPr>
              <w:br w:type="textWrapping"/>
            </w:r>
            <w:r>
              <w:rPr>
                <w:sz w:val="17"/>
              </w:rPr>
              <w:t>D-7~-1</w:t>
            </w:r>
          </w:p>
        </w:tc>
        <w:tc>
          <w:tcPr>
            <w:tcW w:w="165" w:type="pct"/>
            <w:vAlign w:val="center"/>
          </w:tcPr>
          <w:p w14:paraId="31287986">
            <w:pPr>
              <w:spacing w:after="0"/>
            </w:pPr>
            <w:r>
              <w:rPr>
                <w:sz w:val="17"/>
              </w:rPr>
              <w:t>V1</w:t>
            </w:r>
            <w:r>
              <w:rPr>
                <w:sz w:val="17"/>
              </w:rPr>
              <w:br w:type="textWrapping"/>
            </w:r>
            <w:r>
              <w:rPr>
                <w:sz w:val="17"/>
              </w:rPr>
              <w:t>基线</w:t>
            </w:r>
            <w:r>
              <w:rPr>
                <w:sz w:val="17"/>
              </w:rPr>
              <w:br w:type="textWrapping"/>
            </w:r>
            <w:r>
              <w:rPr>
                <w:sz w:val="17"/>
              </w:rPr>
              <w:t>D0</w:t>
            </w:r>
          </w:p>
        </w:tc>
        <w:tc>
          <w:tcPr>
            <w:tcW w:w="242" w:type="pct"/>
            <w:vAlign w:val="center"/>
          </w:tcPr>
          <w:p w14:paraId="5E1FA186">
            <w:pPr>
              <w:spacing w:after="0"/>
            </w:pPr>
            <w:r>
              <w:rPr>
                <w:sz w:val="17"/>
              </w:rPr>
              <w:t>W2</w:t>
            </w:r>
            <w:r>
              <w:rPr>
                <w:sz w:val="17"/>
              </w:rPr>
              <w:br w:type="textWrapping"/>
            </w:r>
            <w:r>
              <w:rPr>
                <w:sz w:val="17"/>
              </w:rPr>
              <w:t>D14±3</w:t>
            </w:r>
          </w:p>
        </w:tc>
        <w:tc>
          <w:tcPr>
            <w:tcW w:w="242" w:type="pct"/>
            <w:vAlign w:val="center"/>
          </w:tcPr>
          <w:p w14:paraId="3D08B9E1">
            <w:pPr>
              <w:spacing w:after="0"/>
            </w:pPr>
            <w:r>
              <w:rPr>
                <w:sz w:val="17"/>
              </w:rPr>
              <w:t>W4</w:t>
            </w:r>
            <w:r>
              <w:rPr>
                <w:sz w:val="17"/>
              </w:rPr>
              <w:br w:type="textWrapping"/>
            </w:r>
            <w:r>
              <w:rPr>
                <w:sz w:val="17"/>
              </w:rPr>
              <w:t>D28±3</w:t>
            </w:r>
          </w:p>
        </w:tc>
        <w:tc>
          <w:tcPr>
            <w:tcW w:w="242" w:type="pct"/>
            <w:vAlign w:val="center"/>
          </w:tcPr>
          <w:p w14:paraId="5D4EE48D">
            <w:pPr>
              <w:spacing w:after="0"/>
            </w:pPr>
            <w:r>
              <w:rPr>
                <w:sz w:val="17"/>
              </w:rPr>
              <w:t>W8</w:t>
            </w:r>
            <w:r>
              <w:rPr>
                <w:sz w:val="17"/>
              </w:rPr>
              <w:br w:type="textWrapping"/>
            </w:r>
            <w:r>
              <w:rPr>
                <w:sz w:val="17"/>
              </w:rPr>
              <w:t>D56±3</w:t>
            </w:r>
          </w:p>
        </w:tc>
        <w:tc>
          <w:tcPr>
            <w:tcW w:w="242" w:type="pct"/>
            <w:vAlign w:val="center"/>
          </w:tcPr>
          <w:p w14:paraId="18B3852C">
            <w:pPr>
              <w:spacing w:after="0"/>
            </w:pPr>
            <w:r>
              <w:rPr>
                <w:sz w:val="17"/>
              </w:rPr>
              <w:t>W12</w:t>
            </w:r>
            <w:r>
              <w:rPr>
                <w:sz w:val="17"/>
              </w:rPr>
              <w:br w:type="textWrapping"/>
            </w:r>
            <w:r>
              <w:rPr>
                <w:sz w:val="17"/>
              </w:rPr>
              <w:t>D84±7</w:t>
            </w:r>
          </w:p>
        </w:tc>
        <w:tc>
          <w:tcPr>
            <w:tcW w:w="268" w:type="pct"/>
            <w:vAlign w:val="center"/>
          </w:tcPr>
          <w:p w14:paraId="705111B3">
            <w:pPr>
              <w:spacing w:after="0"/>
            </w:pPr>
            <w:r>
              <w:rPr>
                <w:sz w:val="17"/>
              </w:rPr>
              <w:t>W16</w:t>
            </w:r>
            <w:r>
              <w:rPr>
                <w:sz w:val="17"/>
              </w:rPr>
              <w:br w:type="textWrapping"/>
            </w:r>
            <w:r>
              <w:rPr>
                <w:sz w:val="17"/>
              </w:rPr>
              <w:t>D112±7</w:t>
            </w:r>
          </w:p>
        </w:tc>
        <w:tc>
          <w:tcPr>
            <w:tcW w:w="268" w:type="pct"/>
            <w:vAlign w:val="center"/>
          </w:tcPr>
          <w:p w14:paraId="2817B2D7">
            <w:pPr>
              <w:spacing w:after="0"/>
            </w:pPr>
            <w:r>
              <w:rPr>
                <w:sz w:val="17"/>
              </w:rPr>
              <w:t>W20</w:t>
            </w:r>
            <w:r>
              <w:rPr>
                <w:sz w:val="17"/>
              </w:rPr>
              <w:br w:type="textWrapping"/>
            </w:r>
            <w:r>
              <w:rPr>
                <w:sz w:val="17"/>
              </w:rPr>
              <w:t>D140±7</w:t>
            </w:r>
          </w:p>
        </w:tc>
        <w:tc>
          <w:tcPr>
            <w:tcW w:w="268" w:type="pct"/>
            <w:vAlign w:val="center"/>
          </w:tcPr>
          <w:p w14:paraId="224D7591">
            <w:pPr>
              <w:spacing w:after="0"/>
            </w:pPr>
            <w:r>
              <w:rPr>
                <w:sz w:val="17"/>
              </w:rPr>
              <w:t>W24</w:t>
            </w:r>
            <w:r>
              <w:rPr>
                <w:sz w:val="17"/>
              </w:rPr>
              <w:br w:type="textWrapping"/>
            </w:r>
            <w:r>
              <w:rPr>
                <w:sz w:val="17"/>
              </w:rPr>
              <w:t>D168±7</w:t>
            </w:r>
          </w:p>
        </w:tc>
        <w:tc>
          <w:tcPr>
            <w:tcW w:w="268" w:type="pct"/>
            <w:vAlign w:val="center"/>
          </w:tcPr>
          <w:p w14:paraId="64BAEEB7">
            <w:pPr>
              <w:spacing w:after="0"/>
            </w:pPr>
            <w:r>
              <w:rPr>
                <w:sz w:val="17"/>
              </w:rPr>
              <w:t>W28</w:t>
            </w:r>
            <w:r>
              <w:rPr>
                <w:sz w:val="17"/>
              </w:rPr>
              <w:br w:type="textWrapping"/>
            </w:r>
            <w:r>
              <w:rPr>
                <w:sz w:val="17"/>
              </w:rPr>
              <w:t>D196±7</w:t>
            </w:r>
          </w:p>
        </w:tc>
        <w:tc>
          <w:tcPr>
            <w:tcW w:w="268" w:type="pct"/>
            <w:vAlign w:val="center"/>
          </w:tcPr>
          <w:p w14:paraId="1C8963DC">
            <w:pPr>
              <w:spacing w:after="0"/>
            </w:pPr>
            <w:r>
              <w:rPr>
                <w:sz w:val="17"/>
              </w:rPr>
              <w:t>W32</w:t>
            </w:r>
            <w:r>
              <w:rPr>
                <w:sz w:val="17"/>
              </w:rPr>
              <w:br w:type="textWrapping"/>
            </w:r>
            <w:r>
              <w:rPr>
                <w:sz w:val="17"/>
              </w:rPr>
              <w:t>D224±7</w:t>
            </w:r>
          </w:p>
        </w:tc>
        <w:tc>
          <w:tcPr>
            <w:tcW w:w="268" w:type="pct"/>
            <w:vAlign w:val="center"/>
          </w:tcPr>
          <w:p w14:paraId="7ED992C1">
            <w:pPr>
              <w:spacing w:after="0"/>
            </w:pPr>
            <w:r>
              <w:rPr>
                <w:sz w:val="17"/>
              </w:rPr>
              <w:t>W36</w:t>
            </w:r>
            <w:r>
              <w:rPr>
                <w:sz w:val="17"/>
              </w:rPr>
              <w:br w:type="textWrapping"/>
            </w:r>
            <w:r>
              <w:rPr>
                <w:sz w:val="17"/>
              </w:rPr>
              <w:t>D252±7</w:t>
            </w:r>
            <w:r>
              <w:rPr>
                <w:sz w:val="17"/>
              </w:rPr>
              <w:br w:type="textWrapping"/>
            </w:r>
            <w:r>
              <w:rPr>
                <w:sz w:val="17"/>
              </w:rPr>
              <w:t>EOT-9m</w:t>
            </w:r>
          </w:p>
        </w:tc>
        <w:tc>
          <w:tcPr>
            <w:tcW w:w="159" w:type="pct"/>
            <w:vAlign w:val="center"/>
          </w:tcPr>
          <w:p w14:paraId="2F791E33">
            <w:pPr>
              <w:spacing w:after="0"/>
            </w:pPr>
            <w:r>
              <w:rPr>
                <w:sz w:val="17"/>
              </w:rPr>
              <w:t>ET</w:t>
            </w:r>
            <w:r>
              <w:rPr>
                <w:sz w:val="17"/>
              </w:rPr>
              <w:br w:type="textWrapping"/>
            </w:r>
            <w:r>
              <w:rPr>
                <w:sz w:val="17"/>
              </w:rPr>
              <w:t>任意</w:t>
            </w:r>
          </w:p>
        </w:tc>
        <w:tc>
          <w:tcPr>
            <w:tcW w:w="186" w:type="pct"/>
            <w:vAlign w:val="center"/>
          </w:tcPr>
          <w:p w14:paraId="2814AAA7">
            <w:pPr>
              <w:spacing w:after="0"/>
            </w:pPr>
            <w:r>
              <w:rPr>
                <w:sz w:val="17"/>
              </w:rPr>
              <w:t>FV2</w:t>
            </w:r>
            <w:r>
              <w:rPr>
                <w:sz w:val="17"/>
              </w:rPr>
              <w:br w:type="textWrapping"/>
            </w:r>
            <w:r>
              <w:rPr>
                <w:sz w:val="17"/>
              </w:rPr>
              <w:t>+3月</w:t>
            </w:r>
            <w:r>
              <w:rPr>
                <w:sz w:val="17"/>
              </w:rPr>
              <w:br w:type="textWrapping"/>
            </w:r>
            <w:r>
              <w:rPr>
                <w:sz w:val="17"/>
              </w:rPr>
              <w:t>±14</w:t>
            </w:r>
          </w:p>
        </w:tc>
        <w:tc>
          <w:tcPr>
            <w:tcW w:w="186" w:type="pct"/>
            <w:vAlign w:val="center"/>
          </w:tcPr>
          <w:p w14:paraId="536693C6">
            <w:pPr>
              <w:spacing w:after="0"/>
            </w:pPr>
            <w:r>
              <w:rPr>
                <w:sz w:val="17"/>
              </w:rPr>
              <w:t>FV3</w:t>
            </w:r>
            <w:r>
              <w:rPr>
                <w:sz w:val="17"/>
              </w:rPr>
              <w:br w:type="textWrapping"/>
            </w:r>
            <w:r>
              <w:rPr>
                <w:sz w:val="17"/>
              </w:rPr>
              <w:t>+6月</w:t>
            </w:r>
            <w:r>
              <w:rPr>
                <w:sz w:val="17"/>
              </w:rPr>
              <w:br w:type="textWrapping"/>
            </w:r>
            <w:r>
              <w:rPr>
                <w:sz w:val="17"/>
              </w:rPr>
              <w:t>±14</w:t>
            </w:r>
          </w:p>
        </w:tc>
        <w:tc>
          <w:tcPr>
            <w:tcW w:w="186" w:type="pct"/>
            <w:vAlign w:val="center"/>
          </w:tcPr>
          <w:p w14:paraId="0BB861B5">
            <w:pPr>
              <w:spacing w:after="0"/>
            </w:pPr>
            <w:r>
              <w:rPr>
                <w:sz w:val="17"/>
              </w:rPr>
              <w:t>FV4</w:t>
            </w:r>
            <w:r>
              <w:rPr>
                <w:sz w:val="17"/>
              </w:rPr>
              <w:br w:type="textWrapping"/>
            </w:r>
            <w:r>
              <w:rPr>
                <w:sz w:val="17"/>
              </w:rPr>
              <w:t>+9月</w:t>
            </w:r>
            <w:r>
              <w:rPr>
                <w:sz w:val="17"/>
              </w:rPr>
              <w:br w:type="textWrapping"/>
            </w:r>
            <w:r>
              <w:rPr>
                <w:sz w:val="17"/>
              </w:rPr>
              <w:t>±14</w:t>
            </w:r>
          </w:p>
        </w:tc>
        <w:tc>
          <w:tcPr>
            <w:tcW w:w="186" w:type="pct"/>
            <w:vAlign w:val="center"/>
          </w:tcPr>
          <w:p w14:paraId="34E4D1B4">
            <w:pPr>
              <w:spacing w:after="0"/>
            </w:pPr>
            <w:r>
              <w:rPr>
                <w:sz w:val="17"/>
              </w:rPr>
              <w:t>FV5</w:t>
            </w:r>
            <w:r>
              <w:rPr>
                <w:sz w:val="17"/>
              </w:rPr>
              <w:br w:type="textWrapping"/>
            </w:r>
            <w:r>
              <w:rPr>
                <w:sz w:val="17"/>
              </w:rPr>
              <w:t>+12月</w:t>
            </w:r>
            <w:r>
              <w:rPr>
                <w:sz w:val="17"/>
              </w:rPr>
              <w:br w:type="textWrapping"/>
            </w:r>
            <w:r>
              <w:rPr>
                <w:sz w:val="17"/>
              </w:rPr>
              <w:t>±14</w:t>
            </w:r>
          </w:p>
        </w:tc>
        <w:tc>
          <w:tcPr>
            <w:tcW w:w="186" w:type="pct"/>
            <w:vAlign w:val="center"/>
          </w:tcPr>
          <w:p w14:paraId="380E2C87">
            <w:pPr>
              <w:spacing w:after="0"/>
            </w:pPr>
            <w:r>
              <w:rPr>
                <w:sz w:val="17"/>
              </w:rPr>
              <w:t>FV6</w:t>
            </w:r>
            <w:r>
              <w:rPr>
                <w:sz w:val="17"/>
              </w:rPr>
              <w:br w:type="textWrapping"/>
            </w:r>
            <w:r>
              <w:rPr>
                <w:sz w:val="17"/>
              </w:rPr>
              <w:t>+18月</w:t>
            </w:r>
            <w:r>
              <w:rPr>
                <w:sz w:val="17"/>
              </w:rPr>
              <w:br w:type="textWrapping"/>
            </w:r>
            <w:r>
              <w:rPr>
                <w:sz w:val="17"/>
              </w:rPr>
              <w:t>±14</w:t>
            </w:r>
          </w:p>
        </w:tc>
        <w:tc>
          <w:tcPr>
            <w:tcW w:w="187" w:type="pct"/>
            <w:vAlign w:val="center"/>
          </w:tcPr>
          <w:p w14:paraId="7A1D6AFF">
            <w:pPr>
              <w:spacing w:after="0"/>
            </w:pPr>
            <w:r>
              <w:rPr>
                <w:sz w:val="17"/>
              </w:rPr>
              <w:t>FV7</w:t>
            </w:r>
            <w:r>
              <w:rPr>
                <w:sz w:val="17"/>
              </w:rPr>
              <w:br w:type="textWrapping"/>
            </w:r>
            <w:r>
              <w:rPr>
                <w:sz w:val="17"/>
              </w:rPr>
              <w:t>+24月</w:t>
            </w:r>
            <w:r>
              <w:rPr>
                <w:sz w:val="17"/>
              </w:rPr>
              <w:br w:type="textWrapping"/>
            </w:r>
            <w:r>
              <w:rPr>
                <w:sz w:val="17"/>
              </w:rPr>
              <w:t>±14</w:t>
            </w:r>
          </w:p>
        </w:tc>
        <w:tc>
          <w:tcPr>
            <w:tcW w:w="187" w:type="pct"/>
            <w:vAlign w:val="center"/>
          </w:tcPr>
          <w:p w14:paraId="58D0D4F6">
            <w:pPr>
              <w:spacing w:after="0"/>
              <w:rPr>
                <w:rFonts w:hint="eastAsia"/>
                <w:sz w:val="17"/>
                <w:lang w:val="en-US" w:eastAsia="zh-CN"/>
              </w:rPr>
            </w:pPr>
            <w:r>
              <w:rPr>
                <w:rFonts w:hint="eastAsia"/>
                <w:sz w:val="17"/>
                <w:lang w:val="en-US" w:eastAsia="zh-CN"/>
              </w:rPr>
              <w:t>R？</w:t>
            </w:r>
          </w:p>
          <w:p w14:paraId="3AB32486">
            <w:pPr>
              <w:spacing w:after="0"/>
              <w:rPr>
                <w:sz w:val="17"/>
              </w:rPr>
            </w:pPr>
            <w:r>
              <w:rPr>
                <w:rFonts w:hint="eastAsia"/>
                <w:sz w:val="17"/>
                <w:lang w:val="en-US" w:eastAsia="zh-CN"/>
              </w:rPr>
              <w:t>疑似复发</w:t>
            </w:r>
          </w:p>
        </w:tc>
      </w:tr>
      <w:tr w14:paraId="1564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5B5A0CE5">
            <w:pPr>
              <w:spacing w:after="0"/>
            </w:pPr>
            <w:r>
              <w:rPr>
                <w:sz w:val="17"/>
              </w:rPr>
              <w:t>管理/入组</w:t>
            </w:r>
          </w:p>
        </w:tc>
        <w:tc>
          <w:tcPr>
            <w:tcW w:w="398" w:type="pct"/>
            <w:vAlign w:val="center"/>
          </w:tcPr>
          <w:p w14:paraId="6AB0AF55">
            <w:pPr>
              <w:spacing w:after="0"/>
            </w:pPr>
            <w:r>
              <w:rPr>
                <w:sz w:val="17"/>
              </w:rPr>
              <w:t>书面知情同意</w:t>
            </w:r>
          </w:p>
        </w:tc>
        <w:tc>
          <w:tcPr>
            <w:tcW w:w="175" w:type="pct"/>
            <w:vAlign w:val="center"/>
          </w:tcPr>
          <w:p w14:paraId="75A4E9B0">
            <w:pPr>
              <w:spacing w:after="0"/>
            </w:pPr>
            <w:r>
              <w:rPr>
                <w:sz w:val="17"/>
              </w:rPr>
              <w:t>X</w:t>
            </w:r>
          </w:p>
        </w:tc>
        <w:tc>
          <w:tcPr>
            <w:tcW w:w="165" w:type="pct"/>
            <w:vAlign w:val="center"/>
          </w:tcPr>
          <w:p w14:paraId="732AE4F5">
            <w:pPr>
              <w:spacing w:after="0"/>
            </w:pPr>
            <w:r>
              <w:rPr>
                <w:sz w:val="17"/>
              </w:rPr>
              <w:t>-</w:t>
            </w:r>
          </w:p>
        </w:tc>
        <w:tc>
          <w:tcPr>
            <w:tcW w:w="242" w:type="pct"/>
            <w:vAlign w:val="center"/>
          </w:tcPr>
          <w:p w14:paraId="304D565D">
            <w:pPr>
              <w:spacing w:after="0"/>
            </w:pPr>
            <w:r>
              <w:rPr>
                <w:sz w:val="17"/>
              </w:rPr>
              <w:t>-</w:t>
            </w:r>
          </w:p>
        </w:tc>
        <w:tc>
          <w:tcPr>
            <w:tcW w:w="242" w:type="pct"/>
            <w:vAlign w:val="center"/>
          </w:tcPr>
          <w:p w14:paraId="24A92267">
            <w:pPr>
              <w:spacing w:after="0"/>
            </w:pPr>
            <w:r>
              <w:rPr>
                <w:sz w:val="17"/>
              </w:rPr>
              <w:t>-</w:t>
            </w:r>
          </w:p>
        </w:tc>
        <w:tc>
          <w:tcPr>
            <w:tcW w:w="242" w:type="pct"/>
            <w:vAlign w:val="center"/>
          </w:tcPr>
          <w:p w14:paraId="7F949EAA">
            <w:pPr>
              <w:spacing w:after="0"/>
            </w:pPr>
            <w:r>
              <w:rPr>
                <w:sz w:val="17"/>
              </w:rPr>
              <w:t>-</w:t>
            </w:r>
          </w:p>
        </w:tc>
        <w:tc>
          <w:tcPr>
            <w:tcW w:w="242" w:type="pct"/>
            <w:vAlign w:val="center"/>
          </w:tcPr>
          <w:p w14:paraId="1AC2C44A">
            <w:pPr>
              <w:spacing w:after="0"/>
            </w:pPr>
            <w:r>
              <w:rPr>
                <w:sz w:val="17"/>
              </w:rPr>
              <w:t>-</w:t>
            </w:r>
          </w:p>
        </w:tc>
        <w:tc>
          <w:tcPr>
            <w:tcW w:w="268" w:type="pct"/>
            <w:vAlign w:val="center"/>
          </w:tcPr>
          <w:p w14:paraId="6E0C475C">
            <w:pPr>
              <w:spacing w:after="0"/>
            </w:pPr>
            <w:r>
              <w:rPr>
                <w:sz w:val="17"/>
              </w:rPr>
              <w:t>-</w:t>
            </w:r>
          </w:p>
        </w:tc>
        <w:tc>
          <w:tcPr>
            <w:tcW w:w="268" w:type="pct"/>
            <w:vAlign w:val="center"/>
          </w:tcPr>
          <w:p w14:paraId="7D1AE471">
            <w:pPr>
              <w:spacing w:after="0"/>
            </w:pPr>
            <w:r>
              <w:rPr>
                <w:sz w:val="17"/>
              </w:rPr>
              <w:t>-</w:t>
            </w:r>
          </w:p>
        </w:tc>
        <w:tc>
          <w:tcPr>
            <w:tcW w:w="268" w:type="pct"/>
            <w:vAlign w:val="center"/>
          </w:tcPr>
          <w:p w14:paraId="6CD906F7">
            <w:pPr>
              <w:spacing w:after="0"/>
            </w:pPr>
            <w:r>
              <w:rPr>
                <w:sz w:val="17"/>
              </w:rPr>
              <w:t>-</w:t>
            </w:r>
          </w:p>
        </w:tc>
        <w:tc>
          <w:tcPr>
            <w:tcW w:w="268" w:type="pct"/>
            <w:vAlign w:val="center"/>
          </w:tcPr>
          <w:p w14:paraId="79699713">
            <w:pPr>
              <w:spacing w:after="0"/>
            </w:pPr>
            <w:r>
              <w:rPr>
                <w:sz w:val="17"/>
              </w:rPr>
              <w:t>-</w:t>
            </w:r>
          </w:p>
        </w:tc>
        <w:tc>
          <w:tcPr>
            <w:tcW w:w="268" w:type="pct"/>
            <w:vAlign w:val="center"/>
          </w:tcPr>
          <w:p w14:paraId="6D7DF620">
            <w:pPr>
              <w:spacing w:after="0"/>
            </w:pPr>
            <w:r>
              <w:rPr>
                <w:sz w:val="17"/>
              </w:rPr>
              <w:t>-</w:t>
            </w:r>
          </w:p>
        </w:tc>
        <w:tc>
          <w:tcPr>
            <w:tcW w:w="268" w:type="pct"/>
            <w:vAlign w:val="center"/>
          </w:tcPr>
          <w:p w14:paraId="402E83FD">
            <w:pPr>
              <w:spacing w:after="0"/>
            </w:pPr>
            <w:r>
              <w:rPr>
                <w:sz w:val="17"/>
              </w:rPr>
              <w:t>-</w:t>
            </w:r>
          </w:p>
        </w:tc>
        <w:tc>
          <w:tcPr>
            <w:tcW w:w="159" w:type="pct"/>
            <w:vAlign w:val="center"/>
          </w:tcPr>
          <w:p w14:paraId="5999BF2F">
            <w:pPr>
              <w:spacing w:after="0"/>
            </w:pPr>
            <w:r>
              <w:rPr>
                <w:sz w:val="17"/>
              </w:rPr>
              <w:t>-</w:t>
            </w:r>
          </w:p>
        </w:tc>
        <w:tc>
          <w:tcPr>
            <w:tcW w:w="186" w:type="pct"/>
            <w:vAlign w:val="center"/>
          </w:tcPr>
          <w:p w14:paraId="58A7611A">
            <w:pPr>
              <w:spacing w:after="0"/>
            </w:pPr>
            <w:r>
              <w:rPr>
                <w:sz w:val="17"/>
              </w:rPr>
              <w:t>-</w:t>
            </w:r>
          </w:p>
        </w:tc>
        <w:tc>
          <w:tcPr>
            <w:tcW w:w="186" w:type="pct"/>
            <w:vAlign w:val="center"/>
          </w:tcPr>
          <w:p w14:paraId="71C51C35">
            <w:pPr>
              <w:spacing w:after="0"/>
            </w:pPr>
            <w:r>
              <w:rPr>
                <w:sz w:val="17"/>
              </w:rPr>
              <w:t>-</w:t>
            </w:r>
          </w:p>
        </w:tc>
        <w:tc>
          <w:tcPr>
            <w:tcW w:w="186" w:type="pct"/>
            <w:vAlign w:val="center"/>
          </w:tcPr>
          <w:p w14:paraId="13AC9006">
            <w:pPr>
              <w:spacing w:after="0"/>
            </w:pPr>
            <w:r>
              <w:rPr>
                <w:sz w:val="17"/>
              </w:rPr>
              <w:t>-</w:t>
            </w:r>
          </w:p>
        </w:tc>
        <w:tc>
          <w:tcPr>
            <w:tcW w:w="186" w:type="pct"/>
            <w:vAlign w:val="center"/>
          </w:tcPr>
          <w:p w14:paraId="0DF0E8D3">
            <w:pPr>
              <w:spacing w:after="0"/>
            </w:pPr>
            <w:r>
              <w:rPr>
                <w:sz w:val="17"/>
              </w:rPr>
              <w:t>-</w:t>
            </w:r>
          </w:p>
        </w:tc>
        <w:tc>
          <w:tcPr>
            <w:tcW w:w="186" w:type="pct"/>
            <w:vAlign w:val="center"/>
          </w:tcPr>
          <w:p w14:paraId="1B842561">
            <w:pPr>
              <w:spacing w:after="0"/>
            </w:pPr>
            <w:r>
              <w:rPr>
                <w:sz w:val="17"/>
              </w:rPr>
              <w:t>-</w:t>
            </w:r>
          </w:p>
        </w:tc>
        <w:tc>
          <w:tcPr>
            <w:tcW w:w="187" w:type="pct"/>
            <w:vAlign w:val="center"/>
          </w:tcPr>
          <w:p w14:paraId="11CDDE4F">
            <w:pPr>
              <w:spacing w:after="0"/>
            </w:pPr>
            <w:r>
              <w:rPr>
                <w:sz w:val="17"/>
              </w:rPr>
              <w:t>-</w:t>
            </w:r>
          </w:p>
        </w:tc>
        <w:tc>
          <w:tcPr>
            <w:tcW w:w="187" w:type="pct"/>
            <w:vAlign w:val="center"/>
          </w:tcPr>
          <w:p w14:paraId="5CED4043">
            <w:pPr>
              <w:spacing w:after="0"/>
              <w:rPr>
                <w:sz w:val="17"/>
              </w:rPr>
            </w:pPr>
            <w:r>
              <w:rPr>
                <w:sz w:val="17"/>
              </w:rPr>
              <w:t>-</w:t>
            </w:r>
          </w:p>
        </w:tc>
      </w:tr>
      <w:tr w14:paraId="1A37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D6D08CC">
            <w:pPr>
              <w:spacing w:after="0"/>
            </w:pPr>
            <w:r>
              <w:rPr>
                <w:sz w:val="17"/>
              </w:rPr>
              <w:t>管理/入组</w:t>
            </w:r>
          </w:p>
        </w:tc>
        <w:tc>
          <w:tcPr>
            <w:tcW w:w="398" w:type="pct"/>
            <w:vAlign w:val="center"/>
          </w:tcPr>
          <w:p w14:paraId="35C4E0B4">
            <w:pPr>
              <w:spacing w:after="0"/>
            </w:pPr>
            <w:r>
              <w:rPr>
                <w:sz w:val="17"/>
              </w:rPr>
              <w:t>入排标准评估</w:t>
            </w:r>
          </w:p>
        </w:tc>
        <w:tc>
          <w:tcPr>
            <w:tcW w:w="175" w:type="pct"/>
            <w:vAlign w:val="center"/>
          </w:tcPr>
          <w:p w14:paraId="43717B14">
            <w:pPr>
              <w:spacing w:after="0"/>
            </w:pPr>
            <w:r>
              <w:rPr>
                <w:sz w:val="17"/>
              </w:rPr>
              <w:t>X</w:t>
            </w:r>
          </w:p>
        </w:tc>
        <w:tc>
          <w:tcPr>
            <w:tcW w:w="165" w:type="pct"/>
            <w:vAlign w:val="center"/>
          </w:tcPr>
          <w:p w14:paraId="720FC701">
            <w:pPr>
              <w:spacing w:after="0"/>
            </w:pPr>
            <w:r>
              <w:rPr>
                <w:sz w:val="17"/>
              </w:rPr>
              <w:t>X</w:t>
            </w:r>
          </w:p>
        </w:tc>
        <w:tc>
          <w:tcPr>
            <w:tcW w:w="242" w:type="pct"/>
            <w:vAlign w:val="center"/>
          </w:tcPr>
          <w:p w14:paraId="0585EDCD">
            <w:pPr>
              <w:spacing w:after="0"/>
            </w:pPr>
            <w:r>
              <w:rPr>
                <w:sz w:val="17"/>
              </w:rPr>
              <w:t>-</w:t>
            </w:r>
          </w:p>
        </w:tc>
        <w:tc>
          <w:tcPr>
            <w:tcW w:w="242" w:type="pct"/>
            <w:vAlign w:val="center"/>
          </w:tcPr>
          <w:p w14:paraId="3A7220C7">
            <w:pPr>
              <w:spacing w:after="0"/>
            </w:pPr>
            <w:r>
              <w:rPr>
                <w:sz w:val="17"/>
              </w:rPr>
              <w:t>-</w:t>
            </w:r>
          </w:p>
        </w:tc>
        <w:tc>
          <w:tcPr>
            <w:tcW w:w="242" w:type="pct"/>
            <w:vAlign w:val="center"/>
          </w:tcPr>
          <w:p w14:paraId="44EC1754">
            <w:pPr>
              <w:spacing w:after="0"/>
            </w:pPr>
            <w:r>
              <w:rPr>
                <w:sz w:val="17"/>
              </w:rPr>
              <w:t>-</w:t>
            </w:r>
          </w:p>
        </w:tc>
        <w:tc>
          <w:tcPr>
            <w:tcW w:w="242" w:type="pct"/>
            <w:vAlign w:val="center"/>
          </w:tcPr>
          <w:p w14:paraId="0916455E">
            <w:pPr>
              <w:spacing w:after="0"/>
            </w:pPr>
            <w:r>
              <w:rPr>
                <w:sz w:val="17"/>
              </w:rPr>
              <w:t>-</w:t>
            </w:r>
          </w:p>
        </w:tc>
        <w:tc>
          <w:tcPr>
            <w:tcW w:w="268" w:type="pct"/>
            <w:vAlign w:val="center"/>
          </w:tcPr>
          <w:p w14:paraId="57229EED">
            <w:pPr>
              <w:spacing w:after="0"/>
            </w:pPr>
            <w:r>
              <w:rPr>
                <w:sz w:val="17"/>
              </w:rPr>
              <w:t>-</w:t>
            </w:r>
          </w:p>
        </w:tc>
        <w:tc>
          <w:tcPr>
            <w:tcW w:w="268" w:type="pct"/>
            <w:vAlign w:val="center"/>
          </w:tcPr>
          <w:p w14:paraId="3D67C0C1">
            <w:pPr>
              <w:spacing w:after="0"/>
            </w:pPr>
            <w:r>
              <w:rPr>
                <w:sz w:val="17"/>
              </w:rPr>
              <w:t>-</w:t>
            </w:r>
          </w:p>
        </w:tc>
        <w:tc>
          <w:tcPr>
            <w:tcW w:w="268" w:type="pct"/>
            <w:vAlign w:val="center"/>
          </w:tcPr>
          <w:p w14:paraId="5E65FA99">
            <w:pPr>
              <w:spacing w:after="0"/>
            </w:pPr>
            <w:r>
              <w:rPr>
                <w:sz w:val="17"/>
              </w:rPr>
              <w:t>-</w:t>
            </w:r>
          </w:p>
        </w:tc>
        <w:tc>
          <w:tcPr>
            <w:tcW w:w="268" w:type="pct"/>
            <w:vAlign w:val="center"/>
          </w:tcPr>
          <w:p w14:paraId="7828C578">
            <w:pPr>
              <w:spacing w:after="0"/>
            </w:pPr>
            <w:r>
              <w:rPr>
                <w:sz w:val="17"/>
              </w:rPr>
              <w:t>-</w:t>
            </w:r>
          </w:p>
        </w:tc>
        <w:tc>
          <w:tcPr>
            <w:tcW w:w="268" w:type="pct"/>
            <w:vAlign w:val="center"/>
          </w:tcPr>
          <w:p w14:paraId="3BBB8B03">
            <w:pPr>
              <w:spacing w:after="0"/>
            </w:pPr>
            <w:r>
              <w:rPr>
                <w:sz w:val="17"/>
              </w:rPr>
              <w:t>-</w:t>
            </w:r>
          </w:p>
        </w:tc>
        <w:tc>
          <w:tcPr>
            <w:tcW w:w="268" w:type="pct"/>
            <w:vAlign w:val="center"/>
          </w:tcPr>
          <w:p w14:paraId="0C7BD8F7">
            <w:pPr>
              <w:spacing w:after="0"/>
            </w:pPr>
            <w:r>
              <w:rPr>
                <w:sz w:val="17"/>
              </w:rPr>
              <w:t>-</w:t>
            </w:r>
          </w:p>
        </w:tc>
        <w:tc>
          <w:tcPr>
            <w:tcW w:w="159" w:type="pct"/>
            <w:vAlign w:val="center"/>
          </w:tcPr>
          <w:p w14:paraId="47C34BD1">
            <w:pPr>
              <w:spacing w:after="0"/>
            </w:pPr>
            <w:r>
              <w:rPr>
                <w:sz w:val="17"/>
              </w:rPr>
              <w:t>-</w:t>
            </w:r>
          </w:p>
        </w:tc>
        <w:tc>
          <w:tcPr>
            <w:tcW w:w="186" w:type="pct"/>
            <w:vAlign w:val="center"/>
          </w:tcPr>
          <w:p w14:paraId="7E0365E5">
            <w:pPr>
              <w:spacing w:after="0"/>
            </w:pPr>
            <w:r>
              <w:rPr>
                <w:sz w:val="17"/>
              </w:rPr>
              <w:t>-</w:t>
            </w:r>
          </w:p>
        </w:tc>
        <w:tc>
          <w:tcPr>
            <w:tcW w:w="186" w:type="pct"/>
            <w:vAlign w:val="center"/>
          </w:tcPr>
          <w:p w14:paraId="3D72575D">
            <w:pPr>
              <w:spacing w:after="0"/>
            </w:pPr>
            <w:r>
              <w:rPr>
                <w:sz w:val="17"/>
              </w:rPr>
              <w:t>-</w:t>
            </w:r>
          </w:p>
        </w:tc>
        <w:tc>
          <w:tcPr>
            <w:tcW w:w="186" w:type="pct"/>
            <w:vAlign w:val="center"/>
          </w:tcPr>
          <w:p w14:paraId="08D13B86">
            <w:pPr>
              <w:spacing w:after="0"/>
            </w:pPr>
            <w:r>
              <w:rPr>
                <w:sz w:val="17"/>
              </w:rPr>
              <w:t>-</w:t>
            </w:r>
          </w:p>
        </w:tc>
        <w:tc>
          <w:tcPr>
            <w:tcW w:w="186" w:type="pct"/>
            <w:vAlign w:val="center"/>
          </w:tcPr>
          <w:p w14:paraId="2809BFD3">
            <w:pPr>
              <w:spacing w:after="0"/>
            </w:pPr>
            <w:r>
              <w:rPr>
                <w:sz w:val="17"/>
              </w:rPr>
              <w:t>-</w:t>
            </w:r>
          </w:p>
        </w:tc>
        <w:tc>
          <w:tcPr>
            <w:tcW w:w="186" w:type="pct"/>
            <w:vAlign w:val="center"/>
          </w:tcPr>
          <w:p w14:paraId="497958A2">
            <w:pPr>
              <w:spacing w:after="0"/>
            </w:pPr>
            <w:r>
              <w:rPr>
                <w:sz w:val="17"/>
              </w:rPr>
              <w:t>-</w:t>
            </w:r>
          </w:p>
        </w:tc>
        <w:tc>
          <w:tcPr>
            <w:tcW w:w="187" w:type="pct"/>
            <w:vAlign w:val="center"/>
          </w:tcPr>
          <w:p w14:paraId="0E235060">
            <w:pPr>
              <w:spacing w:after="0"/>
            </w:pPr>
            <w:r>
              <w:rPr>
                <w:sz w:val="17"/>
              </w:rPr>
              <w:t>-</w:t>
            </w:r>
          </w:p>
        </w:tc>
        <w:tc>
          <w:tcPr>
            <w:tcW w:w="187" w:type="pct"/>
            <w:vAlign w:val="center"/>
          </w:tcPr>
          <w:p w14:paraId="1B508169">
            <w:pPr>
              <w:spacing w:after="0"/>
              <w:rPr>
                <w:sz w:val="17"/>
              </w:rPr>
            </w:pPr>
            <w:r>
              <w:rPr>
                <w:sz w:val="17"/>
              </w:rPr>
              <w:t>-</w:t>
            </w:r>
          </w:p>
        </w:tc>
      </w:tr>
      <w:tr w14:paraId="2EDF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29BB751B">
            <w:pPr>
              <w:spacing w:after="0"/>
            </w:pPr>
            <w:r>
              <w:rPr>
                <w:sz w:val="17"/>
              </w:rPr>
              <w:t>管理/入组</w:t>
            </w:r>
          </w:p>
        </w:tc>
        <w:tc>
          <w:tcPr>
            <w:tcW w:w="398" w:type="pct"/>
            <w:vAlign w:val="center"/>
          </w:tcPr>
          <w:p w14:paraId="32928295">
            <w:pPr>
              <w:spacing w:after="0"/>
            </w:pPr>
            <w:r>
              <w:rPr>
                <w:sz w:val="17"/>
              </w:rPr>
              <w:t>随机分组/分配方案</w:t>
            </w:r>
          </w:p>
        </w:tc>
        <w:tc>
          <w:tcPr>
            <w:tcW w:w="175" w:type="pct"/>
            <w:vAlign w:val="center"/>
          </w:tcPr>
          <w:p w14:paraId="19334E5F">
            <w:pPr>
              <w:spacing w:after="0"/>
            </w:pPr>
            <w:r>
              <w:rPr>
                <w:sz w:val="17"/>
              </w:rPr>
              <w:t>-</w:t>
            </w:r>
          </w:p>
        </w:tc>
        <w:tc>
          <w:tcPr>
            <w:tcW w:w="165" w:type="pct"/>
            <w:vAlign w:val="center"/>
          </w:tcPr>
          <w:p w14:paraId="66ADF82B">
            <w:pPr>
              <w:spacing w:after="0"/>
            </w:pPr>
            <w:r>
              <w:rPr>
                <w:sz w:val="17"/>
              </w:rPr>
              <w:t>X</w:t>
            </w:r>
          </w:p>
        </w:tc>
        <w:tc>
          <w:tcPr>
            <w:tcW w:w="242" w:type="pct"/>
            <w:vAlign w:val="center"/>
          </w:tcPr>
          <w:p w14:paraId="6103A813">
            <w:pPr>
              <w:spacing w:after="0"/>
            </w:pPr>
            <w:r>
              <w:rPr>
                <w:sz w:val="17"/>
              </w:rPr>
              <w:t>-</w:t>
            </w:r>
          </w:p>
        </w:tc>
        <w:tc>
          <w:tcPr>
            <w:tcW w:w="242" w:type="pct"/>
            <w:vAlign w:val="center"/>
          </w:tcPr>
          <w:p w14:paraId="31EC22C9">
            <w:pPr>
              <w:spacing w:after="0"/>
            </w:pPr>
            <w:r>
              <w:rPr>
                <w:sz w:val="17"/>
              </w:rPr>
              <w:t>-</w:t>
            </w:r>
          </w:p>
        </w:tc>
        <w:tc>
          <w:tcPr>
            <w:tcW w:w="242" w:type="pct"/>
            <w:vAlign w:val="center"/>
          </w:tcPr>
          <w:p w14:paraId="5E6DAC66">
            <w:pPr>
              <w:spacing w:after="0"/>
            </w:pPr>
            <w:r>
              <w:rPr>
                <w:sz w:val="17"/>
              </w:rPr>
              <w:t>-</w:t>
            </w:r>
          </w:p>
        </w:tc>
        <w:tc>
          <w:tcPr>
            <w:tcW w:w="242" w:type="pct"/>
            <w:vAlign w:val="center"/>
          </w:tcPr>
          <w:p w14:paraId="65BF55E1">
            <w:pPr>
              <w:spacing w:after="0"/>
            </w:pPr>
            <w:r>
              <w:rPr>
                <w:sz w:val="17"/>
              </w:rPr>
              <w:t>-</w:t>
            </w:r>
          </w:p>
        </w:tc>
        <w:tc>
          <w:tcPr>
            <w:tcW w:w="268" w:type="pct"/>
            <w:vAlign w:val="center"/>
          </w:tcPr>
          <w:p w14:paraId="4155B2E7">
            <w:pPr>
              <w:spacing w:after="0"/>
            </w:pPr>
            <w:r>
              <w:rPr>
                <w:sz w:val="17"/>
              </w:rPr>
              <w:t>-</w:t>
            </w:r>
          </w:p>
        </w:tc>
        <w:tc>
          <w:tcPr>
            <w:tcW w:w="268" w:type="pct"/>
            <w:vAlign w:val="center"/>
          </w:tcPr>
          <w:p w14:paraId="4E63C9E9">
            <w:pPr>
              <w:spacing w:after="0"/>
            </w:pPr>
            <w:r>
              <w:rPr>
                <w:sz w:val="17"/>
              </w:rPr>
              <w:t>-</w:t>
            </w:r>
          </w:p>
        </w:tc>
        <w:tc>
          <w:tcPr>
            <w:tcW w:w="268" w:type="pct"/>
            <w:vAlign w:val="center"/>
          </w:tcPr>
          <w:p w14:paraId="2A0ECFC8">
            <w:pPr>
              <w:spacing w:after="0"/>
            </w:pPr>
            <w:r>
              <w:rPr>
                <w:sz w:val="17"/>
              </w:rPr>
              <w:t>-</w:t>
            </w:r>
          </w:p>
        </w:tc>
        <w:tc>
          <w:tcPr>
            <w:tcW w:w="268" w:type="pct"/>
            <w:vAlign w:val="center"/>
          </w:tcPr>
          <w:p w14:paraId="1A34F9C7">
            <w:pPr>
              <w:spacing w:after="0"/>
            </w:pPr>
            <w:r>
              <w:rPr>
                <w:sz w:val="17"/>
              </w:rPr>
              <w:t>-</w:t>
            </w:r>
          </w:p>
        </w:tc>
        <w:tc>
          <w:tcPr>
            <w:tcW w:w="268" w:type="pct"/>
            <w:vAlign w:val="center"/>
          </w:tcPr>
          <w:p w14:paraId="2068B05B">
            <w:pPr>
              <w:spacing w:after="0"/>
            </w:pPr>
            <w:r>
              <w:rPr>
                <w:sz w:val="17"/>
              </w:rPr>
              <w:t>-</w:t>
            </w:r>
          </w:p>
        </w:tc>
        <w:tc>
          <w:tcPr>
            <w:tcW w:w="268" w:type="pct"/>
            <w:vAlign w:val="center"/>
          </w:tcPr>
          <w:p w14:paraId="702082E8">
            <w:pPr>
              <w:spacing w:after="0"/>
            </w:pPr>
            <w:r>
              <w:rPr>
                <w:sz w:val="17"/>
              </w:rPr>
              <w:t>-</w:t>
            </w:r>
          </w:p>
        </w:tc>
        <w:tc>
          <w:tcPr>
            <w:tcW w:w="159" w:type="pct"/>
            <w:vAlign w:val="center"/>
          </w:tcPr>
          <w:p w14:paraId="2E9BE0EB">
            <w:pPr>
              <w:spacing w:after="0"/>
            </w:pPr>
            <w:r>
              <w:rPr>
                <w:sz w:val="17"/>
              </w:rPr>
              <w:t>-</w:t>
            </w:r>
          </w:p>
        </w:tc>
        <w:tc>
          <w:tcPr>
            <w:tcW w:w="186" w:type="pct"/>
            <w:vAlign w:val="center"/>
          </w:tcPr>
          <w:p w14:paraId="57830D21">
            <w:pPr>
              <w:spacing w:after="0"/>
            </w:pPr>
            <w:r>
              <w:rPr>
                <w:sz w:val="17"/>
              </w:rPr>
              <w:t>-</w:t>
            </w:r>
          </w:p>
        </w:tc>
        <w:tc>
          <w:tcPr>
            <w:tcW w:w="186" w:type="pct"/>
            <w:vAlign w:val="center"/>
          </w:tcPr>
          <w:p w14:paraId="0C34F056">
            <w:pPr>
              <w:spacing w:after="0"/>
            </w:pPr>
            <w:r>
              <w:rPr>
                <w:sz w:val="17"/>
              </w:rPr>
              <w:t>-</w:t>
            </w:r>
          </w:p>
        </w:tc>
        <w:tc>
          <w:tcPr>
            <w:tcW w:w="186" w:type="pct"/>
            <w:vAlign w:val="center"/>
          </w:tcPr>
          <w:p w14:paraId="7650B577">
            <w:pPr>
              <w:spacing w:after="0"/>
            </w:pPr>
            <w:r>
              <w:rPr>
                <w:sz w:val="17"/>
              </w:rPr>
              <w:t>-</w:t>
            </w:r>
          </w:p>
        </w:tc>
        <w:tc>
          <w:tcPr>
            <w:tcW w:w="186" w:type="pct"/>
            <w:vAlign w:val="center"/>
          </w:tcPr>
          <w:p w14:paraId="06CC4170">
            <w:pPr>
              <w:spacing w:after="0"/>
            </w:pPr>
            <w:r>
              <w:rPr>
                <w:sz w:val="17"/>
              </w:rPr>
              <w:t>-</w:t>
            </w:r>
          </w:p>
        </w:tc>
        <w:tc>
          <w:tcPr>
            <w:tcW w:w="186" w:type="pct"/>
            <w:vAlign w:val="center"/>
          </w:tcPr>
          <w:p w14:paraId="698C9F05">
            <w:pPr>
              <w:spacing w:after="0"/>
            </w:pPr>
            <w:r>
              <w:rPr>
                <w:sz w:val="17"/>
              </w:rPr>
              <w:t>-</w:t>
            </w:r>
          </w:p>
        </w:tc>
        <w:tc>
          <w:tcPr>
            <w:tcW w:w="187" w:type="pct"/>
            <w:vAlign w:val="center"/>
          </w:tcPr>
          <w:p w14:paraId="261F52E7">
            <w:pPr>
              <w:spacing w:after="0"/>
            </w:pPr>
            <w:r>
              <w:rPr>
                <w:sz w:val="17"/>
              </w:rPr>
              <w:t>-</w:t>
            </w:r>
          </w:p>
        </w:tc>
        <w:tc>
          <w:tcPr>
            <w:tcW w:w="187" w:type="pct"/>
            <w:vAlign w:val="center"/>
          </w:tcPr>
          <w:p w14:paraId="3DDE1A6C">
            <w:pPr>
              <w:spacing w:after="0"/>
              <w:rPr>
                <w:sz w:val="17"/>
              </w:rPr>
            </w:pPr>
            <w:r>
              <w:rPr>
                <w:sz w:val="17"/>
              </w:rPr>
              <w:t>-</w:t>
            </w:r>
          </w:p>
        </w:tc>
      </w:tr>
      <w:tr w14:paraId="5EC6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6874A6A4">
            <w:pPr>
              <w:spacing w:after="0"/>
            </w:pPr>
            <w:r>
              <w:rPr>
                <w:sz w:val="17"/>
              </w:rPr>
              <w:t>管理/入组</w:t>
            </w:r>
          </w:p>
        </w:tc>
        <w:tc>
          <w:tcPr>
            <w:tcW w:w="398" w:type="pct"/>
            <w:vAlign w:val="center"/>
          </w:tcPr>
          <w:p w14:paraId="3253C75C">
            <w:pPr>
              <w:spacing w:after="0"/>
            </w:pPr>
            <w:r>
              <w:rPr>
                <w:sz w:val="17"/>
              </w:rPr>
              <w:t>队列B：M6 Hard Gate评估与随机化触发（仅微生物学；若适用）</w:t>
            </w:r>
          </w:p>
        </w:tc>
        <w:tc>
          <w:tcPr>
            <w:tcW w:w="175" w:type="pct"/>
            <w:vAlign w:val="center"/>
          </w:tcPr>
          <w:p w14:paraId="10B878C0">
            <w:pPr>
              <w:spacing w:after="0"/>
            </w:pPr>
            <w:r>
              <w:rPr>
                <w:sz w:val="17"/>
              </w:rPr>
              <w:t>-</w:t>
            </w:r>
          </w:p>
        </w:tc>
        <w:tc>
          <w:tcPr>
            <w:tcW w:w="165" w:type="pct"/>
            <w:vAlign w:val="center"/>
          </w:tcPr>
          <w:p w14:paraId="142756F5">
            <w:pPr>
              <w:spacing w:after="0"/>
            </w:pPr>
            <w:r>
              <w:rPr>
                <w:sz w:val="17"/>
              </w:rPr>
              <w:t>-</w:t>
            </w:r>
          </w:p>
        </w:tc>
        <w:tc>
          <w:tcPr>
            <w:tcW w:w="242" w:type="pct"/>
            <w:vAlign w:val="center"/>
          </w:tcPr>
          <w:p w14:paraId="793500B2">
            <w:pPr>
              <w:spacing w:after="0"/>
            </w:pPr>
            <w:r>
              <w:rPr>
                <w:sz w:val="17"/>
              </w:rPr>
              <w:t>-</w:t>
            </w:r>
          </w:p>
        </w:tc>
        <w:tc>
          <w:tcPr>
            <w:tcW w:w="242" w:type="pct"/>
            <w:vAlign w:val="center"/>
          </w:tcPr>
          <w:p w14:paraId="33FD4C30">
            <w:pPr>
              <w:spacing w:after="0"/>
            </w:pPr>
            <w:r>
              <w:rPr>
                <w:sz w:val="17"/>
              </w:rPr>
              <w:t>-</w:t>
            </w:r>
          </w:p>
        </w:tc>
        <w:tc>
          <w:tcPr>
            <w:tcW w:w="242" w:type="pct"/>
            <w:vAlign w:val="center"/>
          </w:tcPr>
          <w:p w14:paraId="6A03CA3A">
            <w:pPr>
              <w:spacing w:after="0"/>
            </w:pPr>
            <w:r>
              <w:rPr>
                <w:sz w:val="17"/>
              </w:rPr>
              <w:t>-</w:t>
            </w:r>
          </w:p>
        </w:tc>
        <w:tc>
          <w:tcPr>
            <w:tcW w:w="242" w:type="pct"/>
            <w:vAlign w:val="center"/>
          </w:tcPr>
          <w:p w14:paraId="6A20B87A">
            <w:pPr>
              <w:spacing w:after="0"/>
            </w:pPr>
            <w:r>
              <w:rPr>
                <w:sz w:val="17"/>
              </w:rPr>
              <w:t>-</w:t>
            </w:r>
          </w:p>
        </w:tc>
        <w:tc>
          <w:tcPr>
            <w:tcW w:w="268" w:type="pct"/>
            <w:vAlign w:val="center"/>
          </w:tcPr>
          <w:p w14:paraId="4F60F2FD">
            <w:pPr>
              <w:spacing w:after="0"/>
            </w:pPr>
            <w:r>
              <w:rPr>
                <w:sz w:val="17"/>
              </w:rPr>
              <w:t>-</w:t>
            </w:r>
          </w:p>
        </w:tc>
        <w:tc>
          <w:tcPr>
            <w:tcW w:w="268" w:type="pct"/>
            <w:vAlign w:val="center"/>
          </w:tcPr>
          <w:p w14:paraId="6280824C">
            <w:pPr>
              <w:spacing w:after="0"/>
            </w:pPr>
            <w:r>
              <w:rPr>
                <w:sz w:val="17"/>
              </w:rPr>
              <w:t>-</w:t>
            </w:r>
          </w:p>
        </w:tc>
        <w:tc>
          <w:tcPr>
            <w:tcW w:w="268" w:type="pct"/>
            <w:vAlign w:val="center"/>
          </w:tcPr>
          <w:p w14:paraId="70AFCAD2">
            <w:pPr>
              <w:spacing w:after="0"/>
            </w:pPr>
            <w:r>
              <w:rPr>
                <w:sz w:val="17"/>
              </w:rPr>
              <w:t>X</w:t>
            </w:r>
          </w:p>
        </w:tc>
        <w:tc>
          <w:tcPr>
            <w:tcW w:w="268" w:type="pct"/>
            <w:vAlign w:val="center"/>
          </w:tcPr>
          <w:p w14:paraId="54A98E47">
            <w:pPr>
              <w:spacing w:after="0"/>
            </w:pPr>
            <w:r>
              <w:rPr>
                <w:sz w:val="17"/>
              </w:rPr>
              <w:t>-</w:t>
            </w:r>
          </w:p>
        </w:tc>
        <w:tc>
          <w:tcPr>
            <w:tcW w:w="268" w:type="pct"/>
            <w:vAlign w:val="center"/>
          </w:tcPr>
          <w:p w14:paraId="30C69979">
            <w:pPr>
              <w:spacing w:after="0"/>
            </w:pPr>
            <w:r>
              <w:rPr>
                <w:sz w:val="17"/>
              </w:rPr>
              <w:t>-</w:t>
            </w:r>
          </w:p>
        </w:tc>
        <w:tc>
          <w:tcPr>
            <w:tcW w:w="268" w:type="pct"/>
            <w:vAlign w:val="center"/>
          </w:tcPr>
          <w:p w14:paraId="366B6C66">
            <w:pPr>
              <w:spacing w:after="0"/>
            </w:pPr>
            <w:r>
              <w:rPr>
                <w:sz w:val="17"/>
              </w:rPr>
              <w:t>-</w:t>
            </w:r>
          </w:p>
        </w:tc>
        <w:tc>
          <w:tcPr>
            <w:tcW w:w="159" w:type="pct"/>
            <w:vAlign w:val="center"/>
          </w:tcPr>
          <w:p w14:paraId="18055DF8">
            <w:pPr>
              <w:spacing w:after="0"/>
            </w:pPr>
            <w:r>
              <w:rPr>
                <w:sz w:val="17"/>
              </w:rPr>
              <w:t>-</w:t>
            </w:r>
          </w:p>
        </w:tc>
        <w:tc>
          <w:tcPr>
            <w:tcW w:w="186" w:type="pct"/>
            <w:vAlign w:val="center"/>
          </w:tcPr>
          <w:p w14:paraId="685E1CBF">
            <w:pPr>
              <w:spacing w:after="0"/>
            </w:pPr>
            <w:r>
              <w:rPr>
                <w:sz w:val="17"/>
              </w:rPr>
              <w:t>-</w:t>
            </w:r>
          </w:p>
        </w:tc>
        <w:tc>
          <w:tcPr>
            <w:tcW w:w="186" w:type="pct"/>
            <w:vAlign w:val="center"/>
          </w:tcPr>
          <w:p w14:paraId="318B1EA1">
            <w:pPr>
              <w:spacing w:after="0"/>
            </w:pPr>
            <w:r>
              <w:rPr>
                <w:sz w:val="17"/>
              </w:rPr>
              <w:t>-</w:t>
            </w:r>
          </w:p>
        </w:tc>
        <w:tc>
          <w:tcPr>
            <w:tcW w:w="186" w:type="pct"/>
            <w:vAlign w:val="center"/>
          </w:tcPr>
          <w:p w14:paraId="4BD5F207">
            <w:pPr>
              <w:spacing w:after="0"/>
            </w:pPr>
            <w:r>
              <w:rPr>
                <w:sz w:val="17"/>
              </w:rPr>
              <w:t>-</w:t>
            </w:r>
          </w:p>
        </w:tc>
        <w:tc>
          <w:tcPr>
            <w:tcW w:w="186" w:type="pct"/>
            <w:vAlign w:val="center"/>
          </w:tcPr>
          <w:p w14:paraId="38A2B5AC">
            <w:pPr>
              <w:spacing w:after="0"/>
            </w:pPr>
            <w:r>
              <w:rPr>
                <w:sz w:val="17"/>
              </w:rPr>
              <w:t>-</w:t>
            </w:r>
          </w:p>
        </w:tc>
        <w:tc>
          <w:tcPr>
            <w:tcW w:w="186" w:type="pct"/>
            <w:vAlign w:val="center"/>
          </w:tcPr>
          <w:p w14:paraId="7D67141D">
            <w:pPr>
              <w:spacing w:after="0"/>
            </w:pPr>
            <w:r>
              <w:rPr>
                <w:sz w:val="17"/>
              </w:rPr>
              <w:t>-</w:t>
            </w:r>
          </w:p>
        </w:tc>
        <w:tc>
          <w:tcPr>
            <w:tcW w:w="187" w:type="pct"/>
            <w:vAlign w:val="center"/>
          </w:tcPr>
          <w:p w14:paraId="518B32AE">
            <w:pPr>
              <w:spacing w:after="0"/>
            </w:pPr>
            <w:r>
              <w:rPr>
                <w:sz w:val="17"/>
              </w:rPr>
              <w:t>-</w:t>
            </w:r>
          </w:p>
        </w:tc>
        <w:tc>
          <w:tcPr>
            <w:tcW w:w="187" w:type="pct"/>
            <w:vAlign w:val="center"/>
          </w:tcPr>
          <w:p w14:paraId="6E481BCD">
            <w:pPr>
              <w:spacing w:after="0"/>
              <w:rPr>
                <w:sz w:val="17"/>
              </w:rPr>
            </w:pPr>
            <w:r>
              <w:rPr>
                <w:sz w:val="17"/>
              </w:rPr>
              <w:t>-</w:t>
            </w:r>
          </w:p>
        </w:tc>
      </w:tr>
      <w:tr w14:paraId="4F2C0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46040CCA">
            <w:pPr>
              <w:spacing w:after="0"/>
            </w:pPr>
            <w:r>
              <w:rPr>
                <w:sz w:val="17"/>
              </w:rPr>
              <w:t>管理/入组</w:t>
            </w:r>
          </w:p>
        </w:tc>
        <w:tc>
          <w:tcPr>
            <w:tcW w:w="398" w:type="pct"/>
            <w:vAlign w:val="center"/>
          </w:tcPr>
          <w:p w14:paraId="12961CF1">
            <w:pPr>
              <w:spacing w:after="0"/>
            </w:pPr>
            <w:r>
              <w:rPr>
                <w:sz w:val="17"/>
              </w:rPr>
              <w:t>试验干预给药</w:t>
            </w:r>
          </w:p>
        </w:tc>
        <w:tc>
          <w:tcPr>
            <w:tcW w:w="175" w:type="pct"/>
            <w:vAlign w:val="center"/>
          </w:tcPr>
          <w:p w14:paraId="70076274">
            <w:pPr>
              <w:spacing w:after="0"/>
            </w:pPr>
            <w:r>
              <w:rPr>
                <w:sz w:val="17"/>
              </w:rPr>
              <w:t>-</w:t>
            </w:r>
          </w:p>
        </w:tc>
        <w:tc>
          <w:tcPr>
            <w:tcW w:w="165" w:type="pct"/>
            <w:vAlign w:val="center"/>
          </w:tcPr>
          <w:p w14:paraId="5B9FA510">
            <w:pPr>
              <w:spacing w:after="0"/>
            </w:pPr>
            <w:r>
              <w:rPr>
                <w:sz w:val="17"/>
              </w:rPr>
              <w:t>X</w:t>
            </w:r>
          </w:p>
        </w:tc>
        <w:tc>
          <w:tcPr>
            <w:tcW w:w="242" w:type="pct"/>
            <w:vAlign w:val="center"/>
          </w:tcPr>
          <w:p w14:paraId="762D8041">
            <w:pPr>
              <w:spacing w:after="0"/>
            </w:pPr>
            <w:r>
              <w:rPr>
                <w:sz w:val="17"/>
              </w:rPr>
              <w:t>X</w:t>
            </w:r>
          </w:p>
        </w:tc>
        <w:tc>
          <w:tcPr>
            <w:tcW w:w="242" w:type="pct"/>
            <w:vAlign w:val="center"/>
          </w:tcPr>
          <w:p w14:paraId="521A1357">
            <w:pPr>
              <w:spacing w:after="0"/>
            </w:pPr>
            <w:r>
              <w:rPr>
                <w:sz w:val="17"/>
              </w:rPr>
              <w:t>X</w:t>
            </w:r>
          </w:p>
        </w:tc>
        <w:tc>
          <w:tcPr>
            <w:tcW w:w="242" w:type="pct"/>
            <w:vAlign w:val="center"/>
          </w:tcPr>
          <w:p w14:paraId="3623DE90">
            <w:pPr>
              <w:spacing w:after="0"/>
            </w:pPr>
            <w:r>
              <w:rPr>
                <w:sz w:val="17"/>
              </w:rPr>
              <w:t>X</w:t>
            </w:r>
          </w:p>
        </w:tc>
        <w:tc>
          <w:tcPr>
            <w:tcW w:w="242" w:type="pct"/>
            <w:vAlign w:val="center"/>
          </w:tcPr>
          <w:p w14:paraId="3297C2E7">
            <w:pPr>
              <w:spacing w:after="0"/>
            </w:pPr>
            <w:r>
              <w:rPr>
                <w:sz w:val="17"/>
              </w:rPr>
              <w:t>X</w:t>
            </w:r>
          </w:p>
        </w:tc>
        <w:tc>
          <w:tcPr>
            <w:tcW w:w="268" w:type="pct"/>
            <w:vAlign w:val="center"/>
          </w:tcPr>
          <w:p w14:paraId="306405B7">
            <w:pPr>
              <w:spacing w:after="0"/>
            </w:pPr>
            <w:r>
              <w:rPr>
                <w:sz w:val="17"/>
              </w:rPr>
              <w:t>X</w:t>
            </w:r>
          </w:p>
        </w:tc>
        <w:tc>
          <w:tcPr>
            <w:tcW w:w="268" w:type="pct"/>
            <w:vAlign w:val="center"/>
          </w:tcPr>
          <w:p w14:paraId="0F5626D2">
            <w:pPr>
              <w:spacing w:after="0"/>
            </w:pPr>
            <w:r>
              <w:rPr>
                <w:sz w:val="17"/>
              </w:rPr>
              <w:t>X</w:t>
            </w:r>
          </w:p>
        </w:tc>
        <w:tc>
          <w:tcPr>
            <w:tcW w:w="268" w:type="pct"/>
            <w:vAlign w:val="center"/>
          </w:tcPr>
          <w:p w14:paraId="2F25032E">
            <w:pPr>
              <w:spacing w:after="0"/>
            </w:pPr>
            <w:r>
              <w:rPr>
                <w:sz w:val="17"/>
              </w:rPr>
              <w:t>X</w:t>
            </w:r>
          </w:p>
        </w:tc>
        <w:tc>
          <w:tcPr>
            <w:tcW w:w="268" w:type="pct"/>
            <w:vAlign w:val="center"/>
          </w:tcPr>
          <w:p w14:paraId="0EC49EC1">
            <w:pPr>
              <w:spacing w:after="0"/>
            </w:pPr>
            <w:r>
              <w:rPr>
                <w:sz w:val="17"/>
              </w:rPr>
              <w:t>X</w:t>
            </w:r>
          </w:p>
        </w:tc>
        <w:tc>
          <w:tcPr>
            <w:tcW w:w="268" w:type="pct"/>
            <w:vAlign w:val="center"/>
          </w:tcPr>
          <w:p w14:paraId="2404DF06">
            <w:pPr>
              <w:spacing w:after="0"/>
            </w:pPr>
            <w:r>
              <w:rPr>
                <w:sz w:val="17"/>
              </w:rPr>
              <w:t>X</w:t>
            </w:r>
          </w:p>
        </w:tc>
        <w:tc>
          <w:tcPr>
            <w:tcW w:w="268" w:type="pct"/>
            <w:vAlign w:val="center"/>
          </w:tcPr>
          <w:p w14:paraId="65DF29BA">
            <w:pPr>
              <w:spacing w:after="0"/>
            </w:pPr>
            <w:r>
              <w:rPr>
                <w:sz w:val="17"/>
              </w:rPr>
              <w:t>X</w:t>
            </w:r>
          </w:p>
        </w:tc>
        <w:tc>
          <w:tcPr>
            <w:tcW w:w="159" w:type="pct"/>
            <w:vAlign w:val="center"/>
          </w:tcPr>
          <w:p w14:paraId="0CE0A341">
            <w:pPr>
              <w:spacing w:after="0"/>
            </w:pPr>
            <w:r>
              <w:rPr>
                <w:sz w:val="17"/>
              </w:rPr>
              <w:t>X</w:t>
            </w:r>
          </w:p>
        </w:tc>
        <w:tc>
          <w:tcPr>
            <w:tcW w:w="186" w:type="pct"/>
            <w:vAlign w:val="center"/>
          </w:tcPr>
          <w:p w14:paraId="19F5D169">
            <w:pPr>
              <w:spacing w:after="0"/>
            </w:pPr>
            <w:r>
              <w:rPr>
                <w:sz w:val="17"/>
              </w:rPr>
              <w:t>-</w:t>
            </w:r>
          </w:p>
        </w:tc>
        <w:tc>
          <w:tcPr>
            <w:tcW w:w="186" w:type="pct"/>
            <w:vAlign w:val="center"/>
          </w:tcPr>
          <w:p w14:paraId="2F5B416B">
            <w:pPr>
              <w:spacing w:after="0"/>
            </w:pPr>
            <w:r>
              <w:rPr>
                <w:sz w:val="17"/>
              </w:rPr>
              <w:t>-</w:t>
            </w:r>
          </w:p>
        </w:tc>
        <w:tc>
          <w:tcPr>
            <w:tcW w:w="186" w:type="pct"/>
            <w:vAlign w:val="center"/>
          </w:tcPr>
          <w:p w14:paraId="48A113D5">
            <w:pPr>
              <w:spacing w:after="0"/>
            </w:pPr>
            <w:r>
              <w:rPr>
                <w:sz w:val="17"/>
              </w:rPr>
              <w:t>-</w:t>
            </w:r>
          </w:p>
        </w:tc>
        <w:tc>
          <w:tcPr>
            <w:tcW w:w="186" w:type="pct"/>
            <w:vAlign w:val="center"/>
          </w:tcPr>
          <w:p w14:paraId="57AF5535">
            <w:pPr>
              <w:spacing w:after="0"/>
            </w:pPr>
            <w:r>
              <w:rPr>
                <w:sz w:val="17"/>
              </w:rPr>
              <w:t>-</w:t>
            </w:r>
          </w:p>
        </w:tc>
        <w:tc>
          <w:tcPr>
            <w:tcW w:w="186" w:type="pct"/>
            <w:vAlign w:val="center"/>
          </w:tcPr>
          <w:p w14:paraId="09268C7B">
            <w:pPr>
              <w:spacing w:after="0"/>
            </w:pPr>
            <w:r>
              <w:rPr>
                <w:sz w:val="17"/>
              </w:rPr>
              <w:t>-</w:t>
            </w:r>
          </w:p>
        </w:tc>
        <w:tc>
          <w:tcPr>
            <w:tcW w:w="187" w:type="pct"/>
            <w:vAlign w:val="center"/>
          </w:tcPr>
          <w:p w14:paraId="3B2F6FC7">
            <w:pPr>
              <w:spacing w:after="0"/>
            </w:pPr>
            <w:r>
              <w:rPr>
                <w:sz w:val="17"/>
              </w:rPr>
              <w:t>-</w:t>
            </w:r>
          </w:p>
        </w:tc>
        <w:tc>
          <w:tcPr>
            <w:tcW w:w="187" w:type="pct"/>
            <w:vAlign w:val="center"/>
          </w:tcPr>
          <w:p w14:paraId="213320FF">
            <w:pPr>
              <w:spacing w:after="0"/>
              <w:rPr>
                <w:sz w:val="17"/>
              </w:rPr>
            </w:pPr>
            <w:r>
              <w:rPr>
                <w:rFonts w:hint="eastAsia"/>
                <w:sz w:val="17"/>
                <w:lang w:val="en-US" w:eastAsia="zh-CN"/>
              </w:rPr>
              <w:t>-</w:t>
            </w:r>
          </w:p>
        </w:tc>
      </w:tr>
      <w:tr w14:paraId="24F7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6825CCBF">
            <w:pPr>
              <w:spacing w:after="0"/>
            </w:pPr>
            <w:r>
              <w:rPr>
                <w:sz w:val="17"/>
              </w:rPr>
              <w:t>管理/入组</w:t>
            </w:r>
          </w:p>
        </w:tc>
        <w:tc>
          <w:tcPr>
            <w:tcW w:w="398" w:type="pct"/>
            <w:vAlign w:val="center"/>
          </w:tcPr>
          <w:p w14:paraId="351D950D">
            <w:pPr>
              <w:spacing w:after="0"/>
            </w:pPr>
            <w:r>
              <w:rPr>
                <w:sz w:val="17"/>
              </w:rPr>
              <w:t>依从性评估</w:t>
            </w:r>
          </w:p>
        </w:tc>
        <w:tc>
          <w:tcPr>
            <w:tcW w:w="175" w:type="pct"/>
            <w:vAlign w:val="center"/>
          </w:tcPr>
          <w:p w14:paraId="045A4B85">
            <w:pPr>
              <w:spacing w:after="0"/>
            </w:pPr>
            <w:r>
              <w:rPr>
                <w:sz w:val="17"/>
              </w:rPr>
              <w:t>-</w:t>
            </w:r>
          </w:p>
        </w:tc>
        <w:tc>
          <w:tcPr>
            <w:tcW w:w="165" w:type="pct"/>
            <w:vAlign w:val="center"/>
          </w:tcPr>
          <w:p w14:paraId="15FDF6FF">
            <w:pPr>
              <w:spacing w:after="0"/>
            </w:pPr>
            <w:r>
              <w:rPr>
                <w:sz w:val="17"/>
              </w:rPr>
              <w:t>X</w:t>
            </w:r>
          </w:p>
        </w:tc>
        <w:tc>
          <w:tcPr>
            <w:tcW w:w="242" w:type="pct"/>
            <w:vAlign w:val="center"/>
          </w:tcPr>
          <w:p w14:paraId="19A9B49A">
            <w:pPr>
              <w:spacing w:after="0"/>
            </w:pPr>
            <w:r>
              <w:rPr>
                <w:sz w:val="17"/>
              </w:rPr>
              <w:t>X</w:t>
            </w:r>
          </w:p>
        </w:tc>
        <w:tc>
          <w:tcPr>
            <w:tcW w:w="242" w:type="pct"/>
            <w:vAlign w:val="center"/>
          </w:tcPr>
          <w:p w14:paraId="386B6B1A">
            <w:pPr>
              <w:spacing w:after="0"/>
            </w:pPr>
            <w:r>
              <w:rPr>
                <w:sz w:val="17"/>
              </w:rPr>
              <w:t>X</w:t>
            </w:r>
          </w:p>
        </w:tc>
        <w:tc>
          <w:tcPr>
            <w:tcW w:w="242" w:type="pct"/>
            <w:vAlign w:val="center"/>
          </w:tcPr>
          <w:p w14:paraId="2E936852">
            <w:pPr>
              <w:spacing w:after="0"/>
            </w:pPr>
            <w:r>
              <w:rPr>
                <w:sz w:val="17"/>
              </w:rPr>
              <w:t>X</w:t>
            </w:r>
          </w:p>
        </w:tc>
        <w:tc>
          <w:tcPr>
            <w:tcW w:w="242" w:type="pct"/>
            <w:vAlign w:val="center"/>
          </w:tcPr>
          <w:p w14:paraId="4A43F9C0">
            <w:pPr>
              <w:spacing w:after="0"/>
            </w:pPr>
            <w:r>
              <w:rPr>
                <w:sz w:val="17"/>
              </w:rPr>
              <w:t>X</w:t>
            </w:r>
          </w:p>
        </w:tc>
        <w:tc>
          <w:tcPr>
            <w:tcW w:w="268" w:type="pct"/>
            <w:vAlign w:val="center"/>
          </w:tcPr>
          <w:p w14:paraId="3AB9E860">
            <w:pPr>
              <w:spacing w:after="0"/>
            </w:pPr>
            <w:r>
              <w:rPr>
                <w:sz w:val="17"/>
              </w:rPr>
              <w:t>X</w:t>
            </w:r>
          </w:p>
        </w:tc>
        <w:tc>
          <w:tcPr>
            <w:tcW w:w="268" w:type="pct"/>
            <w:vAlign w:val="center"/>
          </w:tcPr>
          <w:p w14:paraId="0DA65FB9">
            <w:pPr>
              <w:spacing w:after="0"/>
            </w:pPr>
            <w:r>
              <w:rPr>
                <w:sz w:val="17"/>
              </w:rPr>
              <w:t>X</w:t>
            </w:r>
          </w:p>
        </w:tc>
        <w:tc>
          <w:tcPr>
            <w:tcW w:w="268" w:type="pct"/>
            <w:vAlign w:val="center"/>
          </w:tcPr>
          <w:p w14:paraId="3252382B">
            <w:pPr>
              <w:spacing w:after="0"/>
            </w:pPr>
            <w:r>
              <w:rPr>
                <w:sz w:val="17"/>
              </w:rPr>
              <w:t>X</w:t>
            </w:r>
          </w:p>
        </w:tc>
        <w:tc>
          <w:tcPr>
            <w:tcW w:w="268" w:type="pct"/>
            <w:vAlign w:val="center"/>
          </w:tcPr>
          <w:p w14:paraId="39FDA89B">
            <w:pPr>
              <w:spacing w:after="0"/>
            </w:pPr>
            <w:r>
              <w:rPr>
                <w:sz w:val="17"/>
              </w:rPr>
              <w:t>X</w:t>
            </w:r>
          </w:p>
        </w:tc>
        <w:tc>
          <w:tcPr>
            <w:tcW w:w="268" w:type="pct"/>
            <w:vAlign w:val="center"/>
          </w:tcPr>
          <w:p w14:paraId="0E40A03C">
            <w:pPr>
              <w:spacing w:after="0"/>
            </w:pPr>
            <w:r>
              <w:rPr>
                <w:sz w:val="17"/>
              </w:rPr>
              <w:t>X</w:t>
            </w:r>
          </w:p>
        </w:tc>
        <w:tc>
          <w:tcPr>
            <w:tcW w:w="268" w:type="pct"/>
            <w:vAlign w:val="center"/>
          </w:tcPr>
          <w:p w14:paraId="6A00F0E5">
            <w:pPr>
              <w:spacing w:after="0"/>
            </w:pPr>
            <w:r>
              <w:rPr>
                <w:sz w:val="17"/>
              </w:rPr>
              <w:t>X</w:t>
            </w:r>
          </w:p>
        </w:tc>
        <w:tc>
          <w:tcPr>
            <w:tcW w:w="159" w:type="pct"/>
            <w:vAlign w:val="center"/>
          </w:tcPr>
          <w:p w14:paraId="20C1FE72">
            <w:pPr>
              <w:spacing w:after="0"/>
            </w:pPr>
            <w:r>
              <w:rPr>
                <w:sz w:val="17"/>
              </w:rPr>
              <w:t>X</w:t>
            </w:r>
          </w:p>
        </w:tc>
        <w:tc>
          <w:tcPr>
            <w:tcW w:w="186" w:type="pct"/>
            <w:vAlign w:val="center"/>
          </w:tcPr>
          <w:p w14:paraId="75213DB4">
            <w:pPr>
              <w:spacing w:after="0"/>
            </w:pPr>
            <w:r>
              <w:rPr>
                <w:sz w:val="17"/>
              </w:rPr>
              <w:t>X</w:t>
            </w:r>
          </w:p>
        </w:tc>
        <w:tc>
          <w:tcPr>
            <w:tcW w:w="186" w:type="pct"/>
            <w:vAlign w:val="center"/>
          </w:tcPr>
          <w:p w14:paraId="43A019FC">
            <w:pPr>
              <w:spacing w:after="0"/>
            </w:pPr>
            <w:r>
              <w:rPr>
                <w:sz w:val="17"/>
              </w:rPr>
              <w:t>X</w:t>
            </w:r>
          </w:p>
        </w:tc>
        <w:tc>
          <w:tcPr>
            <w:tcW w:w="186" w:type="pct"/>
            <w:vAlign w:val="center"/>
          </w:tcPr>
          <w:p w14:paraId="1C09DF9A">
            <w:pPr>
              <w:spacing w:after="0"/>
            </w:pPr>
            <w:r>
              <w:rPr>
                <w:sz w:val="17"/>
              </w:rPr>
              <w:t>X</w:t>
            </w:r>
          </w:p>
        </w:tc>
        <w:tc>
          <w:tcPr>
            <w:tcW w:w="186" w:type="pct"/>
            <w:vAlign w:val="center"/>
          </w:tcPr>
          <w:p w14:paraId="7FF43DC3">
            <w:pPr>
              <w:spacing w:after="0"/>
            </w:pPr>
            <w:r>
              <w:rPr>
                <w:sz w:val="17"/>
              </w:rPr>
              <w:t>X</w:t>
            </w:r>
          </w:p>
        </w:tc>
        <w:tc>
          <w:tcPr>
            <w:tcW w:w="186" w:type="pct"/>
            <w:vAlign w:val="center"/>
          </w:tcPr>
          <w:p w14:paraId="49D792DE">
            <w:pPr>
              <w:spacing w:after="0"/>
            </w:pPr>
            <w:r>
              <w:rPr>
                <w:sz w:val="17"/>
              </w:rPr>
              <w:t>X</w:t>
            </w:r>
          </w:p>
        </w:tc>
        <w:tc>
          <w:tcPr>
            <w:tcW w:w="187" w:type="pct"/>
            <w:vAlign w:val="center"/>
          </w:tcPr>
          <w:p w14:paraId="78D8786F">
            <w:pPr>
              <w:spacing w:after="0"/>
            </w:pPr>
            <w:r>
              <w:rPr>
                <w:sz w:val="17"/>
              </w:rPr>
              <w:t>X</w:t>
            </w:r>
          </w:p>
        </w:tc>
        <w:tc>
          <w:tcPr>
            <w:tcW w:w="187" w:type="pct"/>
            <w:vAlign w:val="center"/>
          </w:tcPr>
          <w:p w14:paraId="2AE2F481">
            <w:pPr>
              <w:spacing w:after="0"/>
              <w:rPr>
                <w:sz w:val="17"/>
              </w:rPr>
            </w:pPr>
            <w:r>
              <w:rPr>
                <w:sz w:val="17"/>
              </w:rPr>
              <w:t>X</w:t>
            </w:r>
          </w:p>
        </w:tc>
      </w:tr>
      <w:tr w14:paraId="586D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636A14A2">
            <w:pPr>
              <w:spacing w:after="0"/>
            </w:pPr>
            <w:r>
              <w:rPr>
                <w:sz w:val="17"/>
              </w:rPr>
              <w:t>管理/入组</w:t>
            </w:r>
          </w:p>
        </w:tc>
        <w:tc>
          <w:tcPr>
            <w:tcW w:w="398" w:type="pct"/>
            <w:vAlign w:val="center"/>
          </w:tcPr>
          <w:p w14:paraId="55F450E6">
            <w:pPr>
              <w:spacing w:after="0"/>
            </w:pPr>
            <w:r>
              <w:rPr>
                <w:sz w:val="17"/>
              </w:rPr>
              <w:t>合并用药</w:t>
            </w:r>
          </w:p>
        </w:tc>
        <w:tc>
          <w:tcPr>
            <w:tcW w:w="175" w:type="pct"/>
            <w:vAlign w:val="center"/>
          </w:tcPr>
          <w:p w14:paraId="16B44E23">
            <w:pPr>
              <w:spacing w:after="0"/>
            </w:pPr>
            <w:r>
              <w:rPr>
                <w:sz w:val="17"/>
              </w:rPr>
              <w:t>-</w:t>
            </w:r>
          </w:p>
        </w:tc>
        <w:tc>
          <w:tcPr>
            <w:tcW w:w="165" w:type="pct"/>
            <w:vAlign w:val="center"/>
          </w:tcPr>
          <w:p w14:paraId="5F4139B9">
            <w:pPr>
              <w:spacing w:after="0"/>
            </w:pPr>
            <w:r>
              <w:rPr>
                <w:sz w:val="17"/>
              </w:rPr>
              <w:t>X</w:t>
            </w:r>
          </w:p>
        </w:tc>
        <w:tc>
          <w:tcPr>
            <w:tcW w:w="242" w:type="pct"/>
            <w:vAlign w:val="center"/>
          </w:tcPr>
          <w:p w14:paraId="5466D509">
            <w:pPr>
              <w:spacing w:after="0"/>
            </w:pPr>
            <w:r>
              <w:rPr>
                <w:sz w:val="17"/>
              </w:rPr>
              <w:t>X</w:t>
            </w:r>
          </w:p>
        </w:tc>
        <w:tc>
          <w:tcPr>
            <w:tcW w:w="242" w:type="pct"/>
            <w:vAlign w:val="center"/>
          </w:tcPr>
          <w:p w14:paraId="23CDE479">
            <w:pPr>
              <w:spacing w:after="0"/>
            </w:pPr>
            <w:r>
              <w:rPr>
                <w:sz w:val="17"/>
              </w:rPr>
              <w:t>X</w:t>
            </w:r>
          </w:p>
        </w:tc>
        <w:tc>
          <w:tcPr>
            <w:tcW w:w="242" w:type="pct"/>
            <w:vAlign w:val="center"/>
          </w:tcPr>
          <w:p w14:paraId="0E2F6AD2">
            <w:pPr>
              <w:spacing w:after="0"/>
            </w:pPr>
            <w:r>
              <w:rPr>
                <w:sz w:val="17"/>
              </w:rPr>
              <w:t>X</w:t>
            </w:r>
          </w:p>
        </w:tc>
        <w:tc>
          <w:tcPr>
            <w:tcW w:w="242" w:type="pct"/>
            <w:vAlign w:val="center"/>
          </w:tcPr>
          <w:p w14:paraId="60D366CA">
            <w:pPr>
              <w:spacing w:after="0"/>
            </w:pPr>
            <w:r>
              <w:rPr>
                <w:sz w:val="17"/>
              </w:rPr>
              <w:t>X</w:t>
            </w:r>
          </w:p>
        </w:tc>
        <w:tc>
          <w:tcPr>
            <w:tcW w:w="268" w:type="pct"/>
            <w:vAlign w:val="center"/>
          </w:tcPr>
          <w:p w14:paraId="64DE511F">
            <w:pPr>
              <w:spacing w:after="0"/>
            </w:pPr>
            <w:r>
              <w:rPr>
                <w:sz w:val="17"/>
              </w:rPr>
              <w:t>X</w:t>
            </w:r>
          </w:p>
        </w:tc>
        <w:tc>
          <w:tcPr>
            <w:tcW w:w="268" w:type="pct"/>
            <w:vAlign w:val="center"/>
          </w:tcPr>
          <w:p w14:paraId="10005E20">
            <w:pPr>
              <w:spacing w:after="0"/>
            </w:pPr>
            <w:r>
              <w:rPr>
                <w:sz w:val="17"/>
              </w:rPr>
              <w:t>X</w:t>
            </w:r>
          </w:p>
        </w:tc>
        <w:tc>
          <w:tcPr>
            <w:tcW w:w="268" w:type="pct"/>
            <w:vAlign w:val="center"/>
          </w:tcPr>
          <w:p w14:paraId="003A73BD">
            <w:pPr>
              <w:spacing w:after="0"/>
            </w:pPr>
            <w:r>
              <w:rPr>
                <w:sz w:val="17"/>
              </w:rPr>
              <w:t>X</w:t>
            </w:r>
          </w:p>
        </w:tc>
        <w:tc>
          <w:tcPr>
            <w:tcW w:w="268" w:type="pct"/>
            <w:vAlign w:val="center"/>
          </w:tcPr>
          <w:p w14:paraId="3289A838">
            <w:pPr>
              <w:spacing w:after="0"/>
            </w:pPr>
            <w:r>
              <w:rPr>
                <w:sz w:val="17"/>
              </w:rPr>
              <w:t>X</w:t>
            </w:r>
          </w:p>
        </w:tc>
        <w:tc>
          <w:tcPr>
            <w:tcW w:w="268" w:type="pct"/>
            <w:vAlign w:val="center"/>
          </w:tcPr>
          <w:p w14:paraId="097A9AAC">
            <w:pPr>
              <w:spacing w:after="0"/>
            </w:pPr>
            <w:r>
              <w:rPr>
                <w:sz w:val="17"/>
              </w:rPr>
              <w:t>X</w:t>
            </w:r>
          </w:p>
        </w:tc>
        <w:tc>
          <w:tcPr>
            <w:tcW w:w="268" w:type="pct"/>
            <w:vAlign w:val="center"/>
          </w:tcPr>
          <w:p w14:paraId="62071DD1">
            <w:pPr>
              <w:spacing w:after="0"/>
            </w:pPr>
            <w:r>
              <w:rPr>
                <w:sz w:val="17"/>
              </w:rPr>
              <w:t>X</w:t>
            </w:r>
          </w:p>
        </w:tc>
        <w:tc>
          <w:tcPr>
            <w:tcW w:w="159" w:type="pct"/>
            <w:vAlign w:val="center"/>
          </w:tcPr>
          <w:p w14:paraId="7EC77640">
            <w:pPr>
              <w:spacing w:after="0"/>
            </w:pPr>
            <w:r>
              <w:rPr>
                <w:sz w:val="17"/>
              </w:rPr>
              <w:t>X</w:t>
            </w:r>
          </w:p>
        </w:tc>
        <w:tc>
          <w:tcPr>
            <w:tcW w:w="186" w:type="pct"/>
            <w:vAlign w:val="center"/>
          </w:tcPr>
          <w:p w14:paraId="28534ECF">
            <w:pPr>
              <w:spacing w:after="0"/>
            </w:pPr>
            <w:r>
              <w:rPr>
                <w:sz w:val="17"/>
              </w:rPr>
              <w:t>-</w:t>
            </w:r>
          </w:p>
        </w:tc>
        <w:tc>
          <w:tcPr>
            <w:tcW w:w="186" w:type="pct"/>
            <w:vAlign w:val="center"/>
          </w:tcPr>
          <w:p w14:paraId="1CDD0F23">
            <w:pPr>
              <w:spacing w:after="0"/>
            </w:pPr>
            <w:r>
              <w:rPr>
                <w:sz w:val="17"/>
              </w:rPr>
              <w:t>-</w:t>
            </w:r>
          </w:p>
        </w:tc>
        <w:tc>
          <w:tcPr>
            <w:tcW w:w="186" w:type="pct"/>
            <w:vAlign w:val="center"/>
          </w:tcPr>
          <w:p w14:paraId="75890B25">
            <w:pPr>
              <w:spacing w:after="0"/>
            </w:pPr>
            <w:r>
              <w:rPr>
                <w:sz w:val="17"/>
              </w:rPr>
              <w:t>-</w:t>
            </w:r>
          </w:p>
        </w:tc>
        <w:tc>
          <w:tcPr>
            <w:tcW w:w="186" w:type="pct"/>
            <w:vAlign w:val="center"/>
          </w:tcPr>
          <w:p w14:paraId="5FD43CE6">
            <w:pPr>
              <w:spacing w:after="0"/>
            </w:pPr>
            <w:r>
              <w:rPr>
                <w:sz w:val="17"/>
              </w:rPr>
              <w:t>-</w:t>
            </w:r>
          </w:p>
        </w:tc>
        <w:tc>
          <w:tcPr>
            <w:tcW w:w="186" w:type="pct"/>
            <w:vAlign w:val="center"/>
          </w:tcPr>
          <w:p w14:paraId="3D799B7A">
            <w:pPr>
              <w:spacing w:after="0"/>
            </w:pPr>
            <w:r>
              <w:rPr>
                <w:sz w:val="17"/>
              </w:rPr>
              <w:t>-</w:t>
            </w:r>
          </w:p>
        </w:tc>
        <w:tc>
          <w:tcPr>
            <w:tcW w:w="187" w:type="pct"/>
            <w:vAlign w:val="center"/>
          </w:tcPr>
          <w:p w14:paraId="5BBCDC61">
            <w:pPr>
              <w:spacing w:after="0"/>
            </w:pPr>
            <w:r>
              <w:rPr>
                <w:sz w:val="17"/>
              </w:rPr>
              <w:t>-</w:t>
            </w:r>
          </w:p>
        </w:tc>
        <w:tc>
          <w:tcPr>
            <w:tcW w:w="187" w:type="pct"/>
            <w:vAlign w:val="center"/>
          </w:tcPr>
          <w:p w14:paraId="1061959F">
            <w:pPr>
              <w:spacing w:after="0"/>
              <w:rPr>
                <w:sz w:val="17"/>
              </w:rPr>
            </w:pPr>
            <w:r>
              <w:rPr>
                <w:sz w:val="17"/>
              </w:rPr>
              <w:t>-</w:t>
            </w:r>
          </w:p>
        </w:tc>
      </w:tr>
      <w:tr w14:paraId="6548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4DDC1235">
            <w:pPr>
              <w:spacing w:after="0"/>
            </w:pPr>
            <w:r>
              <w:rPr>
                <w:sz w:val="17"/>
              </w:rPr>
              <w:t>基线特征</w:t>
            </w:r>
          </w:p>
        </w:tc>
        <w:tc>
          <w:tcPr>
            <w:tcW w:w="398" w:type="pct"/>
            <w:vAlign w:val="center"/>
          </w:tcPr>
          <w:p w14:paraId="6624B5AC">
            <w:pPr>
              <w:spacing w:after="0"/>
            </w:pPr>
            <w:r>
              <w:rPr>
                <w:sz w:val="17"/>
              </w:rPr>
              <w:t>人口学资料</w:t>
            </w:r>
          </w:p>
        </w:tc>
        <w:tc>
          <w:tcPr>
            <w:tcW w:w="175" w:type="pct"/>
            <w:vAlign w:val="center"/>
          </w:tcPr>
          <w:p w14:paraId="13AF873C">
            <w:pPr>
              <w:spacing w:after="0"/>
            </w:pPr>
            <w:r>
              <w:rPr>
                <w:sz w:val="17"/>
              </w:rPr>
              <w:t>X</w:t>
            </w:r>
          </w:p>
        </w:tc>
        <w:tc>
          <w:tcPr>
            <w:tcW w:w="165" w:type="pct"/>
            <w:vAlign w:val="center"/>
          </w:tcPr>
          <w:p w14:paraId="1C9E77FB">
            <w:pPr>
              <w:spacing w:after="0"/>
            </w:pPr>
            <w:r>
              <w:rPr>
                <w:sz w:val="17"/>
              </w:rPr>
              <w:t>-</w:t>
            </w:r>
          </w:p>
        </w:tc>
        <w:tc>
          <w:tcPr>
            <w:tcW w:w="242" w:type="pct"/>
            <w:vAlign w:val="center"/>
          </w:tcPr>
          <w:p w14:paraId="58B908AF">
            <w:pPr>
              <w:spacing w:after="0"/>
            </w:pPr>
            <w:r>
              <w:rPr>
                <w:sz w:val="17"/>
              </w:rPr>
              <w:t>-</w:t>
            </w:r>
          </w:p>
        </w:tc>
        <w:tc>
          <w:tcPr>
            <w:tcW w:w="242" w:type="pct"/>
            <w:vAlign w:val="center"/>
          </w:tcPr>
          <w:p w14:paraId="1A233DB4">
            <w:pPr>
              <w:spacing w:after="0"/>
            </w:pPr>
            <w:r>
              <w:rPr>
                <w:sz w:val="17"/>
              </w:rPr>
              <w:t>-</w:t>
            </w:r>
          </w:p>
        </w:tc>
        <w:tc>
          <w:tcPr>
            <w:tcW w:w="242" w:type="pct"/>
            <w:vAlign w:val="center"/>
          </w:tcPr>
          <w:p w14:paraId="0DEFA508">
            <w:pPr>
              <w:spacing w:after="0"/>
            </w:pPr>
            <w:r>
              <w:rPr>
                <w:sz w:val="17"/>
              </w:rPr>
              <w:t>-</w:t>
            </w:r>
          </w:p>
        </w:tc>
        <w:tc>
          <w:tcPr>
            <w:tcW w:w="242" w:type="pct"/>
            <w:vAlign w:val="center"/>
          </w:tcPr>
          <w:p w14:paraId="384D0103">
            <w:pPr>
              <w:spacing w:after="0"/>
            </w:pPr>
            <w:r>
              <w:rPr>
                <w:sz w:val="17"/>
              </w:rPr>
              <w:t>-</w:t>
            </w:r>
          </w:p>
        </w:tc>
        <w:tc>
          <w:tcPr>
            <w:tcW w:w="268" w:type="pct"/>
            <w:vAlign w:val="center"/>
          </w:tcPr>
          <w:p w14:paraId="63AAD907">
            <w:pPr>
              <w:spacing w:after="0"/>
            </w:pPr>
            <w:r>
              <w:rPr>
                <w:sz w:val="17"/>
              </w:rPr>
              <w:t>-</w:t>
            </w:r>
          </w:p>
        </w:tc>
        <w:tc>
          <w:tcPr>
            <w:tcW w:w="268" w:type="pct"/>
            <w:vAlign w:val="center"/>
          </w:tcPr>
          <w:p w14:paraId="6481EBAD">
            <w:pPr>
              <w:spacing w:after="0"/>
            </w:pPr>
            <w:r>
              <w:rPr>
                <w:sz w:val="17"/>
              </w:rPr>
              <w:t>-</w:t>
            </w:r>
          </w:p>
        </w:tc>
        <w:tc>
          <w:tcPr>
            <w:tcW w:w="268" w:type="pct"/>
            <w:vAlign w:val="center"/>
          </w:tcPr>
          <w:p w14:paraId="5C5B75C0">
            <w:pPr>
              <w:spacing w:after="0"/>
            </w:pPr>
            <w:r>
              <w:rPr>
                <w:sz w:val="17"/>
              </w:rPr>
              <w:t>-</w:t>
            </w:r>
          </w:p>
        </w:tc>
        <w:tc>
          <w:tcPr>
            <w:tcW w:w="268" w:type="pct"/>
            <w:vAlign w:val="center"/>
          </w:tcPr>
          <w:p w14:paraId="41E7E4D9">
            <w:pPr>
              <w:spacing w:after="0"/>
            </w:pPr>
            <w:r>
              <w:rPr>
                <w:sz w:val="17"/>
              </w:rPr>
              <w:t>-</w:t>
            </w:r>
          </w:p>
        </w:tc>
        <w:tc>
          <w:tcPr>
            <w:tcW w:w="268" w:type="pct"/>
            <w:vAlign w:val="center"/>
          </w:tcPr>
          <w:p w14:paraId="7D046DEF">
            <w:pPr>
              <w:spacing w:after="0"/>
            </w:pPr>
            <w:r>
              <w:rPr>
                <w:sz w:val="17"/>
              </w:rPr>
              <w:t>-</w:t>
            </w:r>
          </w:p>
        </w:tc>
        <w:tc>
          <w:tcPr>
            <w:tcW w:w="268" w:type="pct"/>
            <w:vAlign w:val="center"/>
          </w:tcPr>
          <w:p w14:paraId="07107EAD">
            <w:pPr>
              <w:spacing w:after="0"/>
            </w:pPr>
            <w:r>
              <w:rPr>
                <w:sz w:val="17"/>
              </w:rPr>
              <w:t>-</w:t>
            </w:r>
          </w:p>
        </w:tc>
        <w:tc>
          <w:tcPr>
            <w:tcW w:w="159" w:type="pct"/>
            <w:vAlign w:val="center"/>
          </w:tcPr>
          <w:p w14:paraId="57D663D7">
            <w:pPr>
              <w:spacing w:after="0"/>
            </w:pPr>
            <w:r>
              <w:rPr>
                <w:sz w:val="17"/>
              </w:rPr>
              <w:t>-</w:t>
            </w:r>
          </w:p>
        </w:tc>
        <w:tc>
          <w:tcPr>
            <w:tcW w:w="186" w:type="pct"/>
            <w:vAlign w:val="center"/>
          </w:tcPr>
          <w:p w14:paraId="1E6ABB91">
            <w:pPr>
              <w:spacing w:after="0"/>
            </w:pPr>
            <w:r>
              <w:rPr>
                <w:sz w:val="17"/>
              </w:rPr>
              <w:t>-</w:t>
            </w:r>
          </w:p>
        </w:tc>
        <w:tc>
          <w:tcPr>
            <w:tcW w:w="186" w:type="pct"/>
            <w:vAlign w:val="center"/>
          </w:tcPr>
          <w:p w14:paraId="5CA68CC7">
            <w:pPr>
              <w:spacing w:after="0"/>
            </w:pPr>
            <w:r>
              <w:rPr>
                <w:sz w:val="17"/>
              </w:rPr>
              <w:t>-</w:t>
            </w:r>
          </w:p>
        </w:tc>
        <w:tc>
          <w:tcPr>
            <w:tcW w:w="186" w:type="pct"/>
            <w:vAlign w:val="center"/>
          </w:tcPr>
          <w:p w14:paraId="585CF736">
            <w:pPr>
              <w:spacing w:after="0"/>
            </w:pPr>
            <w:r>
              <w:rPr>
                <w:sz w:val="17"/>
              </w:rPr>
              <w:t>-</w:t>
            </w:r>
          </w:p>
        </w:tc>
        <w:tc>
          <w:tcPr>
            <w:tcW w:w="186" w:type="pct"/>
            <w:vAlign w:val="center"/>
          </w:tcPr>
          <w:p w14:paraId="7CAAFEC7">
            <w:pPr>
              <w:spacing w:after="0"/>
            </w:pPr>
            <w:r>
              <w:rPr>
                <w:sz w:val="17"/>
              </w:rPr>
              <w:t>-</w:t>
            </w:r>
          </w:p>
        </w:tc>
        <w:tc>
          <w:tcPr>
            <w:tcW w:w="186" w:type="pct"/>
            <w:vAlign w:val="center"/>
          </w:tcPr>
          <w:p w14:paraId="02D7AA3B">
            <w:pPr>
              <w:spacing w:after="0"/>
            </w:pPr>
            <w:r>
              <w:rPr>
                <w:sz w:val="17"/>
              </w:rPr>
              <w:t>-</w:t>
            </w:r>
          </w:p>
        </w:tc>
        <w:tc>
          <w:tcPr>
            <w:tcW w:w="187" w:type="pct"/>
            <w:vAlign w:val="center"/>
          </w:tcPr>
          <w:p w14:paraId="36ACE117">
            <w:pPr>
              <w:spacing w:after="0"/>
            </w:pPr>
            <w:r>
              <w:rPr>
                <w:sz w:val="17"/>
              </w:rPr>
              <w:t>-</w:t>
            </w:r>
          </w:p>
        </w:tc>
        <w:tc>
          <w:tcPr>
            <w:tcW w:w="187" w:type="pct"/>
            <w:vAlign w:val="center"/>
          </w:tcPr>
          <w:p w14:paraId="5BB9892E">
            <w:pPr>
              <w:spacing w:after="0"/>
              <w:rPr>
                <w:sz w:val="17"/>
              </w:rPr>
            </w:pPr>
            <w:r>
              <w:rPr>
                <w:sz w:val="17"/>
              </w:rPr>
              <w:t>-</w:t>
            </w:r>
          </w:p>
        </w:tc>
      </w:tr>
      <w:tr w14:paraId="4657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2D827E55">
            <w:pPr>
              <w:spacing w:after="0"/>
            </w:pPr>
            <w:r>
              <w:rPr>
                <w:sz w:val="17"/>
              </w:rPr>
              <w:t>基线特征</w:t>
            </w:r>
          </w:p>
        </w:tc>
        <w:tc>
          <w:tcPr>
            <w:tcW w:w="398" w:type="pct"/>
            <w:vAlign w:val="center"/>
          </w:tcPr>
          <w:p w14:paraId="4FFDA9B4">
            <w:pPr>
              <w:spacing w:after="0"/>
            </w:pPr>
            <w:r>
              <w:rPr>
                <w:sz w:val="17"/>
              </w:rPr>
              <w:t>病史/既往TB治疗史</w:t>
            </w:r>
          </w:p>
        </w:tc>
        <w:tc>
          <w:tcPr>
            <w:tcW w:w="175" w:type="pct"/>
            <w:vAlign w:val="center"/>
          </w:tcPr>
          <w:p w14:paraId="27CBA581">
            <w:pPr>
              <w:spacing w:after="0"/>
            </w:pPr>
            <w:r>
              <w:rPr>
                <w:sz w:val="17"/>
              </w:rPr>
              <w:t>X</w:t>
            </w:r>
          </w:p>
        </w:tc>
        <w:tc>
          <w:tcPr>
            <w:tcW w:w="165" w:type="pct"/>
            <w:vAlign w:val="center"/>
          </w:tcPr>
          <w:p w14:paraId="399175A3">
            <w:pPr>
              <w:spacing w:after="0"/>
            </w:pPr>
            <w:r>
              <w:rPr>
                <w:sz w:val="17"/>
              </w:rPr>
              <w:t>-</w:t>
            </w:r>
          </w:p>
        </w:tc>
        <w:tc>
          <w:tcPr>
            <w:tcW w:w="242" w:type="pct"/>
            <w:vAlign w:val="center"/>
          </w:tcPr>
          <w:p w14:paraId="340D55EF">
            <w:pPr>
              <w:spacing w:after="0"/>
            </w:pPr>
            <w:r>
              <w:rPr>
                <w:sz w:val="17"/>
              </w:rPr>
              <w:t>-</w:t>
            </w:r>
          </w:p>
        </w:tc>
        <w:tc>
          <w:tcPr>
            <w:tcW w:w="242" w:type="pct"/>
            <w:vAlign w:val="center"/>
          </w:tcPr>
          <w:p w14:paraId="467EE3B9">
            <w:pPr>
              <w:spacing w:after="0"/>
            </w:pPr>
            <w:r>
              <w:rPr>
                <w:sz w:val="17"/>
              </w:rPr>
              <w:t>-</w:t>
            </w:r>
          </w:p>
        </w:tc>
        <w:tc>
          <w:tcPr>
            <w:tcW w:w="242" w:type="pct"/>
            <w:vAlign w:val="center"/>
          </w:tcPr>
          <w:p w14:paraId="27D633A2">
            <w:pPr>
              <w:spacing w:after="0"/>
            </w:pPr>
            <w:r>
              <w:rPr>
                <w:sz w:val="17"/>
              </w:rPr>
              <w:t>-</w:t>
            </w:r>
          </w:p>
        </w:tc>
        <w:tc>
          <w:tcPr>
            <w:tcW w:w="242" w:type="pct"/>
            <w:vAlign w:val="center"/>
          </w:tcPr>
          <w:p w14:paraId="64E1DE0D">
            <w:pPr>
              <w:spacing w:after="0"/>
            </w:pPr>
            <w:r>
              <w:rPr>
                <w:sz w:val="17"/>
              </w:rPr>
              <w:t>-</w:t>
            </w:r>
          </w:p>
        </w:tc>
        <w:tc>
          <w:tcPr>
            <w:tcW w:w="268" w:type="pct"/>
            <w:vAlign w:val="center"/>
          </w:tcPr>
          <w:p w14:paraId="1EAD0979">
            <w:pPr>
              <w:spacing w:after="0"/>
            </w:pPr>
            <w:r>
              <w:rPr>
                <w:sz w:val="17"/>
              </w:rPr>
              <w:t>-</w:t>
            </w:r>
          </w:p>
        </w:tc>
        <w:tc>
          <w:tcPr>
            <w:tcW w:w="268" w:type="pct"/>
            <w:vAlign w:val="center"/>
          </w:tcPr>
          <w:p w14:paraId="242D2897">
            <w:pPr>
              <w:spacing w:after="0"/>
            </w:pPr>
            <w:r>
              <w:rPr>
                <w:sz w:val="17"/>
              </w:rPr>
              <w:t>-</w:t>
            </w:r>
          </w:p>
        </w:tc>
        <w:tc>
          <w:tcPr>
            <w:tcW w:w="268" w:type="pct"/>
            <w:vAlign w:val="center"/>
          </w:tcPr>
          <w:p w14:paraId="71C2FB6D">
            <w:pPr>
              <w:spacing w:after="0"/>
            </w:pPr>
            <w:r>
              <w:rPr>
                <w:sz w:val="17"/>
              </w:rPr>
              <w:t>-</w:t>
            </w:r>
          </w:p>
        </w:tc>
        <w:tc>
          <w:tcPr>
            <w:tcW w:w="268" w:type="pct"/>
            <w:vAlign w:val="center"/>
          </w:tcPr>
          <w:p w14:paraId="01A1040D">
            <w:pPr>
              <w:spacing w:after="0"/>
            </w:pPr>
            <w:r>
              <w:rPr>
                <w:sz w:val="17"/>
              </w:rPr>
              <w:t>-</w:t>
            </w:r>
          </w:p>
        </w:tc>
        <w:tc>
          <w:tcPr>
            <w:tcW w:w="268" w:type="pct"/>
            <w:vAlign w:val="center"/>
          </w:tcPr>
          <w:p w14:paraId="0AFAE83F">
            <w:pPr>
              <w:spacing w:after="0"/>
            </w:pPr>
            <w:r>
              <w:rPr>
                <w:sz w:val="17"/>
              </w:rPr>
              <w:t>-</w:t>
            </w:r>
          </w:p>
        </w:tc>
        <w:tc>
          <w:tcPr>
            <w:tcW w:w="268" w:type="pct"/>
            <w:vAlign w:val="center"/>
          </w:tcPr>
          <w:p w14:paraId="3B2E697F">
            <w:pPr>
              <w:spacing w:after="0"/>
            </w:pPr>
            <w:r>
              <w:rPr>
                <w:sz w:val="17"/>
              </w:rPr>
              <w:t>-</w:t>
            </w:r>
          </w:p>
        </w:tc>
        <w:tc>
          <w:tcPr>
            <w:tcW w:w="159" w:type="pct"/>
            <w:vAlign w:val="center"/>
          </w:tcPr>
          <w:p w14:paraId="720C4B0C">
            <w:pPr>
              <w:spacing w:after="0"/>
            </w:pPr>
            <w:r>
              <w:rPr>
                <w:sz w:val="17"/>
              </w:rPr>
              <w:t>-</w:t>
            </w:r>
          </w:p>
        </w:tc>
        <w:tc>
          <w:tcPr>
            <w:tcW w:w="186" w:type="pct"/>
            <w:vAlign w:val="center"/>
          </w:tcPr>
          <w:p w14:paraId="6A442E96">
            <w:pPr>
              <w:spacing w:after="0"/>
            </w:pPr>
            <w:r>
              <w:rPr>
                <w:sz w:val="17"/>
              </w:rPr>
              <w:t>-</w:t>
            </w:r>
          </w:p>
        </w:tc>
        <w:tc>
          <w:tcPr>
            <w:tcW w:w="186" w:type="pct"/>
            <w:vAlign w:val="center"/>
          </w:tcPr>
          <w:p w14:paraId="227767BD">
            <w:pPr>
              <w:spacing w:after="0"/>
            </w:pPr>
            <w:r>
              <w:rPr>
                <w:sz w:val="17"/>
              </w:rPr>
              <w:t>-</w:t>
            </w:r>
          </w:p>
        </w:tc>
        <w:tc>
          <w:tcPr>
            <w:tcW w:w="186" w:type="pct"/>
            <w:vAlign w:val="center"/>
          </w:tcPr>
          <w:p w14:paraId="2D6C5AA8">
            <w:pPr>
              <w:spacing w:after="0"/>
            </w:pPr>
            <w:r>
              <w:rPr>
                <w:sz w:val="17"/>
              </w:rPr>
              <w:t>-</w:t>
            </w:r>
          </w:p>
        </w:tc>
        <w:tc>
          <w:tcPr>
            <w:tcW w:w="186" w:type="pct"/>
            <w:vAlign w:val="center"/>
          </w:tcPr>
          <w:p w14:paraId="3B1CF253">
            <w:pPr>
              <w:spacing w:after="0"/>
            </w:pPr>
            <w:r>
              <w:rPr>
                <w:sz w:val="17"/>
              </w:rPr>
              <w:t>-</w:t>
            </w:r>
          </w:p>
        </w:tc>
        <w:tc>
          <w:tcPr>
            <w:tcW w:w="186" w:type="pct"/>
            <w:vAlign w:val="center"/>
          </w:tcPr>
          <w:p w14:paraId="6B9D59F6">
            <w:pPr>
              <w:spacing w:after="0"/>
            </w:pPr>
            <w:r>
              <w:rPr>
                <w:sz w:val="17"/>
              </w:rPr>
              <w:t>-</w:t>
            </w:r>
          </w:p>
        </w:tc>
        <w:tc>
          <w:tcPr>
            <w:tcW w:w="187" w:type="pct"/>
            <w:vAlign w:val="center"/>
          </w:tcPr>
          <w:p w14:paraId="62D5B698">
            <w:pPr>
              <w:spacing w:after="0"/>
            </w:pPr>
            <w:r>
              <w:rPr>
                <w:sz w:val="17"/>
              </w:rPr>
              <w:t>-</w:t>
            </w:r>
          </w:p>
        </w:tc>
        <w:tc>
          <w:tcPr>
            <w:tcW w:w="187" w:type="pct"/>
            <w:vAlign w:val="center"/>
          </w:tcPr>
          <w:p w14:paraId="4A1C41AD">
            <w:pPr>
              <w:spacing w:after="0"/>
              <w:rPr>
                <w:sz w:val="17"/>
              </w:rPr>
            </w:pPr>
            <w:r>
              <w:rPr>
                <w:rFonts w:hint="eastAsia"/>
                <w:sz w:val="17"/>
                <w:lang w:val="en-US" w:eastAsia="zh-CN"/>
              </w:rPr>
              <w:t>-</w:t>
            </w:r>
          </w:p>
        </w:tc>
      </w:tr>
      <w:tr w14:paraId="2046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3BDC60E">
            <w:pPr>
              <w:spacing w:after="0"/>
            </w:pPr>
            <w:r>
              <w:rPr>
                <w:sz w:val="17"/>
              </w:rPr>
              <w:t>临床评估</w:t>
            </w:r>
          </w:p>
        </w:tc>
        <w:tc>
          <w:tcPr>
            <w:tcW w:w="398" w:type="pct"/>
            <w:vAlign w:val="center"/>
          </w:tcPr>
          <w:p w14:paraId="2A6CE8B2">
            <w:pPr>
              <w:spacing w:after="0"/>
            </w:pPr>
            <w:r>
              <w:rPr>
                <w:sz w:val="17"/>
              </w:rPr>
              <w:t>肺活量</w:t>
            </w:r>
          </w:p>
        </w:tc>
        <w:tc>
          <w:tcPr>
            <w:tcW w:w="175" w:type="pct"/>
            <w:vAlign w:val="center"/>
          </w:tcPr>
          <w:p w14:paraId="29BC3664">
            <w:pPr>
              <w:spacing w:after="0"/>
            </w:pPr>
            <w:r>
              <w:rPr>
                <w:sz w:val="17"/>
              </w:rPr>
              <w:t>-</w:t>
            </w:r>
          </w:p>
        </w:tc>
        <w:tc>
          <w:tcPr>
            <w:tcW w:w="165" w:type="pct"/>
            <w:vAlign w:val="center"/>
          </w:tcPr>
          <w:p w14:paraId="64F7FA16">
            <w:pPr>
              <w:spacing w:after="0"/>
            </w:pPr>
            <w:r>
              <w:rPr>
                <w:sz w:val="17"/>
              </w:rPr>
              <w:t>X</w:t>
            </w:r>
          </w:p>
        </w:tc>
        <w:tc>
          <w:tcPr>
            <w:tcW w:w="242" w:type="pct"/>
            <w:vAlign w:val="center"/>
          </w:tcPr>
          <w:p w14:paraId="1F4FD51A">
            <w:pPr>
              <w:spacing w:after="0"/>
            </w:pPr>
            <w:r>
              <w:rPr>
                <w:sz w:val="17"/>
              </w:rPr>
              <w:t>-</w:t>
            </w:r>
          </w:p>
        </w:tc>
        <w:tc>
          <w:tcPr>
            <w:tcW w:w="242" w:type="pct"/>
            <w:vAlign w:val="center"/>
          </w:tcPr>
          <w:p w14:paraId="5F7D5AEE">
            <w:pPr>
              <w:spacing w:after="0"/>
            </w:pPr>
            <w:r>
              <w:rPr>
                <w:sz w:val="17"/>
              </w:rPr>
              <w:t>-</w:t>
            </w:r>
          </w:p>
        </w:tc>
        <w:tc>
          <w:tcPr>
            <w:tcW w:w="242" w:type="pct"/>
            <w:vAlign w:val="center"/>
          </w:tcPr>
          <w:p w14:paraId="363A5FDE">
            <w:pPr>
              <w:spacing w:after="0"/>
            </w:pPr>
            <w:r>
              <w:rPr>
                <w:sz w:val="17"/>
              </w:rPr>
              <w:t>-</w:t>
            </w:r>
          </w:p>
        </w:tc>
        <w:tc>
          <w:tcPr>
            <w:tcW w:w="242" w:type="pct"/>
            <w:vAlign w:val="center"/>
          </w:tcPr>
          <w:p w14:paraId="79E6D604">
            <w:pPr>
              <w:spacing w:after="0"/>
            </w:pPr>
            <w:r>
              <w:rPr>
                <w:sz w:val="17"/>
              </w:rPr>
              <w:t>-</w:t>
            </w:r>
          </w:p>
        </w:tc>
        <w:tc>
          <w:tcPr>
            <w:tcW w:w="268" w:type="pct"/>
            <w:vAlign w:val="center"/>
          </w:tcPr>
          <w:p w14:paraId="38000416">
            <w:pPr>
              <w:spacing w:after="0"/>
            </w:pPr>
            <w:r>
              <w:rPr>
                <w:sz w:val="17"/>
              </w:rPr>
              <w:t>-</w:t>
            </w:r>
          </w:p>
        </w:tc>
        <w:tc>
          <w:tcPr>
            <w:tcW w:w="268" w:type="pct"/>
            <w:vAlign w:val="center"/>
          </w:tcPr>
          <w:p w14:paraId="550D2AE8">
            <w:pPr>
              <w:spacing w:after="0"/>
            </w:pPr>
            <w:r>
              <w:rPr>
                <w:sz w:val="17"/>
              </w:rPr>
              <w:t>-</w:t>
            </w:r>
          </w:p>
        </w:tc>
        <w:tc>
          <w:tcPr>
            <w:tcW w:w="268" w:type="pct"/>
            <w:vAlign w:val="center"/>
          </w:tcPr>
          <w:p w14:paraId="2353B397">
            <w:pPr>
              <w:spacing w:after="0"/>
            </w:pPr>
            <w:r>
              <w:rPr>
                <w:sz w:val="17"/>
              </w:rPr>
              <w:t>-</w:t>
            </w:r>
          </w:p>
        </w:tc>
        <w:tc>
          <w:tcPr>
            <w:tcW w:w="268" w:type="pct"/>
            <w:vAlign w:val="center"/>
          </w:tcPr>
          <w:p w14:paraId="6D0B402F">
            <w:pPr>
              <w:spacing w:after="0"/>
            </w:pPr>
            <w:r>
              <w:rPr>
                <w:sz w:val="17"/>
              </w:rPr>
              <w:t>-</w:t>
            </w:r>
          </w:p>
        </w:tc>
        <w:tc>
          <w:tcPr>
            <w:tcW w:w="268" w:type="pct"/>
            <w:vAlign w:val="center"/>
          </w:tcPr>
          <w:p w14:paraId="19673617">
            <w:pPr>
              <w:spacing w:after="0"/>
            </w:pPr>
            <w:r>
              <w:rPr>
                <w:sz w:val="17"/>
              </w:rPr>
              <w:t>-</w:t>
            </w:r>
          </w:p>
        </w:tc>
        <w:tc>
          <w:tcPr>
            <w:tcW w:w="268" w:type="pct"/>
            <w:vAlign w:val="center"/>
          </w:tcPr>
          <w:p w14:paraId="1A251817">
            <w:pPr>
              <w:spacing w:after="0"/>
            </w:pPr>
            <w:r>
              <w:rPr>
                <w:sz w:val="17"/>
              </w:rPr>
              <w:t>X</w:t>
            </w:r>
          </w:p>
        </w:tc>
        <w:tc>
          <w:tcPr>
            <w:tcW w:w="159" w:type="pct"/>
            <w:vAlign w:val="center"/>
          </w:tcPr>
          <w:p w14:paraId="3A53019F">
            <w:pPr>
              <w:spacing w:after="0"/>
            </w:pPr>
            <w:r>
              <w:rPr>
                <w:sz w:val="17"/>
              </w:rPr>
              <w:t>X</w:t>
            </w:r>
          </w:p>
        </w:tc>
        <w:tc>
          <w:tcPr>
            <w:tcW w:w="186" w:type="pct"/>
            <w:vAlign w:val="center"/>
          </w:tcPr>
          <w:p w14:paraId="2F36FF35">
            <w:pPr>
              <w:spacing w:after="0"/>
            </w:pPr>
            <w:r>
              <w:rPr>
                <w:sz w:val="17"/>
              </w:rPr>
              <w:t>-</w:t>
            </w:r>
          </w:p>
        </w:tc>
        <w:tc>
          <w:tcPr>
            <w:tcW w:w="186" w:type="pct"/>
            <w:vAlign w:val="center"/>
          </w:tcPr>
          <w:p w14:paraId="7393A0D8">
            <w:pPr>
              <w:spacing w:after="0"/>
            </w:pPr>
            <w:r>
              <w:rPr>
                <w:sz w:val="17"/>
              </w:rPr>
              <w:t>-</w:t>
            </w:r>
          </w:p>
        </w:tc>
        <w:tc>
          <w:tcPr>
            <w:tcW w:w="186" w:type="pct"/>
            <w:vAlign w:val="center"/>
          </w:tcPr>
          <w:p w14:paraId="3F226D66">
            <w:pPr>
              <w:spacing w:after="0"/>
            </w:pPr>
            <w:r>
              <w:rPr>
                <w:sz w:val="17"/>
              </w:rPr>
              <w:t>-</w:t>
            </w:r>
          </w:p>
        </w:tc>
        <w:tc>
          <w:tcPr>
            <w:tcW w:w="186" w:type="pct"/>
            <w:vAlign w:val="center"/>
          </w:tcPr>
          <w:p w14:paraId="4972B3D1">
            <w:pPr>
              <w:spacing w:after="0"/>
            </w:pPr>
            <w:r>
              <w:rPr>
                <w:sz w:val="17"/>
              </w:rPr>
              <w:t>X</w:t>
            </w:r>
          </w:p>
        </w:tc>
        <w:tc>
          <w:tcPr>
            <w:tcW w:w="186" w:type="pct"/>
            <w:vAlign w:val="center"/>
          </w:tcPr>
          <w:p w14:paraId="3256447F">
            <w:pPr>
              <w:spacing w:after="0"/>
            </w:pPr>
            <w:r>
              <w:rPr>
                <w:sz w:val="17"/>
              </w:rPr>
              <w:t>-</w:t>
            </w:r>
          </w:p>
        </w:tc>
        <w:tc>
          <w:tcPr>
            <w:tcW w:w="187" w:type="pct"/>
            <w:vAlign w:val="center"/>
          </w:tcPr>
          <w:p w14:paraId="3AB83D0C">
            <w:pPr>
              <w:spacing w:after="0"/>
            </w:pPr>
            <w:r>
              <w:rPr>
                <w:sz w:val="17"/>
              </w:rPr>
              <w:t>X</w:t>
            </w:r>
          </w:p>
        </w:tc>
        <w:tc>
          <w:tcPr>
            <w:tcW w:w="187" w:type="pct"/>
            <w:vAlign w:val="center"/>
          </w:tcPr>
          <w:p w14:paraId="63482AFC">
            <w:pPr>
              <w:spacing w:after="0"/>
              <w:rPr>
                <w:sz w:val="17"/>
              </w:rPr>
            </w:pPr>
            <w:r>
              <w:rPr>
                <w:sz w:val="17"/>
              </w:rPr>
              <w:t>X</w:t>
            </w:r>
          </w:p>
        </w:tc>
      </w:tr>
      <w:tr w14:paraId="1743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3571B5D3">
            <w:pPr>
              <w:spacing w:after="0"/>
            </w:pPr>
            <w:r>
              <w:rPr>
                <w:sz w:val="17"/>
              </w:rPr>
              <w:t>临床评估</w:t>
            </w:r>
          </w:p>
        </w:tc>
        <w:tc>
          <w:tcPr>
            <w:tcW w:w="398" w:type="pct"/>
            <w:vAlign w:val="center"/>
          </w:tcPr>
          <w:p w14:paraId="65E675D5">
            <w:pPr>
              <w:spacing w:after="0"/>
            </w:pPr>
            <w:r>
              <w:rPr>
                <w:sz w:val="17"/>
              </w:rPr>
              <w:t>体格检查（含体重/BMI）</w:t>
            </w:r>
          </w:p>
        </w:tc>
        <w:tc>
          <w:tcPr>
            <w:tcW w:w="175" w:type="pct"/>
            <w:vAlign w:val="center"/>
          </w:tcPr>
          <w:p w14:paraId="0AD3D864">
            <w:pPr>
              <w:spacing w:after="0"/>
            </w:pPr>
            <w:r>
              <w:rPr>
                <w:sz w:val="17"/>
              </w:rPr>
              <w:t>X</w:t>
            </w:r>
          </w:p>
        </w:tc>
        <w:tc>
          <w:tcPr>
            <w:tcW w:w="165" w:type="pct"/>
            <w:vAlign w:val="center"/>
          </w:tcPr>
          <w:p w14:paraId="0D3B8E92">
            <w:pPr>
              <w:spacing w:after="0"/>
            </w:pPr>
            <w:r>
              <w:rPr>
                <w:sz w:val="17"/>
              </w:rPr>
              <w:t>X</w:t>
            </w:r>
          </w:p>
        </w:tc>
        <w:tc>
          <w:tcPr>
            <w:tcW w:w="242" w:type="pct"/>
            <w:vAlign w:val="center"/>
          </w:tcPr>
          <w:p w14:paraId="5DC7F86A">
            <w:pPr>
              <w:spacing w:after="0"/>
            </w:pPr>
            <w:r>
              <w:rPr>
                <w:sz w:val="17"/>
              </w:rPr>
              <w:t>-</w:t>
            </w:r>
          </w:p>
        </w:tc>
        <w:tc>
          <w:tcPr>
            <w:tcW w:w="242" w:type="pct"/>
            <w:vAlign w:val="center"/>
          </w:tcPr>
          <w:p w14:paraId="438D362F">
            <w:pPr>
              <w:spacing w:after="0"/>
            </w:pPr>
            <w:r>
              <w:rPr>
                <w:sz w:val="17"/>
              </w:rPr>
              <w:t>X</w:t>
            </w:r>
          </w:p>
        </w:tc>
        <w:tc>
          <w:tcPr>
            <w:tcW w:w="242" w:type="pct"/>
            <w:vAlign w:val="center"/>
          </w:tcPr>
          <w:p w14:paraId="1D9AD5B3">
            <w:pPr>
              <w:spacing w:after="0"/>
            </w:pPr>
            <w:r>
              <w:rPr>
                <w:sz w:val="17"/>
              </w:rPr>
              <w:t>X</w:t>
            </w:r>
          </w:p>
        </w:tc>
        <w:tc>
          <w:tcPr>
            <w:tcW w:w="242" w:type="pct"/>
            <w:vAlign w:val="center"/>
          </w:tcPr>
          <w:p w14:paraId="62778BD2">
            <w:pPr>
              <w:spacing w:after="0"/>
            </w:pPr>
            <w:r>
              <w:rPr>
                <w:sz w:val="17"/>
              </w:rPr>
              <w:t>X</w:t>
            </w:r>
          </w:p>
        </w:tc>
        <w:tc>
          <w:tcPr>
            <w:tcW w:w="268" w:type="pct"/>
            <w:vAlign w:val="center"/>
          </w:tcPr>
          <w:p w14:paraId="674868B4">
            <w:pPr>
              <w:spacing w:after="0"/>
            </w:pPr>
            <w:r>
              <w:rPr>
                <w:sz w:val="17"/>
              </w:rPr>
              <w:t>X</w:t>
            </w:r>
          </w:p>
        </w:tc>
        <w:tc>
          <w:tcPr>
            <w:tcW w:w="268" w:type="pct"/>
            <w:vAlign w:val="center"/>
          </w:tcPr>
          <w:p w14:paraId="28E0FC08">
            <w:pPr>
              <w:spacing w:after="0"/>
            </w:pPr>
            <w:r>
              <w:rPr>
                <w:sz w:val="17"/>
              </w:rPr>
              <w:t>X</w:t>
            </w:r>
          </w:p>
        </w:tc>
        <w:tc>
          <w:tcPr>
            <w:tcW w:w="268" w:type="pct"/>
            <w:vAlign w:val="center"/>
          </w:tcPr>
          <w:p w14:paraId="47B68930">
            <w:pPr>
              <w:spacing w:after="0"/>
            </w:pPr>
            <w:r>
              <w:rPr>
                <w:sz w:val="17"/>
              </w:rPr>
              <w:t>X</w:t>
            </w:r>
          </w:p>
        </w:tc>
        <w:tc>
          <w:tcPr>
            <w:tcW w:w="268" w:type="pct"/>
            <w:vAlign w:val="center"/>
          </w:tcPr>
          <w:p w14:paraId="2562A317">
            <w:pPr>
              <w:spacing w:after="0"/>
            </w:pPr>
            <w:r>
              <w:rPr>
                <w:sz w:val="17"/>
              </w:rPr>
              <w:t>X</w:t>
            </w:r>
          </w:p>
        </w:tc>
        <w:tc>
          <w:tcPr>
            <w:tcW w:w="268" w:type="pct"/>
            <w:vAlign w:val="center"/>
          </w:tcPr>
          <w:p w14:paraId="5FAD4078">
            <w:pPr>
              <w:spacing w:after="0"/>
            </w:pPr>
            <w:r>
              <w:rPr>
                <w:sz w:val="17"/>
              </w:rPr>
              <w:t>X</w:t>
            </w:r>
          </w:p>
        </w:tc>
        <w:tc>
          <w:tcPr>
            <w:tcW w:w="268" w:type="pct"/>
            <w:vAlign w:val="center"/>
          </w:tcPr>
          <w:p w14:paraId="5D3F7696">
            <w:pPr>
              <w:spacing w:after="0"/>
            </w:pPr>
            <w:r>
              <w:rPr>
                <w:sz w:val="17"/>
              </w:rPr>
              <w:t>X</w:t>
            </w:r>
          </w:p>
        </w:tc>
        <w:tc>
          <w:tcPr>
            <w:tcW w:w="159" w:type="pct"/>
            <w:vAlign w:val="center"/>
          </w:tcPr>
          <w:p w14:paraId="555B8B96">
            <w:pPr>
              <w:spacing w:after="0"/>
            </w:pPr>
            <w:r>
              <w:rPr>
                <w:sz w:val="17"/>
              </w:rPr>
              <w:t>X</w:t>
            </w:r>
          </w:p>
        </w:tc>
        <w:tc>
          <w:tcPr>
            <w:tcW w:w="186" w:type="pct"/>
            <w:vAlign w:val="center"/>
          </w:tcPr>
          <w:p w14:paraId="489C7491">
            <w:pPr>
              <w:spacing w:after="0"/>
            </w:pPr>
            <w:r>
              <w:rPr>
                <w:sz w:val="17"/>
              </w:rPr>
              <w:t>-</w:t>
            </w:r>
          </w:p>
        </w:tc>
        <w:tc>
          <w:tcPr>
            <w:tcW w:w="186" w:type="pct"/>
            <w:vAlign w:val="center"/>
          </w:tcPr>
          <w:p w14:paraId="4F1E6A76">
            <w:pPr>
              <w:spacing w:after="0"/>
            </w:pPr>
            <w:r>
              <w:rPr>
                <w:sz w:val="17"/>
              </w:rPr>
              <w:t>X</w:t>
            </w:r>
          </w:p>
        </w:tc>
        <w:tc>
          <w:tcPr>
            <w:tcW w:w="186" w:type="pct"/>
            <w:vAlign w:val="center"/>
          </w:tcPr>
          <w:p w14:paraId="00BBF0A5">
            <w:pPr>
              <w:spacing w:after="0"/>
            </w:pPr>
            <w:r>
              <w:rPr>
                <w:sz w:val="17"/>
              </w:rPr>
              <w:t>-</w:t>
            </w:r>
          </w:p>
        </w:tc>
        <w:tc>
          <w:tcPr>
            <w:tcW w:w="186" w:type="pct"/>
            <w:vAlign w:val="center"/>
          </w:tcPr>
          <w:p w14:paraId="58BC0ECE">
            <w:pPr>
              <w:spacing w:after="0"/>
            </w:pPr>
            <w:r>
              <w:rPr>
                <w:sz w:val="17"/>
              </w:rPr>
              <w:t>X</w:t>
            </w:r>
          </w:p>
        </w:tc>
        <w:tc>
          <w:tcPr>
            <w:tcW w:w="186" w:type="pct"/>
            <w:vAlign w:val="center"/>
          </w:tcPr>
          <w:p w14:paraId="5CB9193A">
            <w:pPr>
              <w:spacing w:after="0"/>
            </w:pPr>
            <w:r>
              <w:rPr>
                <w:sz w:val="17"/>
              </w:rPr>
              <w:t>-</w:t>
            </w:r>
          </w:p>
        </w:tc>
        <w:tc>
          <w:tcPr>
            <w:tcW w:w="187" w:type="pct"/>
            <w:vAlign w:val="center"/>
          </w:tcPr>
          <w:p w14:paraId="3C5EA693">
            <w:pPr>
              <w:spacing w:after="0"/>
            </w:pPr>
            <w:r>
              <w:rPr>
                <w:sz w:val="17"/>
              </w:rPr>
              <w:t>X</w:t>
            </w:r>
          </w:p>
        </w:tc>
        <w:tc>
          <w:tcPr>
            <w:tcW w:w="187" w:type="pct"/>
            <w:vAlign w:val="center"/>
          </w:tcPr>
          <w:p w14:paraId="2B9BBACA">
            <w:pPr>
              <w:spacing w:after="0"/>
              <w:rPr>
                <w:sz w:val="17"/>
              </w:rPr>
            </w:pPr>
            <w:r>
              <w:rPr>
                <w:sz w:val="17"/>
              </w:rPr>
              <w:t>X</w:t>
            </w:r>
          </w:p>
        </w:tc>
      </w:tr>
      <w:tr w14:paraId="6F1C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5C65E1D6">
            <w:pPr>
              <w:spacing w:after="0"/>
            </w:pPr>
            <w:r>
              <w:rPr>
                <w:sz w:val="17"/>
              </w:rPr>
              <w:t>临床评估</w:t>
            </w:r>
          </w:p>
        </w:tc>
        <w:tc>
          <w:tcPr>
            <w:tcW w:w="398" w:type="pct"/>
            <w:vAlign w:val="center"/>
          </w:tcPr>
          <w:p w14:paraId="741CE4A2">
            <w:pPr>
              <w:spacing w:after="0"/>
            </w:pPr>
            <w:r>
              <w:rPr>
                <w:sz w:val="17"/>
              </w:rPr>
              <w:t>生命体征与症状询问</w:t>
            </w:r>
          </w:p>
        </w:tc>
        <w:tc>
          <w:tcPr>
            <w:tcW w:w="175" w:type="pct"/>
            <w:vAlign w:val="center"/>
          </w:tcPr>
          <w:p w14:paraId="1DCA34A0">
            <w:pPr>
              <w:spacing w:after="0"/>
            </w:pPr>
            <w:r>
              <w:rPr>
                <w:sz w:val="17"/>
              </w:rPr>
              <w:t>X</w:t>
            </w:r>
          </w:p>
        </w:tc>
        <w:tc>
          <w:tcPr>
            <w:tcW w:w="165" w:type="pct"/>
            <w:vAlign w:val="center"/>
          </w:tcPr>
          <w:p w14:paraId="42D19D05">
            <w:pPr>
              <w:spacing w:after="0"/>
            </w:pPr>
            <w:r>
              <w:rPr>
                <w:sz w:val="17"/>
              </w:rPr>
              <w:t>X</w:t>
            </w:r>
          </w:p>
        </w:tc>
        <w:tc>
          <w:tcPr>
            <w:tcW w:w="242" w:type="pct"/>
            <w:vAlign w:val="center"/>
          </w:tcPr>
          <w:p w14:paraId="56A52717">
            <w:pPr>
              <w:spacing w:after="0"/>
            </w:pPr>
            <w:r>
              <w:rPr>
                <w:sz w:val="17"/>
              </w:rPr>
              <w:t>X</w:t>
            </w:r>
          </w:p>
        </w:tc>
        <w:tc>
          <w:tcPr>
            <w:tcW w:w="242" w:type="pct"/>
            <w:vAlign w:val="center"/>
          </w:tcPr>
          <w:p w14:paraId="1F70D132">
            <w:pPr>
              <w:spacing w:after="0"/>
            </w:pPr>
            <w:r>
              <w:rPr>
                <w:sz w:val="17"/>
              </w:rPr>
              <w:t>X</w:t>
            </w:r>
          </w:p>
        </w:tc>
        <w:tc>
          <w:tcPr>
            <w:tcW w:w="242" w:type="pct"/>
            <w:vAlign w:val="center"/>
          </w:tcPr>
          <w:p w14:paraId="2A064615">
            <w:pPr>
              <w:spacing w:after="0"/>
            </w:pPr>
            <w:r>
              <w:rPr>
                <w:sz w:val="17"/>
              </w:rPr>
              <w:t>X</w:t>
            </w:r>
          </w:p>
        </w:tc>
        <w:tc>
          <w:tcPr>
            <w:tcW w:w="242" w:type="pct"/>
            <w:vAlign w:val="center"/>
          </w:tcPr>
          <w:p w14:paraId="64C052B4">
            <w:pPr>
              <w:spacing w:after="0"/>
            </w:pPr>
            <w:r>
              <w:rPr>
                <w:sz w:val="17"/>
              </w:rPr>
              <w:t>X</w:t>
            </w:r>
          </w:p>
        </w:tc>
        <w:tc>
          <w:tcPr>
            <w:tcW w:w="268" w:type="pct"/>
            <w:vAlign w:val="center"/>
          </w:tcPr>
          <w:p w14:paraId="67D3A0AF">
            <w:pPr>
              <w:spacing w:after="0"/>
            </w:pPr>
            <w:r>
              <w:rPr>
                <w:sz w:val="17"/>
              </w:rPr>
              <w:t>X</w:t>
            </w:r>
          </w:p>
        </w:tc>
        <w:tc>
          <w:tcPr>
            <w:tcW w:w="268" w:type="pct"/>
            <w:vAlign w:val="center"/>
          </w:tcPr>
          <w:p w14:paraId="1D6F0C54">
            <w:pPr>
              <w:spacing w:after="0"/>
            </w:pPr>
            <w:r>
              <w:rPr>
                <w:sz w:val="17"/>
              </w:rPr>
              <w:t>X</w:t>
            </w:r>
          </w:p>
        </w:tc>
        <w:tc>
          <w:tcPr>
            <w:tcW w:w="268" w:type="pct"/>
            <w:vAlign w:val="center"/>
          </w:tcPr>
          <w:p w14:paraId="3A3EB2A7">
            <w:pPr>
              <w:spacing w:after="0"/>
            </w:pPr>
            <w:r>
              <w:rPr>
                <w:sz w:val="17"/>
              </w:rPr>
              <w:t>X</w:t>
            </w:r>
          </w:p>
        </w:tc>
        <w:tc>
          <w:tcPr>
            <w:tcW w:w="268" w:type="pct"/>
            <w:vAlign w:val="center"/>
          </w:tcPr>
          <w:p w14:paraId="1E438A7E">
            <w:pPr>
              <w:spacing w:after="0"/>
            </w:pPr>
            <w:r>
              <w:rPr>
                <w:sz w:val="17"/>
              </w:rPr>
              <w:t>X</w:t>
            </w:r>
          </w:p>
        </w:tc>
        <w:tc>
          <w:tcPr>
            <w:tcW w:w="268" w:type="pct"/>
            <w:vAlign w:val="center"/>
          </w:tcPr>
          <w:p w14:paraId="1684452A">
            <w:pPr>
              <w:spacing w:after="0"/>
            </w:pPr>
            <w:r>
              <w:rPr>
                <w:sz w:val="17"/>
              </w:rPr>
              <w:t>X</w:t>
            </w:r>
          </w:p>
        </w:tc>
        <w:tc>
          <w:tcPr>
            <w:tcW w:w="268" w:type="pct"/>
            <w:vAlign w:val="center"/>
          </w:tcPr>
          <w:p w14:paraId="6E53A5F0">
            <w:pPr>
              <w:spacing w:after="0"/>
            </w:pPr>
            <w:r>
              <w:rPr>
                <w:sz w:val="17"/>
              </w:rPr>
              <w:t>X</w:t>
            </w:r>
          </w:p>
        </w:tc>
        <w:tc>
          <w:tcPr>
            <w:tcW w:w="159" w:type="pct"/>
            <w:vAlign w:val="center"/>
          </w:tcPr>
          <w:p w14:paraId="24434F8E">
            <w:pPr>
              <w:spacing w:after="0"/>
            </w:pPr>
            <w:r>
              <w:rPr>
                <w:sz w:val="17"/>
              </w:rPr>
              <w:t>X</w:t>
            </w:r>
          </w:p>
        </w:tc>
        <w:tc>
          <w:tcPr>
            <w:tcW w:w="186" w:type="pct"/>
            <w:vAlign w:val="center"/>
          </w:tcPr>
          <w:p w14:paraId="51BC3EAD">
            <w:pPr>
              <w:spacing w:after="0"/>
            </w:pPr>
            <w:r>
              <w:rPr>
                <w:sz w:val="17"/>
              </w:rPr>
              <w:t>X</w:t>
            </w:r>
          </w:p>
        </w:tc>
        <w:tc>
          <w:tcPr>
            <w:tcW w:w="186" w:type="pct"/>
            <w:vAlign w:val="center"/>
          </w:tcPr>
          <w:p w14:paraId="682F79A6">
            <w:pPr>
              <w:spacing w:after="0"/>
            </w:pPr>
            <w:r>
              <w:rPr>
                <w:sz w:val="17"/>
              </w:rPr>
              <w:t>X</w:t>
            </w:r>
          </w:p>
        </w:tc>
        <w:tc>
          <w:tcPr>
            <w:tcW w:w="186" w:type="pct"/>
            <w:vAlign w:val="center"/>
          </w:tcPr>
          <w:p w14:paraId="4A4C6DA3">
            <w:pPr>
              <w:spacing w:after="0"/>
            </w:pPr>
            <w:r>
              <w:rPr>
                <w:sz w:val="17"/>
              </w:rPr>
              <w:t>X</w:t>
            </w:r>
          </w:p>
        </w:tc>
        <w:tc>
          <w:tcPr>
            <w:tcW w:w="186" w:type="pct"/>
            <w:vAlign w:val="center"/>
          </w:tcPr>
          <w:p w14:paraId="69F01091">
            <w:pPr>
              <w:spacing w:after="0"/>
            </w:pPr>
            <w:r>
              <w:rPr>
                <w:sz w:val="17"/>
              </w:rPr>
              <w:t>X</w:t>
            </w:r>
          </w:p>
        </w:tc>
        <w:tc>
          <w:tcPr>
            <w:tcW w:w="186" w:type="pct"/>
            <w:vAlign w:val="center"/>
          </w:tcPr>
          <w:p w14:paraId="7C216834">
            <w:pPr>
              <w:spacing w:after="0"/>
            </w:pPr>
            <w:r>
              <w:rPr>
                <w:sz w:val="17"/>
              </w:rPr>
              <w:t>X</w:t>
            </w:r>
          </w:p>
        </w:tc>
        <w:tc>
          <w:tcPr>
            <w:tcW w:w="187" w:type="pct"/>
            <w:vAlign w:val="center"/>
          </w:tcPr>
          <w:p w14:paraId="23296A64">
            <w:pPr>
              <w:spacing w:after="0"/>
            </w:pPr>
            <w:r>
              <w:rPr>
                <w:sz w:val="17"/>
              </w:rPr>
              <w:t>X</w:t>
            </w:r>
          </w:p>
        </w:tc>
        <w:tc>
          <w:tcPr>
            <w:tcW w:w="187" w:type="pct"/>
            <w:vAlign w:val="center"/>
          </w:tcPr>
          <w:p w14:paraId="53258232">
            <w:pPr>
              <w:spacing w:after="0"/>
              <w:rPr>
                <w:sz w:val="17"/>
              </w:rPr>
            </w:pPr>
            <w:r>
              <w:rPr>
                <w:sz w:val="17"/>
              </w:rPr>
              <w:t>X</w:t>
            </w:r>
          </w:p>
        </w:tc>
      </w:tr>
      <w:tr w14:paraId="4C20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419A1F67">
            <w:pPr>
              <w:spacing w:after="0"/>
            </w:pPr>
            <w:r>
              <w:rPr>
                <w:sz w:val="17"/>
              </w:rPr>
              <w:t>实验室检测</w:t>
            </w:r>
          </w:p>
        </w:tc>
        <w:tc>
          <w:tcPr>
            <w:tcW w:w="398" w:type="pct"/>
            <w:vAlign w:val="center"/>
          </w:tcPr>
          <w:p w14:paraId="47ADC5EB">
            <w:pPr>
              <w:spacing w:after="0"/>
            </w:pPr>
            <w:r>
              <w:rPr>
                <w:sz w:val="17"/>
              </w:rPr>
              <w:t>血常规</w:t>
            </w:r>
          </w:p>
        </w:tc>
        <w:tc>
          <w:tcPr>
            <w:tcW w:w="175" w:type="pct"/>
            <w:vAlign w:val="center"/>
          </w:tcPr>
          <w:p w14:paraId="7C57113D">
            <w:pPr>
              <w:spacing w:after="0"/>
            </w:pPr>
            <w:r>
              <w:rPr>
                <w:sz w:val="17"/>
              </w:rPr>
              <w:t>X</w:t>
            </w:r>
          </w:p>
        </w:tc>
        <w:tc>
          <w:tcPr>
            <w:tcW w:w="165" w:type="pct"/>
            <w:vAlign w:val="center"/>
          </w:tcPr>
          <w:p w14:paraId="5BA3661D">
            <w:pPr>
              <w:spacing w:after="0"/>
            </w:pPr>
            <w:r>
              <w:rPr>
                <w:sz w:val="17"/>
              </w:rPr>
              <w:t>X</w:t>
            </w:r>
          </w:p>
        </w:tc>
        <w:tc>
          <w:tcPr>
            <w:tcW w:w="242" w:type="pct"/>
            <w:vAlign w:val="center"/>
          </w:tcPr>
          <w:p w14:paraId="38A209FA">
            <w:pPr>
              <w:spacing w:after="0"/>
            </w:pPr>
            <w:r>
              <w:rPr>
                <w:sz w:val="17"/>
              </w:rPr>
              <w:t>X</w:t>
            </w:r>
          </w:p>
        </w:tc>
        <w:tc>
          <w:tcPr>
            <w:tcW w:w="242" w:type="pct"/>
            <w:vAlign w:val="center"/>
          </w:tcPr>
          <w:p w14:paraId="0FC3110A">
            <w:pPr>
              <w:spacing w:after="0"/>
            </w:pPr>
            <w:r>
              <w:rPr>
                <w:sz w:val="17"/>
              </w:rPr>
              <w:t>X</w:t>
            </w:r>
          </w:p>
        </w:tc>
        <w:tc>
          <w:tcPr>
            <w:tcW w:w="242" w:type="pct"/>
            <w:vAlign w:val="center"/>
          </w:tcPr>
          <w:p w14:paraId="5BD0E05F">
            <w:pPr>
              <w:spacing w:after="0"/>
            </w:pPr>
            <w:r>
              <w:rPr>
                <w:sz w:val="17"/>
              </w:rPr>
              <w:t>X</w:t>
            </w:r>
          </w:p>
        </w:tc>
        <w:tc>
          <w:tcPr>
            <w:tcW w:w="242" w:type="pct"/>
            <w:vAlign w:val="center"/>
          </w:tcPr>
          <w:p w14:paraId="125A5E06">
            <w:pPr>
              <w:spacing w:after="0"/>
            </w:pPr>
            <w:r>
              <w:rPr>
                <w:sz w:val="17"/>
              </w:rPr>
              <w:t>X</w:t>
            </w:r>
          </w:p>
        </w:tc>
        <w:tc>
          <w:tcPr>
            <w:tcW w:w="268" w:type="pct"/>
            <w:vAlign w:val="center"/>
          </w:tcPr>
          <w:p w14:paraId="721ADB22">
            <w:pPr>
              <w:spacing w:after="0"/>
            </w:pPr>
            <w:r>
              <w:rPr>
                <w:sz w:val="17"/>
              </w:rPr>
              <w:t>X</w:t>
            </w:r>
          </w:p>
        </w:tc>
        <w:tc>
          <w:tcPr>
            <w:tcW w:w="268" w:type="pct"/>
            <w:vAlign w:val="center"/>
          </w:tcPr>
          <w:p w14:paraId="793F01E3">
            <w:pPr>
              <w:spacing w:after="0"/>
            </w:pPr>
            <w:r>
              <w:rPr>
                <w:sz w:val="17"/>
              </w:rPr>
              <w:t>X</w:t>
            </w:r>
          </w:p>
        </w:tc>
        <w:tc>
          <w:tcPr>
            <w:tcW w:w="268" w:type="pct"/>
            <w:vAlign w:val="center"/>
          </w:tcPr>
          <w:p w14:paraId="2CDA4CB8">
            <w:pPr>
              <w:spacing w:after="0"/>
            </w:pPr>
            <w:r>
              <w:rPr>
                <w:sz w:val="17"/>
              </w:rPr>
              <w:t>X</w:t>
            </w:r>
          </w:p>
        </w:tc>
        <w:tc>
          <w:tcPr>
            <w:tcW w:w="268" w:type="pct"/>
            <w:vAlign w:val="center"/>
          </w:tcPr>
          <w:p w14:paraId="2CF1872C">
            <w:pPr>
              <w:spacing w:after="0"/>
            </w:pPr>
            <w:r>
              <w:rPr>
                <w:sz w:val="17"/>
              </w:rPr>
              <w:t>X</w:t>
            </w:r>
          </w:p>
        </w:tc>
        <w:tc>
          <w:tcPr>
            <w:tcW w:w="268" w:type="pct"/>
            <w:vAlign w:val="center"/>
          </w:tcPr>
          <w:p w14:paraId="1197A5E6">
            <w:pPr>
              <w:spacing w:after="0"/>
            </w:pPr>
            <w:r>
              <w:rPr>
                <w:sz w:val="17"/>
              </w:rPr>
              <w:t>X</w:t>
            </w:r>
          </w:p>
        </w:tc>
        <w:tc>
          <w:tcPr>
            <w:tcW w:w="268" w:type="pct"/>
            <w:vAlign w:val="center"/>
          </w:tcPr>
          <w:p w14:paraId="10E5248B">
            <w:pPr>
              <w:spacing w:after="0"/>
            </w:pPr>
            <w:r>
              <w:rPr>
                <w:sz w:val="17"/>
              </w:rPr>
              <w:t>X</w:t>
            </w:r>
          </w:p>
        </w:tc>
        <w:tc>
          <w:tcPr>
            <w:tcW w:w="159" w:type="pct"/>
            <w:vAlign w:val="center"/>
          </w:tcPr>
          <w:p w14:paraId="4795006F">
            <w:pPr>
              <w:spacing w:after="0"/>
            </w:pPr>
            <w:r>
              <w:rPr>
                <w:sz w:val="17"/>
              </w:rPr>
              <w:t>X</w:t>
            </w:r>
          </w:p>
        </w:tc>
        <w:tc>
          <w:tcPr>
            <w:tcW w:w="186" w:type="pct"/>
            <w:vAlign w:val="center"/>
          </w:tcPr>
          <w:p w14:paraId="19B284AE">
            <w:pPr>
              <w:spacing w:after="0"/>
            </w:pPr>
            <w:r>
              <w:rPr>
                <w:sz w:val="17"/>
              </w:rPr>
              <w:t>-</w:t>
            </w:r>
          </w:p>
        </w:tc>
        <w:tc>
          <w:tcPr>
            <w:tcW w:w="186" w:type="pct"/>
            <w:vAlign w:val="center"/>
          </w:tcPr>
          <w:p w14:paraId="797B8EB0">
            <w:pPr>
              <w:spacing w:after="0"/>
            </w:pPr>
            <w:r>
              <w:rPr>
                <w:sz w:val="17"/>
              </w:rPr>
              <w:t>-</w:t>
            </w:r>
          </w:p>
        </w:tc>
        <w:tc>
          <w:tcPr>
            <w:tcW w:w="186" w:type="pct"/>
            <w:vAlign w:val="center"/>
          </w:tcPr>
          <w:p w14:paraId="602E9616">
            <w:pPr>
              <w:spacing w:after="0"/>
            </w:pPr>
            <w:r>
              <w:rPr>
                <w:sz w:val="17"/>
              </w:rPr>
              <w:t>-</w:t>
            </w:r>
          </w:p>
        </w:tc>
        <w:tc>
          <w:tcPr>
            <w:tcW w:w="186" w:type="pct"/>
            <w:vAlign w:val="center"/>
          </w:tcPr>
          <w:p w14:paraId="5FADDC8C">
            <w:pPr>
              <w:spacing w:after="0"/>
            </w:pPr>
            <w:r>
              <w:rPr>
                <w:sz w:val="17"/>
              </w:rPr>
              <w:t>-</w:t>
            </w:r>
          </w:p>
        </w:tc>
        <w:tc>
          <w:tcPr>
            <w:tcW w:w="186" w:type="pct"/>
            <w:vAlign w:val="center"/>
          </w:tcPr>
          <w:p w14:paraId="0C88E240">
            <w:pPr>
              <w:spacing w:after="0"/>
            </w:pPr>
            <w:r>
              <w:rPr>
                <w:sz w:val="17"/>
              </w:rPr>
              <w:t>-</w:t>
            </w:r>
          </w:p>
        </w:tc>
        <w:tc>
          <w:tcPr>
            <w:tcW w:w="187" w:type="pct"/>
            <w:vAlign w:val="center"/>
          </w:tcPr>
          <w:p w14:paraId="7EBBDB50">
            <w:pPr>
              <w:spacing w:after="0"/>
            </w:pPr>
            <w:r>
              <w:rPr>
                <w:sz w:val="17"/>
              </w:rPr>
              <w:t>-</w:t>
            </w:r>
          </w:p>
        </w:tc>
        <w:tc>
          <w:tcPr>
            <w:tcW w:w="187" w:type="pct"/>
            <w:vAlign w:val="center"/>
          </w:tcPr>
          <w:p w14:paraId="0D06AE60">
            <w:pPr>
              <w:spacing w:after="0"/>
              <w:rPr>
                <w:sz w:val="17"/>
              </w:rPr>
            </w:pPr>
            <w:r>
              <w:rPr>
                <w:sz w:val="17"/>
              </w:rPr>
              <w:t>X</w:t>
            </w:r>
          </w:p>
        </w:tc>
      </w:tr>
      <w:tr w14:paraId="4226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3755FE5">
            <w:pPr>
              <w:spacing w:after="0"/>
            </w:pPr>
            <w:r>
              <w:rPr>
                <w:sz w:val="17"/>
              </w:rPr>
              <w:t>实验室检测</w:t>
            </w:r>
          </w:p>
        </w:tc>
        <w:tc>
          <w:tcPr>
            <w:tcW w:w="398" w:type="pct"/>
            <w:vAlign w:val="center"/>
          </w:tcPr>
          <w:p w14:paraId="70AE0731">
            <w:pPr>
              <w:spacing w:after="0"/>
            </w:pPr>
            <w:r>
              <w:rPr>
                <w:sz w:val="17"/>
              </w:rPr>
              <w:t>肝肾功能，电解质</w:t>
            </w:r>
          </w:p>
        </w:tc>
        <w:tc>
          <w:tcPr>
            <w:tcW w:w="175" w:type="pct"/>
            <w:vAlign w:val="center"/>
          </w:tcPr>
          <w:p w14:paraId="30FF51A2">
            <w:pPr>
              <w:spacing w:after="0"/>
            </w:pPr>
            <w:r>
              <w:rPr>
                <w:sz w:val="17"/>
              </w:rPr>
              <w:t>X</w:t>
            </w:r>
          </w:p>
        </w:tc>
        <w:tc>
          <w:tcPr>
            <w:tcW w:w="165" w:type="pct"/>
            <w:vAlign w:val="center"/>
          </w:tcPr>
          <w:p w14:paraId="5FEF45FF">
            <w:pPr>
              <w:spacing w:after="0"/>
            </w:pPr>
            <w:r>
              <w:rPr>
                <w:sz w:val="17"/>
              </w:rPr>
              <w:t>X</w:t>
            </w:r>
          </w:p>
        </w:tc>
        <w:tc>
          <w:tcPr>
            <w:tcW w:w="242" w:type="pct"/>
            <w:vAlign w:val="center"/>
          </w:tcPr>
          <w:p w14:paraId="00FBD3C3">
            <w:pPr>
              <w:spacing w:after="0"/>
            </w:pPr>
            <w:r>
              <w:rPr>
                <w:sz w:val="17"/>
              </w:rPr>
              <w:t>X</w:t>
            </w:r>
          </w:p>
        </w:tc>
        <w:tc>
          <w:tcPr>
            <w:tcW w:w="242" w:type="pct"/>
            <w:vAlign w:val="center"/>
          </w:tcPr>
          <w:p w14:paraId="6C18B928">
            <w:pPr>
              <w:spacing w:after="0"/>
            </w:pPr>
            <w:r>
              <w:rPr>
                <w:sz w:val="17"/>
              </w:rPr>
              <w:t>X</w:t>
            </w:r>
          </w:p>
        </w:tc>
        <w:tc>
          <w:tcPr>
            <w:tcW w:w="242" w:type="pct"/>
            <w:vAlign w:val="center"/>
          </w:tcPr>
          <w:p w14:paraId="208240B2">
            <w:pPr>
              <w:spacing w:after="0"/>
            </w:pPr>
            <w:r>
              <w:rPr>
                <w:sz w:val="17"/>
              </w:rPr>
              <w:t>X</w:t>
            </w:r>
          </w:p>
        </w:tc>
        <w:tc>
          <w:tcPr>
            <w:tcW w:w="242" w:type="pct"/>
            <w:vAlign w:val="center"/>
          </w:tcPr>
          <w:p w14:paraId="0FBED44B">
            <w:pPr>
              <w:spacing w:after="0"/>
            </w:pPr>
            <w:r>
              <w:rPr>
                <w:sz w:val="17"/>
              </w:rPr>
              <w:t>X</w:t>
            </w:r>
          </w:p>
        </w:tc>
        <w:tc>
          <w:tcPr>
            <w:tcW w:w="268" w:type="pct"/>
            <w:vAlign w:val="center"/>
          </w:tcPr>
          <w:p w14:paraId="2FA32CA2">
            <w:pPr>
              <w:spacing w:after="0"/>
            </w:pPr>
            <w:r>
              <w:rPr>
                <w:sz w:val="17"/>
              </w:rPr>
              <w:t>X</w:t>
            </w:r>
          </w:p>
        </w:tc>
        <w:tc>
          <w:tcPr>
            <w:tcW w:w="268" w:type="pct"/>
            <w:vAlign w:val="center"/>
          </w:tcPr>
          <w:p w14:paraId="64ABE11E">
            <w:pPr>
              <w:spacing w:after="0"/>
            </w:pPr>
            <w:r>
              <w:rPr>
                <w:sz w:val="17"/>
              </w:rPr>
              <w:t>X</w:t>
            </w:r>
          </w:p>
        </w:tc>
        <w:tc>
          <w:tcPr>
            <w:tcW w:w="268" w:type="pct"/>
            <w:vAlign w:val="center"/>
          </w:tcPr>
          <w:p w14:paraId="1407CB7C">
            <w:pPr>
              <w:spacing w:after="0"/>
            </w:pPr>
            <w:r>
              <w:rPr>
                <w:sz w:val="17"/>
              </w:rPr>
              <w:t>X</w:t>
            </w:r>
          </w:p>
        </w:tc>
        <w:tc>
          <w:tcPr>
            <w:tcW w:w="268" w:type="pct"/>
            <w:vAlign w:val="center"/>
          </w:tcPr>
          <w:p w14:paraId="645D97B0">
            <w:pPr>
              <w:spacing w:after="0"/>
            </w:pPr>
            <w:r>
              <w:rPr>
                <w:sz w:val="17"/>
              </w:rPr>
              <w:t>X</w:t>
            </w:r>
          </w:p>
        </w:tc>
        <w:tc>
          <w:tcPr>
            <w:tcW w:w="268" w:type="pct"/>
            <w:vAlign w:val="center"/>
          </w:tcPr>
          <w:p w14:paraId="29825B6F">
            <w:pPr>
              <w:spacing w:after="0"/>
            </w:pPr>
            <w:r>
              <w:rPr>
                <w:sz w:val="17"/>
              </w:rPr>
              <w:t>X</w:t>
            </w:r>
          </w:p>
        </w:tc>
        <w:tc>
          <w:tcPr>
            <w:tcW w:w="268" w:type="pct"/>
            <w:vAlign w:val="center"/>
          </w:tcPr>
          <w:p w14:paraId="0AEBA600">
            <w:pPr>
              <w:spacing w:after="0"/>
            </w:pPr>
            <w:r>
              <w:rPr>
                <w:sz w:val="17"/>
              </w:rPr>
              <w:t>X</w:t>
            </w:r>
          </w:p>
        </w:tc>
        <w:tc>
          <w:tcPr>
            <w:tcW w:w="159" w:type="pct"/>
            <w:vAlign w:val="center"/>
          </w:tcPr>
          <w:p w14:paraId="3C325E37">
            <w:pPr>
              <w:spacing w:after="0"/>
            </w:pPr>
            <w:r>
              <w:rPr>
                <w:sz w:val="17"/>
              </w:rPr>
              <w:t>X</w:t>
            </w:r>
          </w:p>
        </w:tc>
        <w:tc>
          <w:tcPr>
            <w:tcW w:w="186" w:type="pct"/>
            <w:vAlign w:val="center"/>
          </w:tcPr>
          <w:p w14:paraId="30F76354">
            <w:pPr>
              <w:spacing w:after="0"/>
            </w:pPr>
            <w:r>
              <w:rPr>
                <w:sz w:val="17"/>
              </w:rPr>
              <w:t>-</w:t>
            </w:r>
          </w:p>
        </w:tc>
        <w:tc>
          <w:tcPr>
            <w:tcW w:w="186" w:type="pct"/>
            <w:vAlign w:val="center"/>
          </w:tcPr>
          <w:p w14:paraId="3B417402">
            <w:pPr>
              <w:spacing w:after="0"/>
            </w:pPr>
            <w:r>
              <w:rPr>
                <w:sz w:val="17"/>
              </w:rPr>
              <w:t>-</w:t>
            </w:r>
          </w:p>
        </w:tc>
        <w:tc>
          <w:tcPr>
            <w:tcW w:w="186" w:type="pct"/>
            <w:vAlign w:val="center"/>
          </w:tcPr>
          <w:p w14:paraId="3DBF8863">
            <w:pPr>
              <w:spacing w:after="0"/>
            </w:pPr>
            <w:r>
              <w:rPr>
                <w:sz w:val="17"/>
              </w:rPr>
              <w:t>-</w:t>
            </w:r>
          </w:p>
        </w:tc>
        <w:tc>
          <w:tcPr>
            <w:tcW w:w="186" w:type="pct"/>
            <w:vAlign w:val="center"/>
          </w:tcPr>
          <w:p w14:paraId="3E45987D">
            <w:pPr>
              <w:spacing w:after="0"/>
            </w:pPr>
            <w:r>
              <w:rPr>
                <w:sz w:val="17"/>
              </w:rPr>
              <w:t>-</w:t>
            </w:r>
          </w:p>
        </w:tc>
        <w:tc>
          <w:tcPr>
            <w:tcW w:w="186" w:type="pct"/>
            <w:vAlign w:val="center"/>
          </w:tcPr>
          <w:p w14:paraId="49F50B40">
            <w:pPr>
              <w:spacing w:after="0"/>
            </w:pPr>
            <w:r>
              <w:rPr>
                <w:sz w:val="17"/>
              </w:rPr>
              <w:t>-</w:t>
            </w:r>
          </w:p>
        </w:tc>
        <w:tc>
          <w:tcPr>
            <w:tcW w:w="187" w:type="pct"/>
            <w:vAlign w:val="center"/>
          </w:tcPr>
          <w:p w14:paraId="22578FAB">
            <w:pPr>
              <w:spacing w:after="0"/>
            </w:pPr>
            <w:r>
              <w:rPr>
                <w:sz w:val="17"/>
              </w:rPr>
              <w:t>-</w:t>
            </w:r>
          </w:p>
        </w:tc>
        <w:tc>
          <w:tcPr>
            <w:tcW w:w="187" w:type="pct"/>
            <w:vAlign w:val="center"/>
          </w:tcPr>
          <w:p w14:paraId="7078C52F">
            <w:pPr>
              <w:spacing w:after="0"/>
              <w:rPr>
                <w:sz w:val="17"/>
              </w:rPr>
            </w:pPr>
            <w:r>
              <w:rPr>
                <w:sz w:val="17"/>
              </w:rPr>
              <w:t>X</w:t>
            </w:r>
          </w:p>
        </w:tc>
      </w:tr>
      <w:tr w14:paraId="2E53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6E5B47F3">
            <w:pPr>
              <w:spacing w:after="0"/>
            </w:pPr>
            <w:r>
              <w:rPr>
                <w:sz w:val="17"/>
              </w:rPr>
              <w:t>实验室检测</w:t>
            </w:r>
          </w:p>
        </w:tc>
        <w:tc>
          <w:tcPr>
            <w:tcW w:w="398" w:type="pct"/>
            <w:vAlign w:val="center"/>
          </w:tcPr>
          <w:p w14:paraId="0F243C8C">
            <w:pPr>
              <w:spacing w:after="0"/>
            </w:pPr>
            <w:r>
              <w:rPr>
                <w:sz w:val="17"/>
              </w:rPr>
              <w:t>HBV/HCV/HIV筛查</w:t>
            </w:r>
          </w:p>
        </w:tc>
        <w:tc>
          <w:tcPr>
            <w:tcW w:w="175" w:type="pct"/>
            <w:vAlign w:val="center"/>
          </w:tcPr>
          <w:p w14:paraId="39055A4D">
            <w:pPr>
              <w:spacing w:after="0"/>
            </w:pPr>
            <w:r>
              <w:rPr>
                <w:sz w:val="17"/>
              </w:rPr>
              <w:t>X</w:t>
            </w:r>
          </w:p>
        </w:tc>
        <w:tc>
          <w:tcPr>
            <w:tcW w:w="165" w:type="pct"/>
            <w:vAlign w:val="center"/>
          </w:tcPr>
          <w:p w14:paraId="19F65DD7">
            <w:pPr>
              <w:spacing w:after="0"/>
            </w:pPr>
            <w:r>
              <w:rPr>
                <w:sz w:val="17"/>
              </w:rPr>
              <w:t>-</w:t>
            </w:r>
          </w:p>
        </w:tc>
        <w:tc>
          <w:tcPr>
            <w:tcW w:w="242" w:type="pct"/>
            <w:vAlign w:val="center"/>
          </w:tcPr>
          <w:p w14:paraId="62F1B1AF">
            <w:pPr>
              <w:spacing w:after="0"/>
            </w:pPr>
            <w:r>
              <w:rPr>
                <w:sz w:val="17"/>
              </w:rPr>
              <w:t>-</w:t>
            </w:r>
          </w:p>
        </w:tc>
        <w:tc>
          <w:tcPr>
            <w:tcW w:w="242" w:type="pct"/>
            <w:vAlign w:val="center"/>
          </w:tcPr>
          <w:p w14:paraId="1BE260E5">
            <w:pPr>
              <w:spacing w:after="0"/>
            </w:pPr>
            <w:r>
              <w:rPr>
                <w:sz w:val="17"/>
              </w:rPr>
              <w:t>-</w:t>
            </w:r>
          </w:p>
        </w:tc>
        <w:tc>
          <w:tcPr>
            <w:tcW w:w="242" w:type="pct"/>
            <w:vAlign w:val="center"/>
          </w:tcPr>
          <w:p w14:paraId="73211D01">
            <w:pPr>
              <w:spacing w:after="0"/>
            </w:pPr>
            <w:r>
              <w:rPr>
                <w:sz w:val="17"/>
              </w:rPr>
              <w:t>-</w:t>
            </w:r>
          </w:p>
        </w:tc>
        <w:tc>
          <w:tcPr>
            <w:tcW w:w="242" w:type="pct"/>
            <w:vAlign w:val="center"/>
          </w:tcPr>
          <w:p w14:paraId="730CA8AF">
            <w:pPr>
              <w:spacing w:after="0"/>
            </w:pPr>
            <w:r>
              <w:rPr>
                <w:sz w:val="17"/>
              </w:rPr>
              <w:t>-</w:t>
            </w:r>
          </w:p>
        </w:tc>
        <w:tc>
          <w:tcPr>
            <w:tcW w:w="268" w:type="pct"/>
            <w:vAlign w:val="center"/>
          </w:tcPr>
          <w:p w14:paraId="67D73B78">
            <w:pPr>
              <w:spacing w:after="0"/>
            </w:pPr>
            <w:r>
              <w:rPr>
                <w:sz w:val="17"/>
              </w:rPr>
              <w:t>-</w:t>
            </w:r>
          </w:p>
        </w:tc>
        <w:tc>
          <w:tcPr>
            <w:tcW w:w="268" w:type="pct"/>
            <w:vAlign w:val="center"/>
          </w:tcPr>
          <w:p w14:paraId="6298A251">
            <w:pPr>
              <w:spacing w:after="0"/>
            </w:pPr>
            <w:r>
              <w:rPr>
                <w:sz w:val="17"/>
              </w:rPr>
              <w:t>-</w:t>
            </w:r>
          </w:p>
        </w:tc>
        <w:tc>
          <w:tcPr>
            <w:tcW w:w="268" w:type="pct"/>
            <w:vAlign w:val="center"/>
          </w:tcPr>
          <w:p w14:paraId="572A6F22">
            <w:pPr>
              <w:spacing w:after="0"/>
            </w:pPr>
            <w:r>
              <w:rPr>
                <w:sz w:val="17"/>
              </w:rPr>
              <w:t>-</w:t>
            </w:r>
          </w:p>
        </w:tc>
        <w:tc>
          <w:tcPr>
            <w:tcW w:w="268" w:type="pct"/>
            <w:vAlign w:val="center"/>
          </w:tcPr>
          <w:p w14:paraId="0AD52562">
            <w:pPr>
              <w:spacing w:after="0"/>
            </w:pPr>
            <w:r>
              <w:rPr>
                <w:sz w:val="17"/>
              </w:rPr>
              <w:t>-</w:t>
            </w:r>
          </w:p>
        </w:tc>
        <w:tc>
          <w:tcPr>
            <w:tcW w:w="268" w:type="pct"/>
            <w:vAlign w:val="center"/>
          </w:tcPr>
          <w:p w14:paraId="5BD7681A">
            <w:pPr>
              <w:spacing w:after="0"/>
            </w:pPr>
            <w:r>
              <w:rPr>
                <w:sz w:val="17"/>
              </w:rPr>
              <w:t>-</w:t>
            </w:r>
          </w:p>
        </w:tc>
        <w:tc>
          <w:tcPr>
            <w:tcW w:w="268" w:type="pct"/>
            <w:vAlign w:val="center"/>
          </w:tcPr>
          <w:p w14:paraId="0C186535">
            <w:pPr>
              <w:spacing w:after="0"/>
            </w:pPr>
            <w:r>
              <w:rPr>
                <w:sz w:val="17"/>
              </w:rPr>
              <w:t>-</w:t>
            </w:r>
          </w:p>
        </w:tc>
        <w:tc>
          <w:tcPr>
            <w:tcW w:w="159" w:type="pct"/>
            <w:vAlign w:val="center"/>
          </w:tcPr>
          <w:p w14:paraId="06205342">
            <w:pPr>
              <w:spacing w:after="0"/>
            </w:pPr>
            <w:r>
              <w:rPr>
                <w:sz w:val="17"/>
              </w:rPr>
              <w:t>-</w:t>
            </w:r>
          </w:p>
        </w:tc>
        <w:tc>
          <w:tcPr>
            <w:tcW w:w="186" w:type="pct"/>
            <w:vAlign w:val="center"/>
          </w:tcPr>
          <w:p w14:paraId="6239D57C">
            <w:pPr>
              <w:spacing w:after="0"/>
            </w:pPr>
            <w:r>
              <w:rPr>
                <w:sz w:val="17"/>
              </w:rPr>
              <w:t>-</w:t>
            </w:r>
          </w:p>
        </w:tc>
        <w:tc>
          <w:tcPr>
            <w:tcW w:w="186" w:type="pct"/>
            <w:vAlign w:val="center"/>
          </w:tcPr>
          <w:p w14:paraId="16AD4E70">
            <w:pPr>
              <w:spacing w:after="0"/>
            </w:pPr>
            <w:r>
              <w:rPr>
                <w:sz w:val="17"/>
              </w:rPr>
              <w:t>-</w:t>
            </w:r>
          </w:p>
        </w:tc>
        <w:tc>
          <w:tcPr>
            <w:tcW w:w="186" w:type="pct"/>
            <w:vAlign w:val="center"/>
          </w:tcPr>
          <w:p w14:paraId="5C3FD476">
            <w:pPr>
              <w:spacing w:after="0"/>
            </w:pPr>
            <w:r>
              <w:rPr>
                <w:sz w:val="17"/>
              </w:rPr>
              <w:t>-</w:t>
            </w:r>
          </w:p>
        </w:tc>
        <w:tc>
          <w:tcPr>
            <w:tcW w:w="186" w:type="pct"/>
            <w:vAlign w:val="center"/>
          </w:tcPr>
          <w:p w14:paraId="48F82D0A">
            <w:pPr>
              <w:spacing w:after="0"/>
            </w:pPr>
            <w:r>
              <w:rPr>
                <w:sz w:val="17"/>
              </w:rPr>
              <w:t>-</w:t>
            </w:r>
          </w:p>
        </w:tc>
        <w:tc>
          <w:tcPr>
            <w:tcW w:w="186" w:type="pct"/>
            <w:vAlign w:val="center"/>
          </w:tcPr>
          <w:p w14:paraId="6B1480DE">
            <w:pPr>
              <w:spacing w:after="0"/>
            </w:pPr>
            <w:r>
              <w:rPr>
                <w:sz w:val="17"/>
              </w:rPr>
              <w:t>-</w:t>
            </w:r>
          </w:p>
        </w:tc>
        <w:tc>
          <w:tcPr>
            <w:tcW w:w="187" w:type="pct"/>
            <w:vAlign w:val="center"/>
          </w:tcPr>
          <w:p w14:paraId="056D7B4B">
            <w:pPr>
              <w:spacing w:after="0"/>
            </w:pPr>
            <w:r>
              <w:rPr>
                <w:sz w:val="17"/>
              </w:rPr>
              <w:t>-</w:t>
            </w:r>
          </w:p>
        </w:tc>
        <w:tc>
          <w:tcPr>
            <w:tcW w:w="187" w:type="pct"/>
            <w:vAlign w:val="center"/>
          </w:tcPr>
          <w:p w14:paraId="187C0707">
            <w:pPr>
              <w:spacing w:after="0"/>
              <w:rPr>
                <w:sz w:val="17"/>
              </w:rPr>
            </w:pPr>
            <w:r>
              <w:rPr>
                <w:sz w:val="17"/>
              </w:rPr>
              <w:t>-</w:t>
            </w:r>
          </w:p>
        </w:tc>
      </w:tr>
      <w:tr w14:paraId="5C18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6044E152">
            <w:pPr>
              <w:spacing w:after="0"/>
            </w:pPr>
            <w:r>
              <w:rPr>
                <w:sz w:val="17"/>
              </w:rPr>
              <w:t>实验室检测</w:t>
            </w:r>
          </w:p>
        </w:tc>
        <w:tc>
          <w:tcPr>
            <w:tcW w:w="398" w:type="pct"/>
            <w:vAlign w:val="center"/>
          </w:tcPr>
          <w:p w14:paraId="2EB5B8B4">
            <w:pPr>
              <w:spacing w:after="0"/>
            </w:pPr>
            <w:r>
              <w:rPr>
                <w:sz w:val="17"/>
              </w:rPr>
              <w:t>尿常规</w:t>
            </w:r>
          </w:p>
        </w:tc>
        <w:tc>
          <w:tcPr>
            <w:tcW w:w="175" w:type="pct"/>
            <w:vAlign w:val="center"/>
          </w:tcPr>
          <w:p w14:paraId="05E03686">
            <w:pPr>
              <w:spacing w:after="0"/>
            </w:pPr>
            <w:r>
              <w:rPr>
                <w:sz w:val="17"/>
              </w:rPr>
              <w:t>X</w:t>
            </w:r>
          </w:p>
        </w:tc>
        <w:tc>
          <w:tcPr>
            <w:tcW w:w="165" w:type="pct"/>
            <w:vAlign w:val="center"/>
          </w:tcPr>
          <w:p w14:paraId="16E2281C">
            <w:pPr>
              <w:spacing w:after="0"/>
            </w:pPr>
            <w:r>
              <w:rPr>
                <w:sz w:val="17"/>
              </w:rPr>
              <w:t>-</w:t>
            </w:r>
          </w:p>
        </w:tc>
        <w:tc>
          <w:tcPr>
            <w:tcW w:w="242" w:type="pct"/>
            <w:vAlign w:val="center"/>
          </w:tcPr>
          <w:p w14:paraId="5E291DA9">
            <w:pPr>
              <w:spacing w:after="0"/>
            </w:pPr>
            <w:r>
              <w:rPr>
                <w:sz w:val="17"/>
              </w:rPr>
              <w:t>-</w:t>
            </w:r>
          </w:p>
        </w:tc>
        <w:tc>
          <w:tcPr>
            <w:tcW w:w="242" w:type="pct"/>
            <w:vAlign w:val="center"/>
          </w:tcPr>
          <w:p w14:paraId="0233D164">
            <w:pPr>
              <w:spacing w:after="0"/>
            </w:pPr>
            <w:r>
              <w:rPr>
                <w:sz w:val="17"/>
              </w:rPr>
              <w:t>-</w:t>
            </w:r>
          </w:p>
        </w:tc>
        <w:tc>
          <w:tcPr>
            <w:tcW w:w="242" w:type="pct"/>
            <w:vAlign w:val="center"/>
          </w:tcPr>
          <w:p w14:paraId="6D00719A">
            <w:pPr>
              <w:spacing w:after="0"/>
            </w:pPr>
            <w:r>
              <w:rPr>
                <w:sz w:val="17"/>
              </w:rPr>
              <w:t>-</w:t>
            </w:r>
          </w:p>
        </w:tc>
        <w:tc>
          <w:tcPr>
            <w:tcW w:w="242" w:type="pct"/>
            <w:vAlign w:val="center"/>
          </w:tcPr>
          <w:p w14:paraId="1C53FB3E">
            <w:pPr>
              <w:spacing w:after="0"/>
            </w:pPr>
            <w:r>
              <w:rPr>
                <w:sz w:val="17"/>
              </w:rPr>
              <w:t>-</w:t>
            </w:r>
          </w:p>
        </w:tc>
        <w:tc>
          <w:tcPr>
            <w:tcW w:w="268" w:type="pct"/>
            <w:vAlign w:val="center"/>
          </w:tcPr>
          <w:p w14:paraId="1B2EF6C6">
            <w:pPr>
              <w:spacing w:after="0"/>
            </w:pPr>
            <w:r>
              <w:rPr>
                <w:sz w:val="17"/>
              </w:rPr>
              <w:t>-</w:t>
            </w:r>
          </w:p>
        </w:tc>
        <w:tc>
          <w:tcPr>
            <w:tcW w:w="268" w:type="pct"/>
            <w:vAlign w:val="center"/>
          </w:tcPr>
          <w:p w14:paraId="51B4186C">
            <w:pPr>
              <w:spacing w:after="0"/>
            </w:pPr>
            <w:r>
              <w:rPr>
                <w:sz w:val="17"/>
              </w:rPr>
              <w:t>-</w:t>
            </w:r>
          </w:p>
        </w:tc>
        <w:tc>
          <w:tcPr>
            <w:tcW w:w="268" w:type="pct"/>
            <w:vAlign w:val="center"/>
          </w:tcPr>
          <w:p w14:paraId="1B5873F5">
            <w:pPr>
              <w:spacing w:after="0"/>
            </w:pPr>
            <w:r>
              <w:rPr>
                <w:sz w:val="17"/>
              </w:rPr>
              <w:t>-</w:t>
            </w:r>
          </w:p>
        </w:tc>
        <w:tc>
          <w:tcPr>
            <w:tcW w:w="268" w:type="pct"/>
            <w:vAlign w:val="center"/>
          </w:tcPr>
          <w:p w14:paraId="28DDE932">
            <w:pPr>
              <w:spacing w:after="0"/>
            </w:pPr>
            <w:r>
              <w:rPr>
                <w:sz w:val="17"/>
              </w:rPr>
              <w:t>-</w:t>
            </w:r>
          </w:p>
        </w:tc>
        <w:tc>
          <w:tcPr>
            <w:tcW w:w="268" w:type="pct"/>
            <w:vAlign w:val="center"/>
          </w:tcPr>
          <w:p w14:paraId="214288EE">
            <w:pPr>
              <w:spacing w:after="0"/>
            </w:pPr>
            <w:r>
              <w:rPr>
                <w:sz w:val="17"/>
              </w:rPr>
              <w:t>-</w:t>
            </w:r>
          </w:p>
        </w:tc>
        <w:tc>
          <w:tcPr>
            <w:tcW w:w="268" w:type="pct"/>
            <w:vAlign w:val="center"/>
          </w:tcPr>
          <w:p w14:paraId="3B61295B">
            <w:pPr>
              <w:spacing w:after="0"/>
            </w:pPr>
            <w:r>
              <w:rPr>
                <w:sz w:val="17"/>
              </w:rPr>
              <w:t>-</w:t>
            </w:r>
          </w:p>
        </w:tc>
        <w:tc>
          <w:tcPr>
            <w:tcW w:w="159" w:type="pct"/>
            <w:vAlign w:val="center"/>
          </w:tcPr>
          <w:p w14:paraId="47D9E13B">
            <w:pPr>
              <w:spacing w:after="0"/>
            </w:pPr>
            <w:r>
              <w:rPr>
                <w:sz w:val="17"/>
              </w:rPr>
              <w:t>-</w:t>
            </w:r>
          </w:p>
        </w:tc>
        <w:tc>
          <w:tcPr>
            <w:tcW w:w="186" w:type="pct"/>
            <w:vAlign w:val="center"/>
          </w:tcPr>
          <w:p w14:paraId="362EA28F">
            <w:pPr>
              <w:spacing w:after="0"/>
            </w:pPr>
            <w:r>
              <w:rPr>
                <w:sz w:val="17"/>
              </w:rPr>
              <w:t>-</w:t>
            </w:r>
          </w:p>
        </w:tc>
        <w:tc>
          <w:tcPr>
            <w:tcW w:w="186" w:type="pct"/>
            <w:vAlign w:val="center"/>
          </w:tcPr>
          <w:p w14:paraId="58DE26A8">
            <w:pPr>
              <w:spacing w:after="0"/>
            </w:pPr>
            <w:r>
              <w:rPr>
                <w:sz w:val="17"/>
              </w:rPr>
              <w:t>-</w:t>
            </w:r>
          </w:p>
        </w:tc>
        <w:tc>
          <w:tcPr>
            <w:tcW w:w="186" w:type="pct"/>
            <w:vAlign w:val="center"/>
          </w:tcPr>
          <w:p w14:paraId="4709522A">
            <w:pPr>
              <w:spacing w:after="0"/>
            </w:pPr>
            <w:r>
              <w:rPr>
                <w:sz w:val="17"/>
              </w:rPr>
              <w:t>-</w:t>
            </w:r>
          </w:p>
        </w:tc>
        <w:tc>
          <w:tcPr>
            <w:tcW w:w="186" w:type="pct"/>
            <w:vAlign w:val="center"/>
          </w:tcPr>
          <w:p w14:paraId="01A53A0F">
            <w:pPr>
              <w:spacing w:after="0"/>
            </w:pPr>
            <w:r>
              <w:rPr>
                <w:sz w:val="17"/>
              </w:rPr>
              <w:t>-</w:t>
            </w:r>
          </w:p>
        </w:tc>
        <w:tc>
          <w:tcPr>
            <w:tcW w:w="186" w:type="pct"/>
            <w:vAlign w:val="center"/>
          </w:tcPr>
          <w:p w14:paraId="4DC03368">
            <w:pPr>
              <w:spacing w:after="0"/>
            </w:pPr>
            <w:r>
              <w:rPr>
                <w:sz w:val="17"/>
              </w:rPr>
              <w:t>-</w:t>
            </w:r>
          </w:p>
        </w:tc>
        <w:tc>
          <w:tcPr>
            <w:tcW w:w="187" w:type="pct"/>
            <w:vAlign w:val="center"/>
          </w:tcPr>
          <w:p w14:paraId="1B94F179">
            <w:pPr>
              <w:spacing w:after="0"/>
            </w:pPr>
            <w:r>
              <w:rPr>
                <w:sz w:val="17"/>
              </w:rPr>
              <w:t>-</w:t>
            </w:r>
          </w:p>
        </w:tc>
        <w:tc>
          <w:tcPr>
            <w:tcW w:w="187" w:type="pct"/>
            <w:vAlign w:val="center"/>
          </w:tcPr>
          <w:p w14:paraId="49DDB7B4">
            <w:pPr>
              <w:spacing w:after="0"/>
              <w:rPr>
                <w:sz w:val="17"/>
              </w:rPr>
            </w:pPr>
            <w:r>
              <w:rPr>
                <w:sz w:val="17"/>
              </w:rPr>
              <w:t>-</w:t>
            </w:r>
          </w:p>
        </w:tc>
      </w:tr>
      <w:tr w14:paraId="6D8E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2D3C98FD">
            <w:pPr>
              <w:spacing w:after="0"/>
            </w:pPr>
            <w:r>
              <w:rPr>
                <w:sz w:val="17"/>
              </w:rPr>
              <w:t>实验室检测</w:t>
            </w:r>
          </w:p>
        </w:tc>
        <w:tc>
          <w:tcPr>
            <w:tcW w:w="398" w:type="pct"/>
            <w:vAlign w:val="center"/>
          </w:tcPr>
          <w:p w14:paraId="02E1F45E">
            <w:pPr>
              <w:spacing w:after="0"/>
            </w:pPr>
            <w:r>
              <w:rPr>
                <w:sz w:val="17"/>
              </w:rPr>
              <w:t>妊娠筛查（如适用）</w:t>
            </w:r>
          </w:p>
        </w:tc>
        <w:tc>
          <w:tcPr>
            <w:tcW w:w="175" w:type="pct"/>
            <w:vAlign w:val="center"/>
          </w:tcPr>
          <w:p w14:paraId="3F49CAFA">
            <w:pPr>
              <w:spacing w:after="0"/>
            </w:pPr>
            <w:r>
              <w:rPr>
                <w:sz w:val="17"/>
              </w:rPr>
              <w:t>X</w:t>
            </w:r>
          </w:p>
        </w:tc>
        <w:tc>
          <w:tcPr>
            <w:tcW w:w="165" w:type="pct"/>
            <w:vAlign w:val="center"/>
          </w:tcPr>
          <w:p w14:paraId="50748AAA">
            <w:pPr>
              <w:spacing w:after="0"/>
            </w:pPr>
            <w:r>
              <w:rPr>
                <w:sz w:val="17"/>
              </w:rPr>
              <w:t>-</w:t>
            </w:r>
          </w:p>
        </w:tc>
        <w:tc>
          <w:tcPr>
            <w:tcW w:w="242" w:type="pct"/>
            <w:vAlign w:val="center"/>
          </w:tcPr>
          <w:p w14:paraId="44BE32B7">
            <w:pPr>
              <w:spacing w:after="0"/>
            </w:pPr>
            <w:r>
              <w:rPr>
                <w:sz w:val="17"/>
              </w:rPr>
              <w:t>-</w:t>
            </w:r>
          </w:p>
        </w:tc>
        <w:tc>
          <w:tcPr>
            <w:tcW w:w="242" w:type="pct"/>
            <w:vAlign w:val="center"/>
          </w:tcPr>
          <w:p w14:paraId="4C9EB445">
            <w:pPr>
              <w:spacing w:after="0"/>
            </w:pPr>
            <w:r>
              <w:rPr>
                <w:sz w:val="17"/>
              </w:rPr>
              <w:t>-</w:t>
            </w:r>
          </w:p>
        </w:tc>
        <w:tc>
          <w:tcPr>
            <w:tcW w:w="242" w:type="pct"/>
            <w:vAlign w:val="center"/>
          </w:tcPr>
          <w:p w14:paraId="5914C1B7">
            <w:pPr>
              <w:spacing w:after="0"/>
            </w:pPr>
            <w:r>
              <w:rPr>
                <w:sz w:val="17"/>
              </w:rPr>
              <w:t>-</w:t>
            </w:r>
          </w:p>
        </w:tc>
        <w:tc>
          <w:tcPr>
            <w:tcW w:w="242" w:type="pct"/>
            <w:vAlign w:val="center"/>
          </w:tcPr>
          <w:p w14:paraId="1980C9BB">
            <w:pPr>
              <w:spacing w:after="0"/>
            </w:pPr>
            <w:r>
              <w:rPr>
                <w:sz w:val="17"/>
              </w:rPr>
              <w:t>-</w:t>
            </w:r>
          </w:p>
        </w:tc>
        <w:tc>
          <w:tcPr>
            <w:tcW w:w="268" w:type="pct"/>
            <w:vAlign w:val="center"/>
          </w:tcPr>
          <w:p w14:paraId="354D29DC">
            <w:pPr>
              <w:spacing w:after="0"/>
            </w:pPr>
            <w:r>
              <w:rPr>
                <w:sz w:val="17"/>
              </w:rPr>
              <w:t>-</w:t>
            </w:r>
          </w:p>
        </w:tc>
        <w:tc>
          <w:tcPr>
            <w:tcW w:w="268" w:type="pct"/>
            <w:vAlign w:val="center"/>
          </w:tcPr>
          <w:p w14:paraId="5661A85F">
            <w:pPr>
              <w:spacing w:after="0"/>
            </w:pPr>
            <w:r>
              <w:rPr>
                <w:sz w:val="17"/>
              </w:rPr>
              <w:t>-</w:t>
            </w:r>
          </w:p>
        </w:tc>
        <w:tc>
          <w:tcPr>
            <w:tcW w:w="268" w:type="pct"/>
            <w:vAlign w:val="center"/>
          </w:tcPr>
          <w:p w14:paraId="3599BE5D">
            <w:pPr>
              <w:spacing w:after="0"/>
            </w:pPr>
            <w:r>
              <w:rPr>
                <w:sz w:val="17"/>
              </w:rPr>
              <w:t>-</w:t>
            </w:r>
          </w:p>
        </w:tc>
        <w:tc>
          <w:tcPr>
            <w:tcW w:w="268" w:type="pct"/>
            <w:vAlign w:val="center"/>
          </w:tcPr>
          <w:p w14:paraId="21A670DC">
            <w:pPr>
              <w:spacing w:after="0"/>
            </w:pPr>
            <w:r>
              <w:rPr>
                <w:sz w:val="17"/>
              </w:rPr>
              <w:t>-</w:t>
            </w:r>
          </w:p>
        </w:tc>
        <w:tc>
          <w:tcPr>
            <w:tcW w:w="268" w:type="pct"/>
            <w:vAlign w:val="center"/>
          </w:tcPr>
          <w:p w14:paraId="3463C4C8">
            <w:pPr>
              <w:spacing w:after="0"/>
            </w:pPr>
            <w:r>
              <w:rPr>
                <w:sz w:val="17"/>
              </w:rPr>
              <w:t>-</w:t>
            </w:r>
          </w:p>
        </w:tc>
        <w:tc>
          <w:tcPr>
            <w:tcW w:w="268" w:type="pct"/>
            <w:vAlign w:val="center"/>
          </w:tcPr>
          <w:p w14:paraId="4B9021B8">
            <w:pPr>
              <w:spacing w:after="0"/>
            </w:pPr>
            <w:r>
              <w:rPr>
                <w:sz w:val="17"/>
              </w:rPr>
              <w:t>-</w:t>
            </w:r>
          </w:p>
        </w:tc>
        <w:tc>
          <w:tcPr>
            <w:tcW w:w="159" w:type="pct"/>
            <w:vAlign w:val="center"/>
          </w:tcPr>
          <w:p w14:paraId="45B2ABCD">
            <w:pPr>
              <w:spacing w:after="0"/>
            </w:pPr>
            <w:r>
              <w:rPr>
                <w:sz w:val="17"/>
              </w:rPr>
              <w:t>-</w:t>
            </w:r>
          </w:p>
        </w:tc>
        <w:tc>
          <w:tcPr>
            <w:tcW w:w="186" w:type="pct"/>
            <w:vAlign w:val="center"/>
          </w:tcPr>
          <w:p w14:paraId="10743420">
            <w:pPr>
              <w:spacing w:after="0"/>
            </w:pPr>
            <w:r>
              <w:rPr>
                <w:sz w:val="17"/>
              </w:rPr>
              <w:t>-</w:t>
            </w:r>
          </w:p>
        </w:tc>
        <w:tc>
          <w:tcPr>
            <w:tcW w:w="186" w:type="pct"/>
            <w:vAlign w:val="center"/>
          </w:tcPr>
          <w:p w14:paraId="41F09D2D">
            <w:pPr>
              <w:spacing w:after="0"/>
            </w:pPr>
            <w:r>
              <w:rPr>
                <w:sz w:val="17"/>
              </w:rPr>
              <w:t>-</w:t>
            </w:r>
          </w:p>
        </w:tc>
        <w:tc>
          <w:tcPr>
            <w:tcW w:w="186" w:type="pct"/>
            <w:vAlign w:val="center"/>
          </w:tcPr>
          <w:p w14:paraId="54D7163B">
            <w:pPr>
              <w:spacing w:after="0"/>
            </w:pPr>
            <w:r>
              <w:rPr>
                <w:sz w:val="17"/>
              </w:rPr>
              <w:t>-</w:t>
            </w:r>
          </w:p>
        </w:tc>
        <w:tc>
          <w:tcPr>
            <w:tcW w:w="186" w:type="pct"/>
            <w:vAlign w:val="center"/>
          </w:tcPr>
          <w:p w14:paraId="2C8282F2">
            <w:pPr>
              <w:spacing w:after="0"/>
            </w:pPr>
            <w:r>
              <w:rPr>
                <w:sz w:val="17"/>
              </w:rPr>
              <w:t>-</w:t>
            </w:r>
          </w:p>
        </w:tc>
        <w:tc>
          <w:tcPr>
            <w:tcW w:w="186" w:type="pct"/>
            <w:vAlign w:val="center"/>
          </w:tcPr>
          <w:p w14:paraId="228F2872">
            <w:pPr>
              <w:spacing w:after="0"/>
            </w:pPr>
            <w:r>
              <w:rPr>
                <w:sz w:val="17"/>
              </w:rPr>
              <w:t>-</w:t>
            </w:r>
          </w:p>
        </w:tc>
        <w:tc>
          <w:tcPr>
            <w:tcW w:w="187" w:type="pct"/>
            <w:vAlign w:val="center"/>
          </w:tcPr>
          <w:p w14:paraId="1EC32DDD">
            <w:pPr>
              <w:spacing w:after="0"/>
            </w:pPr>
            <w:r>
              <w:rPr>
                <w:sz w:val="17"/>
              </w:rPr>
              <w:t>-</w:t>
            </w:r>
          </w:p>
        </w:tc>
        <w:tc>
          <w:tcPr>
            <w:tcW w:w="187" w:type="pct"/>
            <w:vAlign w:val="center"/>
          </w:tcPr>
          <w:p w14:paraId="1851DC9C">
            <w:pPr>
              <w:spacing w:after="0"/>
              <w:rPr>
                <w:sz w:val="17"/>
              </w:rPr>
            </w:pPr>
            <w:r>
              <w:rPr>
                <w:sz w:val="17"/>
              </w:rPr>
              <w:t>-</w:t>
            </w:r>
          </w:p>
        </w:tc>
      </w:tr>
      <w:tr w14:paraId="2607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58E54C64">
            <w:pPr>
              <w:spacing w:after="0"/>
            </w:pPr>
            <w:r>
              <w:rPr>
                <w:sz w:val="17"/>
              </w:rPr>
              <w:t>安全性专项</w:t>
            </w:r>
          </w:p>
        </w:tc>
        <w:tc>
          <w:tcPr>
            <w:tcW w:w="398" w:type="pct"/>
            <w:vAlign w:val="center"/>
          </w:tcPr>
          <w:p w14:paraId="304F20F8">
            <w:pPr>
              <w:spacing w:after="0"/>
            </w:pPr>
            <w:r>
              <w:rPr>
                <w:sz w:val="17"/>
              </w:rPr>
              <w:t>心电图（ECG）</w:t>
            </w:r>
          </w:p>
        </w:tc>
        <w:tc>
          <w:tcPr>
            <w:tcW w:w="175" w:type="pct"/>
            <w:vAlign w:val="center"/>
          </w:tcPr>
          <w:p w14:paraId="514FBDC7">
            <w:pPr>
              <w:spacing w:after="0"/>
            </w:pPr>
            <w:r>
              <w:rPr>
                <w:sz w:val="17"/>
              </w:rPr>
              <w:t>X</w:t>
            </w:r>
          </w:p>
        </w:tc>
        <w:tc>
          <w:tcPr>
            <w:tcW w:w="165" w:type="pct"/>
            <w:vAlign w:val="center"/>
          </w:tcPr>
          <w:p w14:paraId="554B0525">
            <w:pPr>
              <w:spacing w:after="0"/>
            </w:pPr>
            <w:r>
              <w:rPr>
                <w:sz w:val="17"/>
              </w:rPr>
              <w:t>-</w:t>
            </w:r>
          </w:p>
        </w:tc>
        <w:tc>
          <w:tcPr>
            <w:tcW w:w="242" w:type="pct"/>
            <w:vAlign w:val="center"/>
          </w:tcPr>
          <w:p w14:paraId="2D1D517A">
            <w:pPr>
              <w:spacing w:after="0"/>
            </w:pPr>
            <w:r>
              <w:rPr>
                <w:sz w:val="17"/>
              </w:rPr>
              <w:t>-</w:t>
            </w:r>
          </w:p>
        </w:tc>
        <w:tc>
          <w:tcPr>
            <w:tcW w:w="242" w:type="pct"/>
            <w:vAlign w:val="center"/>
          </w:tcPr>
          <w:p w14:paraId="4F6F2565">
            <w:pPr>
              <w:spacing w:after="0"/>
            </w:pPr>
            <w:r>
              <w:rPr>
                <w:sz w:val="17"/>
              </w:rPr>
              <w:t>-</w:t>
            </w:r>
          </w:p>
        </w:tc>
        <w:tc>
          <w:tcPr>
            <w:tcW w:w="242" w:type="pct"/>
            <w:vAlign w:val="center"/>
          </w:tcPr>
          <w:p w14:paraId="04EC46F8">
            <w:pPr>
              <w:spacing w:after="0"/>
            </w:pPr>
            <w:r>
              <w:rPr>
                <w:sz w:val="17"/>
              </w:rPr>
              <w:t>-</w:t>
            </w:r>
          </w:p>
        </w:tc>
        <w:tc>
          <w:tcPr>
            <w:tcW w:w="242" w:type="pct"/>
            <w:vAlign w:val="center"/>
          </w:tcPr>
          <w:p w14:paraId="138BA79F">
            <w:pPr>
              <w:spacing w:after="0"/>
            </w:pPr>
            <w:r>
              <w:rPr>
                <w:sz w:val="17"/>
              </w:rPr>
              <w:t>-</w:t>
            </w:r>
          </w:p>
        </w:tc>
        <w:tc>
          <w:tcPr>
            <w:tcW w:w="268" w:type="pct"/>
            <w:vAlign w:val="center"/>
          </w:tcPr>
          <w:p w14:paraId="057597DE">
            <w:pPr>
              <w:spacing w:after="0"/>
            </w:pPr>
            <w:r>
              <w:rPr>
                <w:sz w:val="17"/>
              </w:rPr>
              <w:t>-</w:t>
            </w:r>
          </w:p>
        </w:tc>
        <w:tc>
          <w:tcPr>
            <w:tcW w:w="268" w:type="pct"/>
            <w:vAlign w:val="center"/>
          </w:tcPr>
          <w:p w14:paraId="2892B019">
            <w:pPr>
              <w:spacing w:after="0"/>
            </w:pPr>
            <w:r>
              <w:rPr>
                <w:sz w:val="17"/>
              </w:rPr>
              <w:t>-</w:t>
            </w:r>
          </w:p>
        </w:tc>
        <w:tc>
          <w:tcPr>
            <w:tcW w:w="268" w:type="pct"/>
            <w:vAlign w:val="center"/>
          </w:tcPr>
          <w:p w14:paraId="4C26563C">
            <w:pPr>
              <w:spacing w:after="0"/>
            </w:pPr>
            <w:r>
              <w:rPr>
                <w:sz w:val="17"/>
              </w:rPr>
              <w:t>-</w:t>
            </w:r>
          </w:p>
        </w:tc>
        <w:tc>
          <w:tcPr>
            <w:tcW w:w="268" w:type="pct"/>
            <w:vAlign w:val="center"/>
          </w:tcPr>
          <w:p w14:paraId="04EB44D6">
            <w:pPr>
              <w:spacing w:after="0"/>
            </w:pPr>
            <w:r>
              <w:rPr>
                <w:sz w:val="17"/>
              </w:rPr>
              <w:t>-</w:t>
            </w:r>
          </w:p>
        </w:tc>
        <w:tc>
          <w:tcPr>
            <w:tcW w:w="268" w:type="pct"/>
            <w:vAlign w:val="center"/>
          </w:tcPr>
          <w:p w14:paraId="00AE079D">
            <w:pPr>
              <w:spacing w:after="0"/>
            </w:pPr>
            <w:r>
              <w:rPr>
                <w:sz w:val="17"/>
              </w:rPr>
              <w:t>-</w:t>
            </w:r>
          </w:p>
        </w:tc>
        <w:tc>
          <w:tcPr>
            <w:tcW w:w="268" w:type="pct"/>
            <w:vAlign w:val="center"/>
          </w:tcPr>
          <w:p w14:paraId="79895F5D">
            <w:pPr>
              <w:spacing w:after="0"/>
            </w:pPr>
            <w:r>
              <w:rPr>
                <w:sz w:val="17"/>
              </w:rPr>
              <w:t>-</w:t>
            </w:r>
          </w:p>
        </w:tc>
        <w:tc>
          <w:tcPr>
            <w:tcW w:w="159" w:type="pct"/>
            <w:vAlign w:val="center"/>
          </w:tcPr>
          <w:p w14:paraId="0C1A687A">
            <w:pPr>
              <w:spacing w:after="0"/>
            </w:pPr>
            <w:r>
              <w:rPr>
                <w:sz w:val="17"/>
              </w:rPr>
              <w:t>-</w:t>
            </w:r>
          </w:p>
        </w:tc>
        <w:tc>
          <w:tcPr>
            <w:tcW w:w="186" w:type="pct"/>
            <w:vAlign w:val="center"/>
          </w:tcPr>
          <w:p w14:paraId="29836E46">
            <w:pPr>
              <w:spacing w:after="0"/>
            </w:pPr>
            <w:r>
              <w:rPr>
                <w:sz w:val="17"/>
              </w:rPr>
              <w:t>-</w:t>
            </w:r>
          </w:p>
        </w:tc>
        <w:tc>
          <w:tcPr>
            <w:tcW w:w="186" w:type="pct"/>
            <w:vAlign w:val="center"/>
          </w:tcPr>
          <w:p w14:paraId="4626E488">
            <w:pPr>
              <w:spacing w:after="0"/>
            </w:pPr>
            <w:r>
              <w:rPr>
                <w:sz w:val="17"/>
              </w:rPr>
              <w:t>-</w:t>
            </w:r>
          </w:p>
        </w:tc>
        <w:tc>
          <w:tcPr>
            <w:tcW w:w="186" w:type="pct"/>
            <w:vAlign w:val="center"/>
          </w:tcPr>
          <w:p w14:paraId="1D4DD4FB">
            <w:pPr>
              <w:spacing w:after="0"/>
            </w:pPr>
            <w:r>
              <w:rPr>
                <w:sz w:val="17"/>
              </w:rPr>
              <w:t>-</w:t>
            </w:r>
          </w:p>
        </w:tc>
        <w:tc>
          <w:tcPr>
            <w:tcW w:w="186" w:type="pct"/>
            <w:vAlign w:val="center"/>
          </w:tcPr>
          <w:p w14:paraId="767D1932">
            <w:pPr>
              <w:spacing w:after="0"/>
            </w:pPr>
            <w:r>
              <w:rPr>
                <w:sz w:val="17"/>
              </w:rPr>
              <w:t>-</w:t>
            </w:r>
          </w:p>
        </w:tc>
        <w:tc>
          <w:tcPr>
            <w:tcW w:w="186" w:type="pct"/>
            <w:vAlign w:val="center"/>
          </w:tcPr>
          <w:p w14:paraId="5537E624">
            <w:pPr>
              <w:spacing w:after="0"/>
            </w:pPr>
            <w:r>
              <w:rPr>
                <w:sz w:val="17"/>
              </w:rPr>
              <w:t>-</w:t>
            </w:r>
          </w:p>
        </w:tc>
        <w:tc>
          <w:tcPr>
            <w:tcW w:w="187" w:type="pct"/>
            <w:vAlign w:val="center"/>
          </w:tcPr>
          <w:p w14:paraId="3FD8C319">
            <w:pPr>
              <w:spacing w:after="0"/>
            </w:pPr>
            <w:r>
              <w:rPr>
                <w:sz w:val="17"/>
              </w:rPr>
              <w:t>-</w:t>
            </w:r>
          </w:p>
        </w:tc>
        <w:tc>
          <w:tcPr>
            <w:tcW w:w="187" w:type="pct"/>
            <w:vAlign w:val="center"/>
          </w:tcPr>
          <w:p w14:paraId="15DE2A9B">
            <w:pPr>
              <w:spacing w:after="0"/>
              <w:rPr>
                <w:sz w:val="17"/>
              </w:rPr>
            </w:pPr>
            <w:r>
              <w:rPr>
                <w:sz w:val="17"/>
              </w:rPr>
              <w:t>X</w:t>
            </w:r>
          </w:p>
        </w:tc>
      </w:tr>
      <w:tr w14:paraId="6018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66E2D428">
            <w:pPr>
              <w:spacing w:after="0"/>
            </w:pPr>
            <w:r>
              <w:rPr>
                <w:sz w:val="17"/>
              </w:rPr>
              <w:t>TB病原学</w:t>
            </w:r>
          </w:p>
        </w:tc>
        <w:tc>
          <w:tcPr>
            <w:tcW w:w="398" w:type="pct"/>
            <w:vAlign w:val="center"/>
          </w:tcPr>
          <w:p w14:paraId="0295F559">
            <w:pPr>
              <w:spacing w:after="0"/>
            </w:pPr>
            <w:r>
              <w:rPr>
                <w:sz w:val="17"/>
              </w:rPr>
              <w:t>痰涂片+培养</w:t>
            </w:r>
          </w:p>
        </w:tc>
        <w:tc>
          <w:tcPr>
            <w:tcW w:w="175" w:type="pct"/>
            <w:vAlign w:val="center"/>
          </w:tcPr>
          <w:p w14:paraId="5EDABDC7">
            <w:pPr>
              <w:spacing w:after="0"/>
            </w:pPr>
            <w:r>
              <w:rPr>
                <w:sz w:val="17"/>
              </w:rPr>
              <w:t>-</w:t>
            </w:r>
          </w:p>
        </w:tc>
        <w:tc>
          <w:tcPr>
            <w:tcW w:w="165" w:type="pct"/>
            <w:vAlign w:val="center"/>
          </w:tcPr>
          <w:p w14:paraId="298AA94B">
            <w:pPr>
              <w:spacing w:after="0"/>
            </w:pPr>
            <w:r>
              <w:rPr>
                <w:sz w:val="17"/>
              </w:rPr>
              <w:t>X</w:t>
            </w:r>
          </w:p>
        </w:tc>
        <w:tc>
          <w:tcPr>
            <w:tcW w:w="242" w:type="pct"/>
            <w:vAlign w:val="center"/>
          </w:tcPr>
          <w:p w14:paraId="22FD3874">
            <w:pPr>
              <w:spacing w:after="0"/>
              <w:rPr>
                <w:rFonts w:hint="eastAsia" w:eastAsia="宋体"/>
                <w:lang w:val="en-US" w:eastAsia="zh-CN"/>
              </w:rPr>
            </w:pPr>
            <w:r>
              <w:rPr>
                <w:sz w:val="17"/>
              </w:rPr>
              <w:t>-</w:t>
            </w:r>
          </w:p>
        </w:tc>
        <w:tc>
          <w:tcPr>
            <w:tcW w:w="242" w:type="pct"/>
            <w:vAlign w:val="center"/>
          </w:tcPr>
          <w:p w14:paraId="5CB4B688">
            <w:pPr>
              <w:spacing w:after="0"/>
              <w:rPr>
                <w:rFonts w:hint="eastAsia" w:eastAsia="宋体"/>
                <w:lang w:val="en-US" w:eastAsia="zh-CN"/>
              </w:rPr>
            </w:pPr>
            <w:r>
              <w:rPr>
                <w:sz w:val="17"/>
              </w:rPr>
              <w:t>-</w:t>
            </w:r>
          </w:p>
        </w:tc>
        <w:tc>
          <w:tcPr>
            <w:tcW w:w="242" w:type="pct"/>
            <w:vAlign w:val="center"/>
          </w:tcPr>
          <w:p w14:paraId="0EFA3F8F">
            <w:pPr>
              <w:spacing w:after="0"/>
            </w:pPr>
            <w:r>
              <w:rPr>
                <w:sz w:val="17"/>
              </w:rPr>
              <w:t>X</w:t>
            </w:r>
          </w:p>
        </w:tc>
        <w:tc>
          <w:tcPr>
            <w:tcW w:w="242" w:type="pct"/>
            <w:vAlign w:val="center"/>
          </w:tcPr>
          <w:p w14:paraId="295A0FBE">
            <w:pPr>
              <w:spacing w:after="0"/>
              <w:rPr>
                <w:rFonts w:hint="eastAsia" w:eastAsia="宋体"/>
                <w:lang w:val="en-US" w:eastAsia="zh-CN"/>
              </w:rPr>
            </w:pPr>
            <w:r>
              <w:rPr>
                <w:sz w:val="17"/>
              </w:rPr>
              <w:t>-</w:t>
            </w:r>
          </w:p>
        </w:tc>
        <w:tc>
          <w:tcPr>
            <w:tcW w:w="268" w:type="pct"/>
            <w:vAlign w:val="center"/>
          </w:tcPr>
          <w:p w14:paraId="2A70B524">
            <w:pPr>
              <w:spacing w:after="0"/>
            </w:pPr>
            <w:r>
              <w:rPr>
                <w:sz w:val="17"/>
              </w:rPr>
              <w:t>X</w:t>
            </w:r>
          </w:p>
        </w:tc>
        <w:tc>
          <w:tcPr>
            <w:tcW w:w="268" w:type="pct"/>
            <w:vAlign w:val="center"/>
          </w:tcPr>
          <w:p w14:paraId="61DDF523">
            <w:pPr>
              <w:spacing w:after="0"/>
              <w:rPr>
                <w:rFonts w:hint="eastAsia" w:eastAsia="宋体"/>
                <w:lang w:eastAsia="zh-CN"/>
              </w:rPr>
            </w:pPr>
            <w:r>
              <w:rPr>
                <w:rFonts w:hint="eastAsia"/>
                <w:sz w:val="17"/>
                <w:lang w:val="en-US" w:eastAsia="zh-CN"/>
              </w:rPr>
              <w:t>-</w:t>
            </w:r>
          </w:p>
        </w:tc>
        <w:tc>
          <w:tcPr>
            <w:tcW w:w="268" w:type="pct"/>
            <w:vAlign w:val="center"/>
          </w:tcPr>
          <w:p w14:paraId="2184D07A">
            <w:pPr>
              <w:spacing w:after="0"/>
            </w:pPr>
            <w:r>
              <w:rPr>
                <w:sz w:val="17"/>
              </w:rPr>
              <w:t>X</w:t>
            </w:r>
          </w:p>
        </w:tc>
        <w:tc>
          <w:tcPr>
            <w:tcW w:w="268" w:type="pct"/>
            <w:vAlign w:val="center"/>
          </w:tcPr>
          <w:p w14:paraId="355E671C">
            <w:pPr>
              <w:spacing w:after="0"/>
              <w:rPr>
                <w:rFonts w:hint="eastAsia" w:eastAsia="宋体"/>
                <w:lang w:eastAsia="zh-CN"/>
              </w:rPr>
            </w:pPr>
            <w:r>
              <w:rPr>
                <w:rFonts w:hint="eastAsia"/>
                <w:sz w:val="17"/>
                <w:lang w:val="en-US" w:eastAsia="zh-CN"/>
              </w:rPr>
              <w:t>-</w:t>
            </w:r>
          </w:p>
        </w:tc>
        <w:tc>
          <w:tcPr>
            <w:tcW w:w="268" w:type="pct"/>
            <w:vAlign w:val="center"/>
          </w:tcPr>
          <w:p w14:paraId="2D15D8F7">
            <w:pPr>
              <w:spacing w:after="0"/>
              <w:rPr>
                <w:rFonts w:hint="eastAsia" w:eastAsia="宋体"/>
                <w:lang w:eastAsia="zh-CN"/>
              </w:rPr>
            </w:pPr>
            <w:r>
              <w:rPr>
                <w:rFonts w:hint="eastAsia"/>
                <w:sz w:val="17"/>
                <w:lang w:val="en-US" w:eastAsia="zh-CN"/>
              </w:rPr>
              <w:t>-</w:t>
            </w:r>
          </w:p>
        </w:tc>
        <w:tc>
          <w:tcPr>
            <w:tcW w:w="268" w:type="pct"/>
            <w:vAlign w:val="center"/>
          </w:tcPr>
          <w:p w14:paraId="7878BE6A">
            <w:pPr>
              <w:spacing w:after="0"/>
            </w:pPr>
            <w:r>
              <w:rPr>
                <w:sz w:val="17"/>
              </w:rPr>
              <w:t>X</w:t>
            </w:r>
          </w:p>
        </w:tc>
        <w:tc>
          <w:tcPr>
            <w:tcW w:w="159" w:type="pct"/>
            <w:vAlign w:val="center"/>
          </w:tcPr>
          <w:p w14:paraId="0A2C3E61">
            <w:pPr>
              <w:spacing w:after="0"/>
            </w:pPr>
            <w:r>
              <w:rPr>
                <w:sz w:val="17"/>
              </w:rPr>
              <w:t>X</w:t>
            </w:r>
          </w:p>
        </w:tc>
        <w:tc>
          <w:tcPr>
            <w:tcW w:w="186" w:type="pct"/>
            <w:vAlign w:val="center"/>
          </w:tcPr>
          <w:p w14:paraId="61706F67">
            <w:pPr>
              <w:spacing w:after="0"/>
            </w:pPr>
            <w:r>
              <w:rPr>
                <w:sz w:val="17"/>
              </w:rPr>
              <w:t>X</w:t>
            </w:r>
          </w:p>
        </w:tc>
        <w:tc>
          <w:tcPr>
            <w:tcW w:w="186" w:type="pct"/>
            <w:vAlign w:val="center"/>
          </w:tcPr>
          <w:p w14:paraId="4FF7C610">
            <w:pPr>
              <w:spacing w:after="0"/>
            </w:pPr>
            <w:r>
              <w:rPr>
                <w:sz w:val="17"/>
              </w:rPr>
              <w:t>X</w:t>
            </w:r>
          </w:p>
        </w:tc>
        <w:tc>
          <w:tcPr>
            <w:tcW w:w="186" w:type="pct"/>
            <w:vAlign w:val="center"/>
          </w:tcPr>
          <w:p w14:paraId="7240F13F">
            <w:pPr>
              <w:spacing w:after="0"/>
            </w:pPr>
            <w:r>
              <w:rPr>
                <w:sz w:val="17"/>
              </w:rPr>
              <w:t>X</w:t>
            </w:r>
          </w:p>
        </w:tc>
        <w:tc>
          <w:tcPr>
            <w:tcW w:w="186" w:type="pct"/>
            <w:vAlign w:val="center"/>
          </w:tcPr>
          <w:p w14:paraId="7D2920CB">
            <w:pPr>
              <w:spacing w:after="0"/>
            </w:pPr>
            <w:r>
              <w:rPr>
                <w:sz w:val="17"/>
              </w:rPr>
              <w:t>X</w:t>
            </w:r>
          </w:p>
        </w:tc>
        <w:tc>
          <w:tcPr>
            <w:tcW w:w="186" w:type="pct"/>
            <w:vAlign w:val="center"/>
          </w:tcPr>
          <w:p w14:paraId="5DF92EC8">
            <w:pPr>
              <w:spacing w:after="0"/>
            </w:pPr>
            <w:r>
              <w:rPr>
                <w:sz w:val="17"/>
              </w:rPr>
              <w:t>X</w:t>
            </w:r>
          </w:p>
        </w:tc>
        <w:tc>
          <w:tcPr>
            <w:tcW w:w="187" w:type="pct"/>
            <w:vAlign w:val="center"/>
          </w:tcPr>
          <w:p w14:paraId="4C124D36">
            <w:pPr>
              <w:spacing w:after="0"/>
            </w:pPr>
            <w:r>
              <w:rPr>
                <w:sz w:val="17"/>
              </w:rPr>
              <w:t>X</w:t>
            </w:r>
          </w:p>
        </w:tc>
        <w:tc>
          <w:tcPr>
            <w:tcW w:w="187" w:type="pct"/>
            <w:vAlign w:val="center"/>
          </w:tcPr>
          <w:p w14:paraId="5E97BFD8">
            <w:pPr>
              <w:spacing w:after="0"/>
              <w:rPr>
                <w:sz w:val="17"/>
              </w:rPr>
            </w:pPr>
            <w:r>
              <w:rPr>
                <w:sz w:val="17"/>
              </w:rPr>
              <w:t>X</w:t>
            </w:r>
          </w:p>
        </w:tc>
      </w:tr>
      <w:tr w14:paraId="7C3E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36419719">
            <w:pPr>
              <w:spacing w:after="0"/>
            </w:pPr>
            <w:r>
              <w:rPr>
                <w:sz w:val="17"/>
              </w:rPr>
              <w:t>TB病原学</w:t>
            </w:r>
          </w:p>
        </w:tc>
        <w:tc>
          <w:tcPr>
            <w:tcW w:w="398" w:type="pct"/>
            <w:vAlign w:val="center"/>
          </w:tcPr>
          <w:p w14:paraId="0FD376DD">
            <w:pPr>
              <w:spacing w:after="0"/>
            </w:pPr>
            <w:r>
              <w:rPr>
                <w:sz w:val="17"/>
              </w:rPr>
              <w:t>分子检测（Xpert或Xpert Ultra）</w:t>
            </w:r>
          </w:p>
        </w:tc>
        <w:tc>
          <w:tcPr>
            <w:tcW w:w="175" w:type="pct"/>
            <w:vAlign w:val="center"/>
          </w:tcPr>
          <w:p w14:paraId="6F82DB96">
            <w:pPr>
              <w:spacing w:after="0"/>
            </w:pPr>
            <w:r>
              <w:rPr>
                <w:sz w:val="17"/>
              </w:rPr>
              <w:t>X</w:t>
            </w:r>
          </w:p>
        </w:tc>
        <w:tc>
          <w:tcPr>
            <w:tcW w:w="165" w:type="pct"/>
            <w:vAlign w:val="center"/>
          </w:tcPr>
          <w:p w14:paraId="437C38C7">
            <w:pPr>
              <w:spacing w:after="0"/>
            </w:pPr>
            <w:r>
              <w:rPr>
                <w:sz w:val="17"/>
              </w:rPr>
              <w:t>-</w:t>
            </w:r>
          </w:p>
        </w:tc>
        <w:tc>
          <w:tcPr>
            <w:tcW w:w="242" w:type="pct"/>
            <w:vAlign w:val="center"/>
          </w:tcPr>
          <w:p w14:paraId="4D6EE3F9">
            <w:pPr>
              <w:spacing w:after="0"/>
            </w:pPr>
            <w:r>
              <w:rPr>
                <w:sz w:val="17"/>
              </w:rPr>
              <w:t>-</w:t>
            </w:r>
          </w:p>
        </w:tc>
        <w:tc>
          <w:tcPr>
            <w:tcW w:w="242" w:type="pct"/>
            <w:vAlign w:val="center"/>
          </w:tcPr>
          <w:p w14:paraId="44A33691">
            <w:pPr>
              <w:spacing w:after="0"/>
            </w:pPr>
            <w:r>
              <w:rPr>
                <w:sz w:val="17"/>
              </w:rPr>
              <w:t>-</w:t>
            </w:r>
          </w:p>
        </w:tc>
        <w:tc>
          <w:tcPr>
            <w:tcW w:w="242" w:type="pct"/>
            <w:vAlign w:val="center"/>
          </w:tcPr>
          <w:p w14:paraId="01660142">
            <w:pPr>
              <w:spacing w:after="0"/>
            </w:pPr>
            <w:r>
              <w:rPr>
                <w:sz w:val="17"/>
              </w:rPr>
              <w:t>-</w:t>
            </w:r>
          </w:p>
        </w:tc>
        <w:tc>
          <w:tcPr>
            <w:tcW w:w="242" w:type="pct"/>
            <w:vAlign w:val="center"/>
          </w:tcPr>
          <w:p w14:paraId="02B3B2BD">
            <w:pPr>
              <w:spacing w:after="0"/>
            </w:pPr>
            <w:r>
              <w:rPr>
                <w:sz w:val="17"/>
              </w:rPr>
              <w:t>-</w:t>
            </w:r>
          </w:p>
        </w:tc>
        <w:tc>
          <w:tcPr>
            <w:tcW w:w="268" w:type="pct"/>
            <w:vAlign w:val="center"/>
          </w:tcPr>
          <w:p w14:paraId="170AA0F1">
            <w:pPr>
              <w:spacing w:after="0"/>
            </w:pPr>
            <w:r>
              <w:rPr>
                <w:sz w:val="17"/>
              </w:rPr>
              <w:t>-</w:t>
            </w:r>
          </w:p>
        </w:tc>
        <w:tc>
          <w:tcPr>
            <w:tcW w:w="268" w:type="pct"/>
            <w:vAlign w:val="center"/>
          </w:tcPr>
          <w:p w14:paraId="40A0DFFD">
            <w:pPr>
              <w:spacing w:after="0"/>
            </w:pPr>
            <w:r>
              <w:rPr>
                <w:sz w:val="17"/>
              </w:rPr>
              <w:t>-</w:t>
            </w:r>
          </w:p>
        </w:tc>
        <w:tc>
          <w:tcPr>
            <w:tcW w:w="268" w:type="pct"/>
            <w:vAlign w:val="center"/>
          </w:tcPr>
          <w:p w14:paraId="20C0313E">
            <w:pPr>
              <w:spacing w:after="0"/>
            </w:pPr>
            <w:r>
              <w:rPr>
                <w:sz w:val="17"/>
              </w:rPr>
              <w:t>-</w:t>
            </w:r>
          </w:p>
        </w:tc>
        <w:tc>
          <w:tcPr>
            <w:tcW w:w="268" w:type="pct"/>
            <w:vAlign w:val="center"/>
          </w:tcPr>
          <w:p w14:paraId="5D22DD7D">
            <w:pPr>
              <w:spacing w:after="0"/>
            </w:pPr>
            <w:r>
              <w:rPr>
                <w:sz w:val="17"/>
              </w:rPr>
              <w:t>-</w:t>
            </w:r>
          </w:p>
        </w:tc>
        <w:tc>
          <w:tcPr>
            <w:tcW w:w="268" w:type="pct"/>
            <w:vAlign w:val="center"/>
          </w:tcPr>
          <w:p w14:paraId="317EFADB">
            <w:pPr>
              <w:spacing w:after="0"/>
            </w:pPr>
            <w:r>
              <w:rPr>
                <w:sz w:val="17"/>
              </w:rPr>
              <w:t>-</w:t>
            </w:r>
          </w:p>
        </w:tc>
        <w:tc>
          <w:tcPr>
            <w:tcW w:w="268" w:type="pct"/>
            <w:vAlign w:val="center"/>
          </w:tcPr>
          <w:p w14:paraId="0F3EBDCD">
            <w:pPr>
              <w:spacing w:after="0"/>
            </w:pPr>
            <w:r>
              <w:rPr>
                <w:sz w:val="17"/>
              </w:rPr>
              <w:t>-</w:t>
            </w:r>
          </w:p>
        </w:tc>
        <w:tc>
          <w:tcPr>
            <w:tcW w:w="159" w:type="pct"/>
            <w:vAlign w:val="center"/>
          </w:tcPr>
          <w:p w14:paraId="29DC8ED1">
            <w:pPr>
              <w:spacing w:after="0"/>
            </w:pPr>
            <w:r>
              <w:rPr>
                <w:sz w:val="17"/>
              </w:rPr>
              <w:t>-</w:t>
            </w:r>
          </w:p>
        </w:tc>
        <w:tc>
          <w:tcPr>
            <w:tcW w:w="186" w:type="pct"/>
            <w:vAlign w:val="center"/>
          </w:tcPr>
          <w:p w14:paraId="5547FAF2">
            <w:pPr>
              <w:spacing w:after="0"/>
            </w:pPr>
            <w:r>
              <w:rPr>
                <w:sz w:val="17"/>
              </w:rPr>
              <w:t>-</w:t>
            </w:r>
          </w:p>
        </w:tc>
        <w:tc>
          <w:tcPr>
            <w:tcW w:w="186" w:type="pct"/>
            <w:vAlign w:val="center"/>
          </w:tcPr>
          <w:p w14:paraId="18F11521">
            <w:pPr>
              <w:spacing w:after="0"/>
            </w:pPr>
            <w:r>
              <w:rPr>
                <w:sz w:val="17"/>
              </w:rPr>
              <w:t>-</w:t>
            </w:r>
          </w:p>
        </w:tc>
        <w:tc>
          <w:tcPr>
            <w:tcW w:w="186" w:type="pct"/>
            <w:vAlign w:val="center"/>
          </w:tcPr>
          <w:p w14:paraId="16C2959C">
            <w:pPr>
              <w:spacing w:after="0"/>
            </w:pPr>
            <w:r>
              <w:rPr>
                <w:sz w:val="17"/>
              </w:rPr>
              <w:t>-</w:t>
            </w:r>
          </w:p>
        </w:tc>
        <w:tc>
          <w:tcPr>
            <w:tcW w:w="186" w:type="pct"/>
            <w:vAlign w:val="center"/>
          </w:tcPr>
          <w:p w14:paraId="536F893D">
            <w:pPr>
              <w:spacing w:after="0"/>
            </w:pPr>
            <w:r>
              <w:rPr>
                <w:sz w:val="17"/>
              </w:rPr>
              <w:t>-</w:t>
            </w:r>
          </w:p>
        </w:tc>
        <w:tc>
          <w:tcPr>
            <w:tcW w:w="186" w:type="pct"/>
            <w:vAlign w:val="center"/>
          </w:tcPr>
          <w:p w14:paraId="026E6AB5">
            <w:pPr>
              <w:spacing w:after="0"/>
            </w:pPr>
            <w:r>
              <w:rPr>
                <w:sz w:val="17"/>
              </w:rPr>
              <w:t>-</w:t>
            </w:r>
          </w:p>
        </w:tc>
        <w:tc>
          <w:tcPr>
            <w:tcW w:w="187" w:type="pct"/>
            <w:vAlign w:val="center"/>
          </w:tcPr>
          <w:p w14:paraId="7C3F1289">
            <w:pPr>
              <w:spacing w:after="0"/>
            </w:pPr>
            <w:r>
              <w:rPr>
                <w:sz w:val="17"/>
              </w:rPr>
              <w:t>-</w:t>
            </w:r>
          </w:p>
        </w:tc>
        <w:tc>
          <w:tcPr>
            <w:tcW w:w="187" w:type="pct"/>
            <w:vAlign w:val="center"/>
          </w:tcPr>
          <w:p w14:paraId="5B93327A">
            <w:pPr>
              <w:spacing w:after="0"/>
              <w:rPr>
                <w:sz w:val="17"/>
              </w:rPr>
            </w:pPr>
            <w:r>
              <w:rPr>
                <w:sz w:val="17"/>
              </w:rPr>
              <w:t>X</w:t>
            </w:r>
          </w:p>
        </w:tc>
      </w:tr>
      <w:tr w14:paraId="6943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5386F1EE">
            <w:pPr>
              <w:spacing w:after="0"/>
            </w:pPr>
            <w:r>
              <w:rPr>
                <w:sz w:val="17"/>
              </w:rPr>
              <w:t>TB病原学</w:t>
            </w:r>
          </w:p>
        </w:tc>
        <w:tc>
          <w:tcPr>
            <w:tcW w:w="398" w:type="pct"/>
            <w:vAlign w:val="center"/>
          </w:tcPr>
          <w:p w14:paraId="532913F7">
            <w:pPr>
              <w:spacing w:after="0"/>
            </w:pPr>
            <w:r>
              <w:rPr>
                <w:sz w:val="17"/>
              </w:rPr>
              <w:t>分子检测（tNGS）</w:t>
            </w:r>
          </w:p>
        </w:tc>
        <w:tc>
          <w:tcPr>
            <w:tcW w:w="175" w:type="pct"/>
            <w:vAlign w:val="center"/>
          </w:tcPr>
          <w:p w14:paraId="673A0BF5">
            <w:pPr>
              <w:spacing w:after="0"/>
            </w:pPr>
            <w:r>
              <w:rPr>
                <w:sz w:val="17"/>
              </w:rPr>
              <w:t>-</w:t>
            </w:r>
          </w:p>
        </w:tc>
        <w:tc>
          <w:tcPr>
            <w:tcW w:w="165" w:type="pct"/>
            <w:vAlign w:val="center"/>
          </w:tcPr>
          <w:p w14:paraId="79A5A9CB">
            <w:pPr>
              <w:spacing w:after="0"/>
            </w:pPr>
            <w:r>
              <w:rPr>
                <w:sz w:val="17"/>
              </w:rPr>
              <w:t>X</w:t>
            </w:r>
          </w:p>
        </w:tc>
        <w:tc>
          <w:tcPr>
            <w:tcW w:w="242" w:type="pct"/>
            <w:vAlign w:val="center"/>
          </w:tcPr>
          <w:p w14:paraId="41E153C2">
            <w:pPr>
              <w:spacing w:after="0"/>
            </w:pPr>
            <w:r>
              <w:rPr>
                <w:sz w:val="17"/>
              </w:rPr>
              <w:t>-</w:t>
            </w:r>
          </w:p>
        </w:tc>
        <w:tc>
          <w:tcPr>
            <w:tcW w:w="242" w:type="pct"/>
            <w:vAlign w:val="center"/>
          </w:tcPr>
          <w:p w14:paraId="4D1D030D">
            <w:pPr>
              <w:spacing w:after="0"/>
            </w:pPr>
            <w:r>
              <w:rPr>
                <w:sz w:val="17"/>
              </w:rPr>
              <w:t>-</w:t>
            </w:r>
          </w:p>
        </w:tc>
        <w:tc>
          <w:tcPr>
            <w:tcW w:w="242" w:type="pct"/>
            <w:vAlign w:val="center"/>
          </w:tcPr>
          <w:p w14:paraId="70675DF5">
            <w:pPr>
              <w:spacing w:after="0"/>
            </w:pPr>
            <w:r>
              <w:rPr>
                <w:sz w:val="17"/>
              </w:rPr>
              <w:t>-</w:t>
            </w:r>
          </w:p>
        </w:tc>
        <w:tc>
          <w:tcPr>
            <w:tcW w:w="242" w:type="pct"/>
            <w:vAlign w:val="center"/>
          </w:tcPr>
          <w:p w14:paraId="5CEE3864">
            <w:pPr>
              <w:spacing w:after="0"/>
            </w:pPr>
            <w:r>
              <w:rPr>
                <w:sz w:val="17"/>
              </w:rPr>
              <w:t>-</w:t>
            </w:r>
          </w:p>
        </w:tc>
        <w:tc>
          <w:tcPr>
            <w:tcW w:w="268" w:type="pct"/>
            <w:vAlign w:val="center"/>
          </w:tcPr>
          <w:p w14:paraId="7C545389">
            <w:pPr>
              <w:spacing w:after="0"/>
            </w:pPr>
            <w:r>
              <w:rPr>
                <w:sz w:val="17"/>
              </w:rPr>
              <w:t>-</w:t>
            </w:r>
          </w:p>
        </w:tc>
        <w:tc>
          <w:tcPr>
            <w:tcW w:w="268" w:type="pct"/>
            <w:vAlign w:val="center"/>
          </w:tcPr>
          <w:p w14:paraId="2267F10F">
            <w:pPr>
              <w:spacing w:after="0"/>
            </w:pPr>
            <w:r>
              <w:rPr>
                <w:sz w:val="17"/>
              </w:rPr>
              <w:t>-</w:t>
            </w:r>
          </w:p>
        </w:tc>
        <w:tc>
          <w:tcPr>
            <w:tcW w:w="268" w:type="pct"/>
            <w:vAlign w:val="center"/>
          </w:tcPr>
          <w:p w14:paraId="4E1929A4">
            <w:pPr>
              <w:spacing w:after="0"/>
            </w:pPr>
            <w:r>
              <w:rPr>
                <w:sz w:val="17"/>
              </w:rPr>
              <w:t>-</w:t>
            </w:r>
          </w:p>
        </w:tc>
        <w:tc>
          <w:tcPr>
            <w:tcW w:w="268" w:type="pct"/>
            <w:vAlign w:val="center"/>
          </w:tcPr>
          <w:p w14:paraId="77773C3D">
            <w:pPr>
              <w:spacing w:after="0"/>
            </w:pPr>
            <w:r>
              <w:rPr>
                <w:sz w:val="17"/>
              </w:rPr>
              <w:t>-</w:t>
            </w:r>
          </w:p>
        </w:tc>
        <w:tc>
          <w:tcPr>
            <w:tcW w:w="268" w:type="pct"/>
            <w:vAlign w:val="center"/>
          </w:tcPr>
          <w:p w14:paraId="60DC0881">
            <w:pPr>
              <w:spacing w:after="0"/>
            </w:pPr>
            <w:r>
              <w:rPr>
                <w:sz w:val="17"/>
              </w:rPr>
              <w:t>-</w:t>
            </w:r>
          </w:p>
        </w:tc>
        <w:tc>
          <w:tcPr>
            <w:tcW w:w="268" w:type="pct"/>
            <w:vAlign w:val="center"/>
          </w:tcPr>
          <w:p w14:paraId="4F6109CF">
            <w:pPr>
              <w:spacing w:after="0"/>
            </w:pPr>
            <w:r>
              <w:rPr>
                <w:sz w:val="17"/>
              </w:rPr>
              <w:t>-</w:t>
            </w:r>
          </w:p>
        </w:tc>
        <w:tc>
          <w:tcPr>
            <w:tcW w:w="159" w:type="pct"/>
            <w:vAlign w:val="center"/>
          </w:tcPr>
          <w:p w14:paraId="156C3A41">
            <w:pPr>
              <w:spacing w:after="0"/>
            </w:pPr>
            <w:r>
              <w:rPr>
                <w:sz w:val="17"/>
              </w:rPr>
              <w:t>-</w:t>
            </w:r>
          </w:p>
        </w:tc>
        <w:tc>
          <w:tcPr>
            <w:tcW w:w="186" w:type="pct"/>
            <w:vAlign w:val="center"/>
          </w:tcPr>
          <w:p w14:paraId="0A793455">
            <w:pPr>
              <w:spacing w:after="0"/>
            </w:pPr>
            <w:r>
              <w:rPr>
                <w:sz w:val="17"/>
              </w:rPr>
              <w:t>-</w:t>
            </w:r>
          </w:p>
        </w:tc>
        <w:tc>
          <w:tcPr>
            <w:tcW w:w="186" w:type="pct"/>
            <w:vAlign w:val="center"/>
          </w:tcPr>
          <w:p w14:paraId="7EDCAA71">
            <w:pPr>
              <w:spacing w:after="0"/>
            </w:pPr>
            <w:r>
              <w:rPr>
                <w:sz w:val="17"/>
              </w:rPr>
              <w:t>-</w:t>
            </w:r>
          </w:p>
        </w:tc>
        <w:tc>
          <w:tcPr>
            <w:tcW w:w="186" w:type="pct"/>
            <w:vAlign w:val="center"/>
          </w:tcPr>
          <w:p w14:paraId="26F54506">
            <w:pPr>
              <w:spacing w:after="0"/>
            </w:pPr>
            <w:r>
              <w:rPr>
                <w:sz w:val="17"/>
              </w:rPr>
              <w:t>-</w:t>
            </w:r>
          </w:p>
        </w:tc>
        <w:tc>
          <w:tcPr>
            <w:tcW w:w="186" w:type="pct"/>
            <w:vAlign w:val="center"/>
          </w:tcPr>
          <w:p w14:paraId="722210FF">
            <w:pPr>
              <w:spacing w:after="0"/>
            </w:pPr>
            <w:r>
              <w:rPr>
                <w:sz w:val="17"/>
              </w:rPr>
              <w:t>-</w:t>
            </w:r>
          </w:p>
        </w:tc>
        <w:tc>
          <w:tcPr>
            <w:tcW w:w="186" w:type="pct"/>
            <w:vAlign w:val="center"/>
          </w:tcPr>
          <w:p w14:paraId="1C2AD6D7">
            <w:pPr>
              <w:spacing w:after="0"/>
            </w:pPr>
            <w:r>
              <w:rPr>
                <w:sz w:val="17"/>
              </w:rPr>
              <w:t>-</w:t>
            </w:r>
          </w:p>
        </w:tc>
        <w:tc>
          <w:tcPr>
            <w:tcW w:w="187" w:type="pct"/>
            <w:vAlign w:val="center"/>
          </w:tcPr>
          <w:p w14:paraId="1B0B4E47">
            <w:pPr>
              <w:spacing w:after="0"/>
            </w:pPr>
            <w:r>
              <w:rPr>
                <w:sz w:val="17"/>
              </w:rPr>
              <w:t>-</w:t>
            </w:r>
          </w:p>
        </w:tc>
        <w:tc>
          <w:tcPr>
            <w:tcW w:w="187" w:type="pct"/>
            <w:vAlign w:val="center"/>
          </w:tcPr>
          <w:p w14:paraId="160C3327">
            <w:pPr>
              <w:spacing w:after="0"/>
              <w:rPr>
                <w:sz w:val="17"/>
              </w:rPr>
            </w:pPr>
            <w:r>
              <w:rPr>
                <w:sz w:val="17"/>
              </w:rPr>
              <w:t>X</w:t>
            </w:r>
          </w:p>
        </w:tc>
      </w:tr>
      <w:tr w14:paraId="048C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DE09290">
            <w:pPr>
              <w:spacing w:after="0"/>
            </w:pPr>
            <w:r>
              <w:rPr>
                <w:sz w:val="17"/>
              </w:rPr>
              <w:t>TB病原学</w:t>
            </w:r>
          </w:p>
        </w:tc>
        <w:tc>
          <w:tcPr>
            <w:tcW w:w="398" w:type="pct"/>
            <w:vAlign w:val="center"/>
          </w:tcPr>
          <w:p w14:paraId="0C1E94A4">
            <w:pPr>
              <w:spacing w:after="0"/>
            </w:pPr>
            <w:r>
              <w:rPr>
                <w:sz w:val="17"/>
              </w:rPr>
              <w:t>耐药/分型（DST）</w:t>
            </w:r>
          </w:p>
        </w:tc>
        <w:tc>
          <w:tcPr>
            <w:tcW w:w="175" w:type="pct"/>
            <w:vAlign w:val="center"/>
          </w:tcPr>
          <w:p w14:paraId="55D1F0EB">
            <w:pPr>
              <w:spacing w:after="0"/>
            </w:pPr>
            <w:r>
              <w:rPr>
                <w:sz w:val="17"/>
              </w:rPr>
              <w:t>-</w:t>
            </w:r>
          </w:p>
        </w:tc>
        <w:tc>
          <w:tcPr>
            <w:tcW w:w="165" w:type="pct"/>
            <w:vAlign w:val="center"/>
          </w:tcPr>
          <w:p w14:paraId="2167B9F9">
            <w:pPr>
              <w:spacing w:after="0"/>
            </w:pPr>
            <w:r>
              <w:rPr>
                <w:sz w:val="17"/>
              </w:rPr>
              <w:t>X</w:t>
            </w:r>
          </w:p>
        </w:tc>
        <w:tc>
          <w:tcPr>
            <w:tcW w:w="242" w:type="pct"/>
            <w:vAlign w:val="center"/>
          </w:tcPr>
          <w:p w14:paraId="0A23B51F">
            <w:pPr>
              <w:spacing w:after="0"/>
            </w:pPr>
            <w:r>
              <w:rPr>
                <w:sz w:val="17"/>
              </w:rPr>
              <w:t>-</w:t>
            </w:r>
          </w:p>
        </w:tc>
        <w:tc>
          <w:tcPr>
            <w:tcW w:w="242" w:type="pct"/>
            <w:vAlign w:val="center"/>
          </w:tcPr>
          <w:p w14:paraId="20044753">
            <w:pPr>
              <w:spacing w:after="0"/>
            </w:pPr>
            <w:r>
              <w:rPr>
                <w:sz w:val="17"/>
              </w:rPr>
              <w:t>-</w:t>
            </w:r>
          </w:p>
        </w:tc>
        <w:tc>
          <w:tcPr>
            <w:tcW w:w="242" w:type="pct"/>
            <w:vAlign w:val="center"/>
          </w:tcPr>
          <w:p w14:paraId="1A7636A8">
            <w:pPr>
              <w:spacing w:after="0"/>
            </w:pPr>
            <w:r>
              <w:rPr>
                <w:sz w:val="17"/>
              </w:rPr>
              <w:t>-</w:t>
            </w:r>
          </w:p>
        </w:tc>
        <w:tc>
          <w:tcPr>
            <w:tcW w:w="242" w:type="pct"/>
            <w:vAlign w:val="center"/>
          </w:tcPr>
          <w:p w14:paraId="52B35F95">
            <w:pPr>
              <w:spacing w:after="0"/>
            </w:pPr>
            <w:r>
              <w:rPr>
                <w:sz w:val="17"/>
              </w:rPr>
              <w:t>-</w:t>
            </w:r>
          </w:p>
        </w:tc>
        <w:tc>
          <w:tcPr>
            <w:tcW w:w="268" w:type="pct"/>
            <w:vAlign w:val="center"/>
          </w:tcPr>
          <w:p w14:paraId="6F2CC2DF">
            <w:pPr>
              <w:spacing w:after="0"/>
            </w:pPr>
            <w:r>
              <w:rPr>
                <w:sz w:val="17"/>
              </w:rPr>
              <w:t>-</w:t>
            </w:r>
          </w:p>
        </w:tc>
        <w:tc>
          <w:tcPr>
            <w:tcW w:w="268" w:type="pct"/>
            <w:vAlign w:val="center"/>
          </w:tcPr>
          <w:p w14:paraId="168CD8E6">
            <w:pPr>
              <w:spacing w:after="0"/>
            </w:pPr>
            <w:r>
              <w:rPr>
                <w:sz w:val="17"/>
              </w:rPr>
              <w:t>-</w:t>
            </w:r>
          </w:p>
        </w:tc>
        <w:tc>
          <w:tcPr>
            <w:tcW w:w="268" w:type="pct"/>
            <w:vAlign w:val="center"/>
          </w:tcPr>
          <w:p w14:paraId="3041D10C">
            <w:pPr>
              <w:spacing w:after="0"/>
            </w:pPr>
            <w:r>
              <w:rPr>
                <w:sz w:val="17"/>
              </w:rPr>
              <w:t>-</w:t>
            </w:r>
          </w:p>
        </w:tc>
        <w:tc>
          <w:tcPr>
            <w:tcW w:w="268" w:type="pct"/>
            <w:vAlign w:val="center"/>
          </w:tcPr>
          <w:p w14:paraId="62EB5EC9">
            <w:pPr>
              <w:spacing w:after="0"/>
            </w:pPr>
            <w:r>
              <w:rPr>
                <w:sz w:val="17"/>
              </w:rPr>
              <w:t>-</w:t>
            </w:r>
          </w:p>
        </w:tc>
        <w:tc>
          <w:tcPr>
            <w:tcW w:w="268" w:type="pct"/>
            <w:vAlign w:val="center"/>
          </w:tcPr>
          <w:p w14:paraId="24DD6549">
            <w:pPr>
              <w:spacing w:after="0"/>
            </w:pPr>
            <w:r>
              <w:rPr>
                <w:sz w:val="17"/>
              </w:rPr>
              <w:t>-</w:t>
            </w:r>
          </w:p>
        </w:tc>
        <w:tc>
          <w:tcPr>
            <w:tcW w:w="268" w:type="pct"/>
            <w:vAlign w:val="center"/>
          </w:tcPr>
          <w:p w14:paraId="36CE8C1D">
            <w:pPr>
              <w:spacing w:after="0"/>
            </w:pPr>
            <w:r>
              <w:rPr>
                <w:sz w:val="17"/>
              </w:rPr>
              <w:t>-</w:t>
            </w:r>
          </w:p>
        </w:tc>
        <w:tc>
          <w:tcPr>
            <w:tcW w:w="159" w:type="pct"/>
            <w:vAlign w:val="center"/>
          </w:tcPr>
          <w:p w14:paraId="1485B9BF">
            <w:pPr>
              <w:spacing w:after="0"/>
            </w:pPr>
            <w:r>
              <w:rPr>
                <w:sz w:val="17"/>
              </w:rPr>
              <w:t>-</w:t>
            </w:r>
          </w:p>
        </w:tc>
        <w:tc>
          <w:tcPr>
            <w:tcW w:w="186" w:type="pct"/>
            <w:vAlign w:val="center"/>
          </w:tcPr>
          <w:p w14:paraId="794AD052">
            <w:pPr>
              <w:spacing w:after="0"/>
            </w:pPr>
            <w:r>
              <w:rPr>
                <w:sz w:val="17"/>
              </w:rPr>
              <w:t>-</w:t>
            </w:r>
          </w:p>
        </w:tc>
        <w:tc>
          <w:tcPr>
            <w:tcW w:w="186" w:type="pct"/>
            <w:vAlign w:val="center"/>
          </w:tcPr>
          <w:p w14:paraId="51559C0B">
            <w:pPr>
              <w:spacing w:after="0"/>
            </w:pPr>
            <w:r>
              <w:rPr>
                <w:sz w:val="17"/>
              </w:rPr>
              <w:t>-</w:t>
            </w:r>
          </w:p>
        </w:tc>
        <w:tc>
          <w:tcPr>
            <w:tcW w:w="186" w:type="pct"/>
            <w:vAlign w:val="center"/>
          </w:tcPr>
          <w:p w14:paraId="347AFE3C">
            <w:pPr>
              <w:spacing w:after="0"/>
            </w:pPr>
            <w:r>
              <w:rPr>
                <w:sz w:val="17"/>
              </w:rPr>
              <w:t>-</w:t>
            </w:r>
          </w:p>
        </w:tc>
        <w:tc>
          <w:tcPr>
            <w:tcW w:w="186" w:type="pct"/>
            <w:vAlign w:val="center"/>
          </w:tcPr>
          <w:p w14:paraId="7636A2F1">
            <w:pPr>
              <w:spacing w:after="0"/>
            </w:pPr>
            <w:r>
              <w:rPr>
                <w:sz w:val="17"/>
              </w:rPr>
              <w:t>-</w:t>
            </w:r>
          </w:p>
        </w:tc>
        <w:tc>
          <w:tcPr>
            <w:tcW w:w="186" w:type="pct"/>
            <w:vAlign w:val="center"/>
          </w:tcPr>
          <w:p w14:paraId="5B312574">
            <w:pPr>
              <w:spacing w:after="0"/>
            </w:pPr>
            <w:r>
              <w:rPr>
                <w:sz w:val="17"/>
              </w:rPr>
              <w:t>-</w:t>
            </w:r>
          </w:p>
        </w:tc>
        <w:tc>
          <w:tcPr>
            <w:tcW w:w="187" w:type="pct"/>
            <w:vAlign w:val="center"/>
          </w:tcPr>
          <w:p w14:paraId="44BEC833">
            <w:pPr>
              <w:spacing w:after="0"/>
            </w:pPr>
            <w:r>
              <w:rPr>
                <w:sz w:val="17"/>
              </w:rPr>
              <w:t>-</w:t>
            </w:r>
          </w:p>
        </w:tc>
        <w:tc>
          <w:tcPr>
            <w:tcW w:w="187" w:type="pct"/>
            <w:vAlign w:val="center"/>
          </w:tcPr>
          <w:p w14:paraId="35BDD88F">
            <w:pPr>
              <w:spacing w:after="0"/>
              <w:rPr>
                <w:sz w:val="17"/>
              </w:rPr>
            </w:pPr>
            <w:r>
              <w:rPr>
                <w:sz w:val="17"/>
              </w:rPr>
              <w:t>X</w:t>
            </w:r>
          </w:p>
        </w:tc>
      </w:tr>
      <w:tr w14:paraId="3F02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5EE5CB9E">
            <w:pPr>
              <w:spacing w:after="0"/>
            </w:pPr>
            <w:r>
              <w:rPr>
                <w:sz w:val="17"/>
              </w:rPr>
              <w:t>TB病原学</w:t>
            </w:r>
          </w:p>
        </w:tc>
        <w:tc>
          <w:tcPr>
            <w:tcW w:w="398" w:type="pct"/>
            <w:vAlign w:val="center"/>
          </w:tcPr>
          <w:p w14:paraId="7824D20C">
            <w:pPr>
              <w:spacing w:after="0"/>
            </w:pPr>
            <w:r>
              <w:rPr>
                <w:sz w:val="17"/>
              </w:rPr>
              <w:t>耐药/分型（WGS）</w:t>
            </w:r>
          </w:p>
        </w:tc>
        <w:tc>
          <w:tcPr>
            <w:tcW w:w="175" w:type="pct"/>
            <w:vAlign w:val="center"/>
          </w:tcPr>
          <w:p w14:paraId="76977B32">
            <w:pPr>
              <w:spacing w:after="0"/>
            </w:pPr>
            <w:r>
              <w:rPr>
                <w:sz w:val="17"/>
              </w:rPr>
              <w:t>-</w:t>
            </w:r>
          </w:p>
        </w:tc>
        <w:tc>
          <w:tcPr>
            <w:tcW w:w="165" w:type="pct"/>
            <w:vAlign w:val="center"/>
          </w:tcPr>
          <w:p w14:paraId="5E277BD0">
            <w:pPr>
              <w:spacing w:after="0"/>
            </w:pPr>
            <w:r>
              <w:rPr>
                <w:sz w:val="17"/>
              </w:rPr>
              <w:t>X</w:t>
            </w:r>
          </w:p>
        </w:tc>
        <w:tc>
          <w:tcPr>
            <w:tcW w:w="242" w:type="pct"/>
            <w:vAlign w:val="center"/>
          </w:tcPr>
          <w:p w14:paraId="7F6E66A2">
            <w:pPr>
              <w:spacing w:after="0"/>
            </w:pPr>
            <w:r>
              <w:rPr>
                <w:sz w:val="17"/>
              </w:rPr>
              <w:t>-</w:t>
            </w:r>
          </w:p>
        </w:tc>
        <w:tc>
          <w:tcPr>
            <w:tcW w:w="242" w:type="pct"/>
            <w:vAlign w:val="center"/>
          </w:tcPr>
          <w:p w14:paraId="1A6E6C58">
            <w:pPr>
              <w:spacing w:after="0"/>
            </w:pPr>
            <w:r>
              <w:rPr>
                <w:sz w:val="17"/>
              </w:rPr>
              <w:t>-</w:t>
            </w:r>
          </w:p>
        </w:tc>
        <w:tc>
          <w:tcPr>
            <w:tcW w:w="242" w:type="pct"/>
            <w:vAlign w:val="center"/>
          </w:tcPr>
          <w:p w14:paraId="3C61521B">
            <w:pPr>
              <w:spacing w:after="0"/>
            </w:pPr>
            <w:r>
              <w:rPr>
                <w:sz w:val="17"/>
              </w:rPr>
              <w:t>-</w:t>
            </w:r>
          </w:p>
        </w:tc>
        <w:tc>
          <w:tcPr>
            <w:tcW w:w="242" w:type="pct"/>
            <w:vAlign w:val="center"/>
          </w:tcPr>
          <w:p w14:paraId="31500FB9">
            <w:pPr>
              <w:spacing w:after="0"/>
            </w:pPr>
            <w:r>
              <w:rPr>
                <w:sz w:val="17"/>
              </w:rPr>
              <w:t>-</w:t>
            </w:r>
          </w:p>
        </w:tc>
        <w:tc>
          <w:tcPr>
            <w:tcW w:w="268" w:type="pct"/>
            <w:vAlign w:val="center"/>
          </w:tcPr>
          <w:p w14:paraId="365C62CB">
            <w:pPr>
              <w:spacing w:after="0"/>
            </w:pPr>
            <w:r>
              <w:rPr>
                <w:sz w:val="17"/>
              </w:rPr>
              <w:t>-</w:t>
            </w:r>
          </w:p>
        </w:tc>
        <w:tc>
          <w:tcPr>
            <w:tcW w:w="268" w:type="pct"/>
            <w:vAlign w:val="center"/>
          </w:tcPr>
          <w:p w14:paraId="363679D1">
            <w:pPr>
              <w:spacing w:after="0"/>
            </w:pPr>
            <w:r>
              <w:rPr>
                <w:sz w:val="17"/>
              </w:rPr>
              <w:t>-</w:t>
            </w:r>
          </w:p>
        </w:tc>
        <w:tc>
          <w:tcPr>
            <w:tcW w:w="268" w:type="pct"/>
            <w:vAlign w:val="center"/>
          </w:tcPr>
          <w:p w14:paraId="338600AE">
            <w:pPr>
              <w:spacing w:after="0"/>
            </w:pPr>
            <w:r>
              <w:rPr>
                <w:sz w:val="17"/>
              </w:rPr>
              <w:t>-</w:t>
            </w:r>
          </w:p>
        </w:tc>
        <w:tc>
          <w:tcPr>
            <w:tcW w:w="268" w:type="pct"/>
            <w:vAlign w:val="center"/>
          </w:tcPr>
          <w:p w14:paraId="4B972775">
            <w:pPr>
              <w:spacing w:after="0"/>
            </w:pPr>
            <w:r>
              <w:rPr>
                <w:sz w:val="17"/>
              </w:rPr>
              <w:t>-</w:t>
            </w:r>
          </w:p>
        </w:tc>
        <w:tc>
          <w:tcPr>
            <w:tcW w:w="268" w:type="pct"/>
            <w:vAlign w:val="center"/>
          </w:tcPr>
          <w:p w14:paraId="7BDC7F5D">
            <w:pPr>
              <w:spacing w:after="0"/>
            </w:pPr>
            <w:r>
              <w:rPr>
                <w:sz w:val="17"/>
              </w:rPr>
              <w:t>-</w:t>
            </w:r>
          </w:p>
        </w:tc>
        <w:tc>
          <w:tcPr>
            <w:tcW w:w="268" w:type="pct"/>
            <w:vAlign w:val="center"/>
          </w:tcPr>
          <w:p w14:paraId="2F385BDF">
            <w:pPr>
              <w:spacing w:after="0"/>
            </w:pPr>
            <w:r>
              <w:rPr>
                <w:sz w:val="17"/>
              </w:rPr>
              <w:t>-</w:t>
            </w:r>
          </w:p>
        </w:tc>
        <w:tc>
          <w:tcPr>
            <w:tcW w:w="159" w:type="pct"/>
            <w:vAlign w:val="center"/>
          </w:tcPr>
          <w:p w14:paraId="6B8154D9">
            <w:pPr>
              <w:spacing w:after="0"/>
            </w:pPr>
            <w:r>
              <w:rPr>
                <w:sz w:val="17"/>
              </w:rPr>
              <w:t>-</w:t>
            </w:r>
          </w:p>
        </w:tc>
        <w:tc>
          <w:tcPr>
            <w:tcW w:w="186" w:type="pct"/>
            <w:vAlign w:val="center"/>
          </w:tcPr>
          <w:p w14:paraId="25F9D13C">
            <w:pPr>
              <w:spacing w:after="0"/>
            </w:pPr>
            <w:r>
              <w:rPr>
                <w:sz w:val="17"/>
              </w:rPr>
              <w:t>-</w:t>
            </w:r>
          </w:p>
        </w:tc>
        <w:tc>
          <w:tcPr>
            <w:tcW w:w="186" w:type="pct"/>
            <w:vAlign w:val="center"/>
          </w:tcPr>
          <w:p w14:paraId="36BDF84F">
            <w:pPr>
              <w:spacing w:after="0"/>
            </w:pPr>
            <w:r>
              <w:rPr>
                <w:sz w:val="17"/>
              </w:rPr>
              <w:t>-</w:t>
            </w:r>
          </w:p>
        </w:tc>
        <w:tc>
          <w:tcPr>
            <w:tcW w:w="186" w:type="pct"/>
            <w:vAlign w:val="center"/>
          </w:tcPr>
          <w:p w14:paraId="740C2094">
            <w:pPr>
              <w:spacing w:after="0"/>
            </w:pPr>
            <w:r>
              <w:rPr>
                <w:sz w:val="17"/>
              </w:rPr>
              <w:t>-</w:t>
            </w:r>
          </w:p>
        </w:tc>
        <w:tc>
          <w:tcPr>
            <w:tcW w:w="186" w:type="pct"/>
            <w:vAlign w:val="center"/>
          </w:tcPr>
          <w:p w14:paraId="7D97714D">
            <w:pPr>
              <w:spacing w:after="0"/>
            </w:pPr>
            <w:r>
              <w:rPr>
                <w:sz w:val="17"/>
              </w:rPr>
              <w:t>-</w:t>
            </w:r>
          </w:p>
        </w:tc>
        <w:tc>
          <w:tcPr>
            <w:tcW w:w="186" w:type="pct"/>
            <w:vAlign w:val="center"/>
          </w:tcPr>
          <w:p w14:paraId="1E287144">
            <w:pPr>
              <w:spacing w:after="0"/>
            </w:pPr>
            <w:r>
              <w:rPr>
                <w:sz w:val="17"/>
              </w:rPr>
              <w:t>-</w:t>
            </w:r>
          </w:p>
        </w:tc>
        <w:tc>
          <w:tcPr>
            <w:tcW w:w="187" w:type="pct"/>
            <w:vAlign w:val="center"/>
          </w:tcPr>
          <w:p w14:paraId="10F97465">
            <w:pPr>
              <w:spacing w:after="0"/>
            </w:pPr>
            <w:r>
              <w:rPr>
                <w:sz w:val="17"/>
              </w:rPr>
              <w:t>-</w:t>
            </w:r>
          </w:p>
        </w:tc>
        <w:tc>
          <w:tcPr>
            <w:tcW w:w="187" w:type="pct"/>
            <w:vAlign w:val="center"/>
          </w:tcPr>
          <w:p w14:paraId="0C0916AB">
            <w:pPr>
              <w:spacing w:after="0"/>
              <w:rPr>
                <w:sz w:val="17"/>
              </w:rPr>
            </w:pPr>
            <w:r>
              <w:rPr>
                <w:sz w:val="17"/>
              </w:rPr>
              <w:t>X</w:t>
            </w:r>
          </w:p>
        </w:tc>
      </w:tr>
      <w:tr w14:paraId="7AC2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1AA22039">
            <w:pPr>
              <w:spacing w:after="0"/>
            </w:pPr>
            <w:r>
              <w:rPr>
                <w:sz w:val="17"/>
              </w:rPr>
              <w:t>影像学</w:t>
            </w:r>
          </w:p>
        </w:tc>
        <w:tc>
          <w:tcPr>
            <w:tcW w:w="398" w:type="pct"/>
            <w:vAlign w:val="center"/>
          </w:tcPr>
          <w:p w14:paraId="1CFA8851">
            <w:pPr>
              <w:spacing w:after="0"/>
            </w:pPr>
            <w:r>
              <w:rPr>
                <w:sz w:val="17"/>
              </w:rPr>
              <w:t>胸部影像（CT）</w:t>
            </w:r>
          </w:p>
        </w:tc>
        <w:tc>
          <w:tcPr>
            <w:tcW w:w="175" w:type="pct"/>
            <w:vAlign w:val="center"/>
          </w:tcPr>
          <w:p w14:paraId="64AEF787">
            <w:pPr>
              <w:spacing w:after="0"/>
            </w:pPr>
            <w:r>
              <w:rPr>
                <w:sz w:val="17"/>
              </w:rPr>
              <w:t>X</w:t>
            </w:r>
          </w:p>
        </w:tc>
        <w:tc>
          <w:tcPr>
            <w:tcW w:w="165" w:type="pct"/>
            <w:vAlign w:val="center"/>
          </w:tcPr>
          <w:p w14:paraId="0CE26323">
            <w:pPr>
              <w:spacing w:after="0"/>
            </w:pPr>
            <w:r>
              <w:rPr>
                <w:sz w:val="17"/>
              </w:rPr>
              <w:t>-</w:t>
            </w:r>
          </w:p>
        </w:tc>
        <w:tc>
          <w:tcPr>
            <w:tcW w:w="242" w:type="pct"/>
            <w:vAlign w:val="center"/>
          </w:tcPr>
          <w:p w14:paraId="73C71FFC">
            <w:pPr>
              <w:spacing w:after="0"/>
            </w:pPr>
            <w:r>
              <w:rPr>
                <w:sz w:val="17"/>
              </w:rPr>
              <w:t>-</w:t>
            </w:r>
          </w:p>
        </w:tc>
        <w:tc>
          <w:tcPr>
            <w:tcW w:w="242" w:type="pct"/>
            <w:vAlign w:val="center"/>
          </w:tcPr>
          <w:p w14:paraId="0C15A2F9">
            <w:pPr>
              <w:spacing w:after="0"/>
            </w:pPr>
            <w:r>
              <w:rPr>
                <w:sz w:val="17"/>
              </w:rPr>
              <w:t>-</w:t>
            </w:r>
          </w:p>
        </w:tc>
        <w:tc>
          <w:tcPr>
            <w:tcW w:w="242" w:type="pct"/>
            <w:vAlign w:val="center"/>
          </w:tcPr>
          <w:p w14:paraId="042CD5D6">
            <w:pPr>
              <w:spacing w:after="0"/>
            </w:pPr>
            <w:r>
              <w:rPr>
                <w:sz w:val="17"/>
              </w:rPr>
              <w:t>X</w:t>
            </w:r>
          </w:p>
        </w:tc>
        <w:tc>
          <w:tcPr>
            <w:tcW w:w="242" w:type="pct"/>
            <w:vAlign w:val="center"/>
          </w:tcPr>
          <w:p w14:paraId="334F9157">
            <w:pPr>
              <w:spacing w:after="0"/>
            </w:pPr>
            <w:r>
              <w:rPr>
                <w:sz w:val="17"/>
              </w:rPr>
              <w:t>-</w:t>
            </w:r>
          </w:p>
        </w:tc>
        <w:tc>
          <w:tcPr>
            <w:tcW w:w="268" w:type="pct"/>
            <w:vAlign w:val="center"/>
          </w:tcPr>
          <w:p w14:paraId="56B8B27C">
            <w:pPr>
              <w:spacing w:after="0"/>
            </w:pPr>
            <w:r>
              <w:rPr>
                <w:sz w:val="17"/>
              </w:rPr>
              <w:t>-</w:t>
            </w:r>
          </w:p>
        </w:tc>
        <w:tc>
          <w:tcPr>
            <w:tcW w:w="268" w:type="pct"/>
            <w:vAlign w:val="center"/>
          </w:tcPr>
          <w:p w14:paraId="67CC7BEE">
            <w:pPr>
              <w:spacing w:after="0"/>
            </w:pPr>
            <w:r>
              <w:rPr>
                <w:sz w:val="17"/>
              </w:rPr>
              <w:t>-</w:t>
            </w:r>
          </w:p>
        </w:tc>
        <w:tc>
          <w:tcPr>
            <w:tcW w:w="268" w:type="pct"/>
            <w:vAlign w:val="center"/>
          </w:tcPr>
          <w:p w14:paraId="4E395F8B">
            <w:pPr>
              <w:spacing w:after="0"/>
            </w:pPr>
            <w:r>
              <w:rPr>
                <w:sz w:val="17"/>
              </w:rPr>
              <w:t>-</w:t>
            </w:r>
          </w:p>
        </w:tc>
        <w:tc>
          <w:tcPr>
            <w:tcW w:w="268" w:type="pct"/>
            <w:vAlign w:val="center"/>
          </w:tcPr>
          <w:p w14:paraId="1508B6C5">
            <w:pPr>
              <w:spacing w:after="0"/>
            </w:pPr>
            <w:r>
              <w:rPr>
                <w:sz w:val="17"/>
              </w:rPr>
              <w:t>-</w:t>
            </w:r>
          </w:p>
        </w:tc>
        <w:tc>
          <w:tcPr>
            <w:tcW w:w="268" w:type="pct"/>
            <w:vAlign w:val="center"/>
          </w:tcPr>
          <w:p w14:paraId="6C76A58A">
            <w:pPr>
              <w:spacing w:after="0"/>
            </w:pPr>
            <w:r>
              <w:rPr>
                <w:sz w:val="17"/>
              </w:rPr>
              <w:t>-</w:t>
            </w:r>
          </w:p>
        </w:tc>
        <w:tc>
          <w:tcPr>
            <w:tcW w:w="268" w:type="pct"/>
            <w:vAlign w:val="center"/>
          </w:tcPr>
          <w:p w14:paraId="36DA6E59">
            <w:pPr>
              <w:spacing w:after="0"/>
            </w:pPr>
            <w:r>
              <w:rPr>
                <w:sz w:val="17"/>
              </w:rPr>
              <w:t>X</w:t>
            </w:r>
          </w:p>
        </w:tc>
        <w:tc>
          <w:tcPr>
            <w:tcW w:w="159" w:type="pct"/>
            <w:vAlign w:val="center"/>
          </w:tcPr>
          <w:p w14:paraId="6A24E3CA">
            <w:pPr>
              <w:spacing w:after="0"/>
            </w:pPr>
            <w:r>
              <w:rPr>
                <w:sz w:val="17"/>
              </w:rPr>
              <w:t>-</w:t>
            </w:r>
          </w:p>
        </w:tc>
        <w:tc>
          <w:tcPr>
            <w:tcW w:w="186" w:type="pct"/>
            <w:vAlign w:val="center"/>
          </w:tcPr>
          <w:p w14:paraId="064843F0">
            <w:pPr>
              <w:spacing w:after="0"/>
            </w:pPr>
            <w:r>
              <w:rPr>
                <w:sz w:val="17"/>
              </w:rPr>
              <w:t>X</w:t>
            </w:r>
          </w:p>
        </w:tc>
        <w:tc>
          <w:tcPr>
            <w:tcW w:w="186" w:type="pct"/>
            <w:vAlign w:val="center"/>
          </w:tcPr>
          <w:p w14:paraId="57928AFB">
            <w:pPr>
              <w:spacing w:after="0"/>
            </w:pPr>
            <w:r>
              <w:rPr>
                <w:sz w:val="17"/>
              </w:rPr>
              <w:t>X</w:t>
            </w:r>
          </w:p>
        </w:tc>
        <w:tc>
          <w:tcPr>
            <w:tcW w:w="186" w:type="pct"/>
            <w:vAlign w:val="center"/>
          </w:tcPr>
          <w:p w14:paraId="2E0A30EB">
            <w:pPr>
              <w:spacing w:after="0"/>
            </w:pPr>
            <w:r>
              <w:rPr>
                <w:sz w:val="17"/>
              </w:rPr>
              <w:t>-</w:t>
            </w:r>
          </w:p>
        </w:tc>
        <w:tc>
          <w:tcPr>
            <w:tcW w:w="186" w:type="pct"/>
            <w:vAlign w:val="center"/>
          </w:tcPr>
          <w:p w14:paraId="1C2E936D">
            <w:pPr>
              <w:spacing w:after="0"/>
            </w:pPr>
            <w:r>
              <w:rPr>
                <w:sz w:val="17"/>
              </w:rPr>
              <w:t>X</w:t>
            </w:r>
          </w:p>
        </w:tc>
        <w:tc>
          <w:tcPr>
            <w:tcW w:w="186" w:type="pct"/>
            <w:vAlign w:val="center"/>
          </w:tcPr>
          <w:p w14:paraId="3884ECEC">
            <w:pPr>
              <w:spacing w:after="0"/>
            </w:pPr>
            <w:r>
              <w:rPr>
                <w:sz w:val="17"/>
              </w:rPr>
              <w:t>-</w:t>
            </w:r>
          </w:p>
        </w:tc>
        <w:tc>
          <w:tcPr>
            <w:tcW w:w="187" w:type="pct"/>
            <w:vAlign w:val="center"/>
          </w:tcPr>
          <w:p w14:paraId="0478F193">
            <w:pPr>
              <w:spacing w:after="0"/>
            </w:pPr>
            <w:r>
              <w:rPr>
                <w:sz w:val="17"/>
              </w:rPr>
              <w:t>X</w:t>
            </w:r>
          </w:p>
        </w:tc>
        <w:tc>
          <w:tcPr>
            <w:tcW w:w="187" w:type="pct"/>
            <w:vAlign w:val="center"/>
          </w:tcPr>
          <w:p w14:paraId="69657639">
            <w:pPr>
              <w:spacing w:after="0"/>
              <w:rPr>
                <w:sz w:val="17"/>
              </w:rPr>
            </w:pPr>
            <w:r>
              <w:rPr>
                <w:sz w:val="17"/>
              </w:rPr>
              <w:t>X</w:t>
            </w:r>
          </w:p>
        </w:tc>
      </w:tr>
      <w:tr w14:paraId="6296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3691D27">
            <w:pPr>
              <w:spacing w:after="0"/>
            </w:pPr>
            <w:r>
              <w:rPr>
                <w:sz w:val="17"/>
              </w:rPr>
              <w:t>影像学</w:t>
            </w:r>
          </w:p>
        </w:tc>
        <w:tc>
          <w:tcPr>
            <w:tcW w:w="398" w:type="pct"/>
            <w:vAlign w:val="center"/>
          </w:tcPr>
          <w:p w14:paraId="6CD2A592">
            <w:pPr>
              <w:spacing w:after="0"/>
            </w:pPr>
            <w:r>
              <w:rPr>
                <w:sz w:val="17"/>
              </w:rPr>
              <w:t>胸部影像（CXR）</w:t>
            </w:r>
          </w:p>
        </w:tc>
        <w:tc>
          <w:tcPr>
            <w:tcW w:w="175" w:type="pct"/>
            <w:vAlign w:val="center"/>
          </w:tcPr>
          <w:p w14:paraId="139E547B">
            <w:pPr>
              <w:spacing w:after="0"/>
            </w:pPr>
            <w:r>
              <w:rPr>
                <w:sz w:val="17"/>
              </w:rPr>
              <w:t>X</w:t>
            </w:r>
          </w:p>
        </w:tc>
        <w:tc>
          <w:tcPr>
            <w:tcW w:w="165" w:type="pct"/>
            <w:vAlign w:val="center"/>
          </w:tcPr>
          <w:p w14:paraId="17E91465">
            <w:pPr>
              <w:spacing w:after="0"/>
            </w:pPr>
            <w:r>
              <w:rPr>
                <w:sz w:val="17"/>
              </w:rPr>
              <w:t>-</w:t>
            </w:r>
          </w:p>
        </w:tc>
        <w:tc>
          <w:tcPr>
            <w:tcW w:w="242" w:type="pct"/>
            <w:vAlign w:val="center"/>
          </w:tcPr>
          <w:p w14:paraId="2EC6013C">
            <w:pPr>
              <w:spacing w:after="0"/>
            </w:pPr>
            <w:r>
              <w:rPr>
                <w:sz w:val="17"/>
              </w:rPr>
              <w:t>-</w:t>
            </w:r>
          </w:p>
        </w:tc>
        <w:tc>
          <w:tcPr>
            <w:tcW w:w="242" w:type="pct"/>
            <w:vAlign w:val="center"/>
          </w:tcPr>
          <w:p w14:paraId="143BFEB5">
            <w:pPr>
              <w:spacing w:after="0"/>
            </w:pPr>
            <w:r>
              <w:rPr>
                <w:sz w:val="17"/>
              </w:rPr>
              <w:t>-</w:t>
            </w:r>
          </w:p>
        </w:tc>
        <w:tc>
          <w:tcPr>
            <w:tcW w:w="242" w:type="pct"/>
            <w:vAlign w:val="center"/>
          </w:tcPr>
          <w:p w14:paraId="06FC1E2D">
            <w:pPr>
              <w:spacing w:after="0"/>
            </w:pPr>
            <w:r>
              <w:rPr>
                <w:sz w:val="17"/>
              </w:rPr>
              <w:t>-</w:t>
            </w:r>
          </w:p>
        </w:tc>
        <w:tc>
          <w:tcPr>
            <w:tcW w:w="242" w:type="pct"/>
            <w:vAlign w:val="center"/>
          </w:tcPr>
          <w:p w14:paraId="44814754">
            <w:pPr>
              <w:spacing w:after="0"/>
            </w:pPr>
            <w:r>
              <w:rPr>
                <w:sz w:val="17"/>
              </w:rPr>
              <w:t>-</w:t>
            </w:r>
          </w:p>
        </w:tc>
        <w:tc>
          <w:tcPr>
            <w:tcW w:w="268" w:type="pct"/>
            <w:vAlign w:val="center"/>
          </w:tcPr>
          <w:p w14:paraId="61E9C860">
            <w:pPr>
              <w:spacing w:after="0"/>
            </w:pPr>
            <w:r>
              <w:rPr>
                <w:sz w:val="17"/>
              </w:rPr>
              <w:t>-</w:t>
            </w:r>
          </w:p>
        </w:tc>
        <w:tc>
          <w:tcPr>
            <w:tcW w:w="268" w:type="pct"/>
            <w:vAlign w:val="center"/>
          </w:tcPr>
          <w:p w14:paraId="6FC50EE0">
            <w:pPr>
              <w:spacing w:after="0"/>
            </w:pPr>
            <w:r>
              <w:rPr>
                <w:sz w:val="17"/>
              </w:rPr>
              <w:t>-</w:t>
            </w:r>
          </w:p>
        </w:tc>
        <w:tc>
          <w:tcPr>
            <w:tcW w:w="268" w:type="pct"/>
            <w:vAlign w:val="center"/>
          </w:tcPr>
          <w:p w14:paraId="4A646CE4">
            <w:pPr>
              <w:spacing w:after="0"/>
            </w:pPr>
            <w:r>
              <w:rPr>
                <w:sz w:val="17"/>
              </w:rPr>
              <w:t>-</w:t>
            </w:r>
          </w:p>
        </w:tc>
        <w:tc>
          <w:tcPr>
            <w:tcW w:w="268" w:type="pct"/>
            <w:vAlign w:val="center"/>
          </w:tcPr>
          <w:p w14:paraId="5EBFADD6">
            <w:pPr>
              <w:spacing w:after="0"/>
            </w:pPr>
            <w:r>
              <w:rPr>
                <w:sz w:val="17"/>
              </w:rPr>
              <w:t>-</w:t>
            </w:r>
          </w:p>
        </w:tc>
        <w:tc>
          <w:tcPr>
            <w:tcW w:w="268" w:type="pct"/>
            <w:vAlign w:val="center"/>
          </w:tcPr>
          <w:p w14:paraId="70E3066E">
            <w:pPr>
              <w:spacing w:after="0"/>
            </w:pPr>
            <w:r>
              <w:rPr>
                <w:sz w:val="17"/>
              </w:rPr>
              <w:t>-</w:t>
            </w:r>
          </w:p>
        </w:tc>
        <w:tc>
          <w:tcPr>
            <w:tcW w:w="268" w:type="pct"/>
            <w:vAlign w:val="center"/>
          </w:tcPr>
          <w:p w14:paraId="2D0DA857">
            <w:pPr>
              <w:spacing w:after="0"/>
            </w:pPr>
            <w:r>
              <w:rPr>
                <w:sz w:val="17"/>
              </w:rPr>
              <w:t>X</w:t>
            </w:r>
          </w:p>
        </w:tc>
        <w:tc>
          <w:tcPr>
            <w:tcW w:w="159" w:type="pct"/>
            <w:vAlign w:val="center"/>
          </w:tcPr>
          <w:p w14:paraId="3B5B078F">
            <w:pPr>
              <w:spacing w:after="0"/>
            </w:pPr>
            <w:r>
              <w:rPr>
                <w:sz w:val="17"/>
              </w:rPr>
              <w:t>-</w:t>
            </w:r>
          </w:p>
        </w:tc>
        <w:tc>
          <w:tcPr>
            <w:tcW w:w="186" w:type="pct"/>
            <w:vAlign w:val="center"/>
          </w:tcPr>
          <w:p w14:paraId="64F2B9E4">
            <w:pPr>
              <w:spacing w:after="0"/>
            </w:pPr>
            <w:r>
              <w:rPr>
                <w:sz w:val="17"/>
              </w:rPr>
              <w:t>-</w:t>
            </w:r>
          </w:p>
        </w:tc>
        <w:tc>
          <w:tcPr>
            <w:tcW w:w="186" w:type="pct"/>
            <w:vAlign w:val="center"/>
          </w:tcPr>
          <w:p w14:paraId="4B68D157">
            <w:pPr>
              <w:spacing w:after="0"/>
            </w:pPr>
            <w:r>
              <w:rPr>
                <w:sz w:val="17"/>
              </w:rPr>
              <w:t>X</w:t>
            </w:r>
          </w:p>
        </w:tc>
        <w:tc>
          <w:tcPr>
            <w:tcW w:w="186" w:type="pct"/>
            <w:vAlign w:val="center"/>
          </w:tcPr>
          <w:p w14:paraId="4AC68A3D">
            <w:pPr>
              <w:spacing w:after="0"/>
            </w:pPr>
            <w:r>
              <w:rPr>
                <w:sz w:val="17"/>
              </w:rPr>
              <w:t>-</w:t>
            </w:r>
          </w:p>
        </w:tc>
        <w:tc>
          <w:tcPr>
            <w:tcW w:w="186" w:type="pct"/>
            <w:vAlign w:val="center"/>
          </w:tcPr>
          <w:p w14:paraId="7F643AE7">
            <w:pPr>
              <w:spacing w:after="0"/>
            </w:pPr>
            <w:r>
              <w:rPr>
                <w:sz w:val="17"/>
              </w:rPr>
              <w:t>-</w:t>
            </w:r>
          </w:p>
        </w:tc>
        <w:tc>
          <w:tcPr>
            <w:tcW w:w="186" w:type="pct"/>
            <w:vAlign w:val="center"/>
          </w:tcPr>
          <w:p w14:paraId="316A70AD">
            <w:pPr>
              <w:spacing w:after="0"/>
            </w:pPr>
            <w:r>
              <w:rPr>
                <w:sz w:val="17"/>
              </w:rPr>
              <w:t>-</w:t>
            </w:r>
          </w:p>
        </w:tc>
        <w:tc>
          <w:tcPr>
            <w:tcW w:w="187" w:type="pct"/>
            <w:vAlign w:val="center"/>
          </w:tcPr>
          <w:p w14:paraId="3B354A28">
            <w:pPr>
              <w:spacing w:after="0"/>
            </w:pPr>
            <w:r>
              <w:rPr>
                <w:sz w:val="17"/>
              </w:rPr>
              <w:t>-</w:t>
            </w:r>
          </w:p>
        </w:tc>
        <w:tc>
          <w:tcPr>
            <w:tcW w:w="187" w:type="pct"/>
            <w:vAlign w:val="center"/>
          </w:tcPr>
          <w:p w14:paraId="1EFB93D8">
            <w:pPr>
              <w:spacing w:after="0"/>
              <w:rPr>
                <w:sz w:val="17"/>
              </w:rPr>
            </w:pPr>
            <w:r>
              <w:rPr>
                <w:sz w:val="17"/>
              </w:rPr>
              <w:t>X</w:t>
            </w:r>
          </w:p>
        </w:tc>
      </w:tr>
      <w:tr w14:paraId="413E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550E81FC">
            <w:pPr>
              <w:spacing w:after="0"/>
            </w:pPr>
            <w:r>
              <w:rPr>
                <w:sz w:val="17"/>
              </w:rPr>
              <w:t>代谢管理</w:t>
            </w:r>
          </w:p>
        </w:tc>
        <w:tc>
          <w:tcPr>
            <w:tcW w:w="398" w:type="pct"/>
            <w:vAlign w:val="center"/>
          </w:tcPr>
          <w:p w14:paraId="500AEDE8">
            <w:pPr>
              <w:spacing w:after="0"/>
            </w:pPr>
            <w:r>
              <w:rPr>
                <w:sz w:val="17"/>
              </w:rPr>
              <w:t>HbA1c</w:t>
            </w:r>
          </w:p>
        </w:tc>
        <w:tc>
          <w:tcPr>
            <w:tcW w:w="175" w:type="pct"/>
            <w:vAlign w:val="center"/>
          </w:tcPr>
          <w:p w14:paraId="28B8143B">
            <w:pPr>
              <w:spacing w:after="0"/>
            </w:pPr>
            <w:r>
              <w:rPr>
                <w:sz w:val="17"/>
              </w:rPr>
              <w:t>X</w:t>
            </w:r>
          </w:p>
        </w:tc>
        <w:tc>
          <w:tcPr>
            <w:tcW w:w="165" w:type="pct"/>
            <w:vAlign w:val="center"/>
          </w:tcPr>
          <w:p w14:paraId="04819668">
            <w:pPr>
              <w:spacing w:after="0"/>
            </w:pPr>
            <w:r>
              <w:rPr>
                <w:sz w:val="17"/>
              </w:rPr>
              <w:t>-</w:t>
            </w:r>
          </w:p>
        </w:tc>
        <w:tc>
          <w:tcPr>
            <w:tcW w:w="242" w:type="pct"/>
            <w:vAlign w:val="center"/>
          </w:tcPr>
          <w:p w14:paraId="06698D37">
            <w:pPr>
              <w:spacing w:after="0"/>
            </w:pPr>
            <w:r>
              <w:rPr>
                <w:sz w:val="17"/>
              </w:rPr>
              <w:t>-</w:t>
            </w:r>
          </w:p>
        </w:tc>
        <w:tc>
          <w:tcPr>
            <w:tcW w:w="242" w:type="pct"/>
            <w:vAlign w:val="center"/>
          </w:tcPr>
          <w:p w14:paraId="4F932BCA">
            <w:pPr>
              <w:spacing w:after="0"/>
            </w:pPr>
            <w:r>
              <w:rPr>
                <w:sz w:val="17"/>
              </w:rPr>
              <w:t>X</w:t>
            </w:r>
          </w:p>
        </w:tc>
        <w:tc>
          <w:tcPr>
            <w:tcW w:w="242" w:type="pct"/>
            <w:vAlign w:val="center"/>
          </w:tcPr>
          <w:p w14:paraId="0E36C295">
            <w:pPr>
              <w:spacing w:after="0"/>
            </w:pPr>
            <w:r>
              <w:rPr>
                <w:sz w:val="17"/>
              </w:rPr>
              <w:t>-</w:t>
            </w:r>
          </w:p>
        </w:tc>
        <w:tc>
          <w:tcPr>
            <w:tcW w:w="242" w:type="pct"/>
            <w:vAlign w:val="center"/>
          </w:tcPr>
          <w:p w14:paraId="0B7A324E">
            <w:pPr>
              <w:spacing w:after="0"/>
            </w:pPr>
            <w:r>
              <w:rPr>
                <w:sz w:val="17"/>
              </w:rPr>
              <w:t>-</w:t>
            </w:r>
          </w:p>
        </w:tc>
        <w:tc>
          <w:tcPr>
            <w:tcW w:w="268" w:type="pct"/>
            <w:vAlign w:val="center"/>
          </w:tcPr>
          <w:p w14:paraId="37C0FDC4">
            <w:pPr>
              <w:spacing w:after="0"/>
            </w:pPr>
            <w:r>
              <w:rPr>
                <w:sz w:val="17"/>
              </w:rPr>
              <w:t>-</w:t>
            </w:r>
          </w:p>
        </w:tc>
        <w:tc>
          <w:tcPr>
            <w:tcW w:w="268" w:type="pct"/>
            <w:vAlign w:val="center"/>
          </w:tcPr>
          <w:p w14:paraId="499675FC">
            <w:pPr>
              <w:spacing w:after="0"/>
            </w:pPr>
            <w:r>
              <w:rPr>
                <w:sz w:val="17"/>
              </w:rPr>
              <w:t>-</w:t>
            </w:r>
          </w:p>
        </w:tc>
        <w:tc>
          <w:tcPr>
            <w:tcW w:w="268" w:type="pct"/>
            <w:vAlign w:val="center"/>
          </w:tcPr>
          <w:p w14:paraId="06CEA12C">
            <w:pPr>
              <w:spacing w:after="0"/>
            </w:pPr>
            <w:r>
              <w:rPr>
                <w:sz w:val="17"/>
              </w:rPr>
              <w:t>-</w:t>
            </w:r>
          </w:p>
        </w:tc>
        <w:tc>
          <w:tcPr>
            <w:tcW w:w="268" w:type="pct"/>
            <w:vAlign w:val="center"/>
          </w:tcPr>
          <w:p w14:paraId="0A40C41F">
            <w:pPr>
              <w:spacing w:after="0"/>
            </w:pPr>
            <w:r>
              <w:rPr>
                <w:sz w:val="17"/>
              </w:rPr>
              <w:t>-</w:t>
            </w:r>
          </w:p>
        </w:tc>
        <w:tc>
          <w:tcPr>
            <w:tcW w:w="268" w:type="pct"/>
            <w:vAlign w:val="center"/>
          </w:tcPr>
          <w:p w14:paraId="5E0D2DFB">
            <w:pPr>
              <w:spacing w:after="0"/>
            </w:pPr>
            <w:r>
              <w:rPr>
                <w:sz w:val="17"/>
              </w:rPr>
              <w:t>-</w:t>
            </w:r>
          </w:p>
        </w:tc>
        <w:tc>
          <w:tcPr>
            <w:tcW w:w="268" w:type="pct"/>
            <w:vAlign w:val="center"/>
          </w:tcPr>
          <w:p w14:paraId="5C86FB93">
            <w:pPr>
              <w:spacing w:after="0"/>
            </w:pPr>
            <w:r>
              <w:rPr>
                <w:sz w:val="17"/>
              </w:rPr>
              <w:t>X</w:t>
            </w:r>
          </w:p>
        </w:tc>
        <w:tc>
          <w:tcPr>
            <w:tcW w:w="159" w:type="pct"/>
            <w:vAlign w:val="center"/>
          </w:tcPr>
          <w:p w14:paraId="6504C40D">
            <w:pPr>
              <w:spacing w:after="0"/>
            </w:pPr>
            <w:r>
              <w:rPr>
                <w:sz w:val="17"/>
              </w:rPr>
              <w:t>-</w:t>
            </w:r>
          </w:p>
        </w:tc>
        <w:tc>
          <w:tcPr>
            <w:tcW w:w="186" w:type="pct"/>
            <w:vAlign w:val="center"/>
          </w:tcPr>
          <w:p w14:paraId="59B6CDB4">
            <w:pPr>
              <w:spacing w:after="0"/>
            </w:pPr>
            <w:r>
              <w:rPr>
                <w:sz w:val="17"/>
              </w:rPr>
              <w:t>X</w:t>
            </w:r>
          </w:p>
        </w:tc>
        <w:tc>
          <w:tcPr>
            <w:tcW w:w="186" w:type="pct"/>
            <w:vAlign w:val="center"/>
          </w:tcPr>
          <w:p w14:paraId="2A164667">
            <w:pPr>
              <w:spacing w:after="0"/>
            </w:pPr>
            <w:r>
              <w:rPr>
                <w:sz w:val="17"/>
              </w:rPr>
              <w:t>X</w:t>
            </w:r>
          </w:p>
        </w:tc>
        <w:tc>
          <w:tcPr>
            <w:tcW w:w="186" w:type="pct"/>
            <w:vAlign w:val="center"/>
          </w:tcPr>
          <w:p w14:paraId="6DF92076">
            <w:pPr>
              <w:spacing w:after="0"/>
            </w:pPr>
            <w:r>
              <w:rPr>
                <w:sz w:val="17"/>
              </w:rPr>
              <w:t>-</w:t>
            </w:r>
          </w:p>
        </w:tc>
        <w:tc>
          <w:tcPr>
            <w:tcW w:w="186" w:type="pct"/>
            <w:vAlign w:val="center"/>
          </w:tcPr>
          <w:p w14:paraId="4B21E473">
            <w:pPr>
              <w:spacing w:after="0"/>
            </w:pPr>
            <w:r>
              <w:rPr>
                <w:sz w:val="17"/>
              </w:rPr>
              <w:t>X</w:t>
            </w:r>
          </w:p>
        </w:tc>
        <w:tc>
          <w:tcPr>
            <w:tcW w:w="186" w:type="pct"/>
            <w:vAlign w:val="center"/>
          </w:tcPr>
          <w:p w14:paraId="38DE8727">
            <w:pPr>
              <w:spacing w:after="0"/>
            </w:pPr>
            <w:r>
              <w:rPr>
                <w:sz w:val="17"/>
              </w:rPr>
              <w:t>-</w:t>
            </w:r>
          </w:p>
        </w:tc>
        <w:tc>
          <w:tcPr>
            <w:tcW w:w="187" w:type="pct"/>
            <w:vAlign w:val="center"/>
          </w:tcPr>
          <w:p w14:paraId="22FFE140">
            <w:pPr>
              <w:spacing w:after="0"/>
            </w:pPr>
            <w:r>
              <w:rPr>
                <w:sz w:val="17"/>
              </w:rPr>
              <w:t>X</w:t>
            </w:r>
          </w:p>
        </w:tc>
        <w:tc>
          <w:tcPr>
            <w:tcW w:w="187" w:type="pct"/>
            <w:vAlign w:val="center"/>
          </w:tcPr>
          <w:p w14:paraId="6DA3988C">
            <w:pPr>
              <w:spacing w:after="0"/>
              <w:rPr>
                <w:sz w:val="17"/>
              </w:rPr>
            </w:pPr>
            <w:r>
              <w:rPr>
                <w:sz w:val="17"/>
              </w:rPr>
              <w:t>X</w:t>
            </w:r>
          </w:p>
        </w:tc>
      </w:tr>
      <w:tr w14:paraId="0ABD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2F059EF6">
            <w:pPr>
              <w:spacing w:after="0"/>
            </w:pPr>
            <w:r>
              <w:rPr>
                <w:sz w:val="17"/>
              </w:rPr>
              <w:t>代谢管理</w:t>
            </w:r>
          </w:p>
        </w:tc>
        <w:tc>
          <w:tcPr>
            <w:tcW w:w="398" w:type="pct"/>
            <w:vAlign w:val="center"/>
          </w:tcPr>
          <w:p w14:paraId="00003367">
            <w:pPr>
              <w:spacing w:after="0"/>
            </w:pPr>
            <w:r>
              <w:rPr>
                <w:sz w:val="17"/>
              </w:rPr>
              <w:t>血糖监测（空腹/随机）</w:t>
            </w:r>
          </w:p>
        </w:tc>
        <w:tc>
          <w:tcPr>
            <w:tcW w:w="175" w:type="pct"/>
            <w:vAlign w:val="center"/>
          </w:tcPr>
          <w:p w14:paraId="68DFA435">
            <w:pPr>
              <w:spacing w:after="0"/>
            </w:pPr>
            <w:r>
              <w:rPr>
                <w:sz w:val="17"/>
              </w:rPr>
              <w:t>X</w:t>
            </w:r>
          </w:p>
        </w:tc>
        <w:tc>
          <w:tcPr>
            <w:tcW w:w="165" w:type="pct"/>
            <w:vAlign w:val="center"/>
          </w:tcPr>
          <w:p w14:paraId="7BD340C2">
            <w:pPr>
              <w:spacing w:after="0"/>
            </w:pPr>
            <w:r>
              <w:rPr>
                <w:sz w:val="17"/>
              </w:rPr>
              <w:t>X</w:t>
            </w:r>
          </w:p>
        </w:tc>
        <w:tc>
          <w:tcPr>
            <w:tcW w:w="242" w:type="pct"/>
            <w:vAlign w:val="center"/>
          </w:tcPr>
          <w:p w14:paraId="22DB421D">
            <w:pPr>
              <w:spacing w:after="0"/>
            </w:pPr>
            <w:r>
              <w:rPr>
                <w:sz w:val="17"/>
              </w:rPr>
              <w:t>-</w:t>
            </w:r>
          </w:p>
        </w:tc>
        <w:tc>
          <w:tcPr>
            <w:tcW w:w="242" w:type="pct"/>
            <w:vAlign w:val="center"/>
          </w:tcPr>
          <w:p w14:paraId="32DE4052">
            <w:pPr>
              <w:spacing w:after="0"/>
            </w:pPr>
            <w:r>
              <w:rPr>
                <w:sz w:val="17"/>
              </w:rPr>
              <w:t>X</w:t>
            </w:r>
          </w:p>
        </w:tc>
        <w:tc>
          <w:tcPr>
            <w:tcW w:w="242" w:type="pct"/>
            <w:vAlign w:val="center"/>
          </w:tcPr>
          <w:p w14:paraId="0E901B84">
            <w:pPr>
              <w:spacing w:after="0"/>
            </w:pPr>
            <w:r>
              <w:rPr>
                <w:sz w:val="17"/>
              </w:rPr>
              <w:t>X</w:t>
            </w:r>
          </w:p>
        </w:tc>
        <w:tc>
          <w:tcPr>
            <w:tcW w:w="242" w:type="pct"/>
            <w:vAlign w:val="center"/>
          </w:tcPr>
          <w:p w14:paraId="4E89B4FB">
            <w:pPr>
              <w:spacing w:after="0"/>
            </w:pPr>
            <w:r>
              <w:rPr>
                <w:sz w:val="17"/>
              </w:rPr>
              <w:t>X</w:t>
            </w:r>
          </w:p>
        </w:tc>
        <w:tc>
          <w:tcPr>
            <w:tcW w:w="268" w:type="pct"/>
            <w:vAlign w:val="center"/>
          </w:tcPr>
          <w:p w14:paraId="26AA01E7">
            <w:pPr>
              <w:spacing w:after="0"/>
            </w:pPr>
            <w:r>
              <w:rPr>
                <w:sz w:val="17"/>
              </w:rPr>
              <w:t>X</w:t>
            </w:r>
          </w:p>
        </w:tc>
        <w:tc>
          <w:tcPr>
            <w:tcW w:w="268" w:type="pct"/>
            <w:vAlign w:val="center"/>
          </w:tcPr>
          <w:p w14:paraId="314AC8A2">
            <w:pPr>
              <w:spacing w:after="0"/>
            </w:pPr>
            <w:r>
              <w:rPr>
                <w:sz w:val="17"/>
              </w:rPr>
              <w:t>X</w:t>
            </w:r>
          </w:p>
        </w:tc>
        <w:tc>
          <w:tcPr>
            <w:tcW w:w="268" w:type="pct"/>
            <w:vAlign w:val="center"/>
          </w:tcPr>
          <w:p w14:paraId="286304B4">
            <w:pPr>
              <w:spacing w:after="0"/>
            </w:pPr>
            <w:r>
              <w:rPr>
                <w:sz w:val="17"/>
              </w:rPr>
              <w:t>X</w:t>
            </w:r>
          </w:p>
        </w:tc>
        <w:tc>
          <w:tcPr>
            <w:tcW w:w="268" w:type="pct"/>
            <w:vAlign w:val="center"/>
          </w:tcPr>
          <w:p w14:paraId="3D550DA8">
            <w:pPr>
              <w:spacing w:after="0"/>
            </w:pPr>
            <w:r>
              <w:rPr>
                <w:sz w:val="17"/>
              </w:rPr>
              <w:t>X</w:t>
            </w:r>
          </w:p>
        </w:tc>
        <w:tc>
          <w:tcPr>
            <w:tcW w:w="268" w:type="pct"/>
            <w:vAlign w:val="center"/>
          </w:tcPr>
          <w:p w14:paraId="6568BE03">
            <w:pPr>
              <w:spacing w:after="0"/>
            </w:pPr>
            <w:r>
              <w:rPr>
                <w:sz w:val="17"/>
              </w:rPr>
              <w:t>X</w:t>
            </w:r>
          </w:p>
        </w:tc>
        <w:tc>
          <w:tcPr>
            <w:tcW w:w="268" w:type="pct"/>
            <w:vAlign w:val="center"/>
          </w:tcPr>
          <w:p w14:paraId="167FD996">
            <w:pPr>
              <w:spacing w:after="0"/>
            </w:pPr>
            <w:r>
              <w:rPr>
                <w:sz w:val="17"/>
              </w:rPr>
              <w:t>X</w:t>
            </w:r>
          </w:p>
        </w:tc>
        <w:tc>
          <w:tcPr>
            <w:tcW w:w="159" w:type="pct"/>
            <w:vAlign w:val="center"/>
          </w:tcPr>
          <w:p w14:paraId="26A7CCC3">
            <w:pPr>
              <w:spacing w:after="0"/>
            </w:pPr>
            <w:r>
              <w:rPr>
                <w:sz w:val="17"/>
              </w:rPr>
              <w:t>-</w:t>
            </w:r>
          </w:p>
        </w:tc>
        <w:tc>
          <w:tcPr>
            <w:tcW w:w="186" w:type="pct"/>
            <w:vAlign w:val="center"/>
          </w:tcPr>
          <w:p w14:paraId="4B4D5D70">
            <w:pPr>
              <w:spacing w:after="0"/>
            </w:pPr>
            <w:r>
              <w:rPr>
                <w:sz w:val="17"/>
              </w:rPr>
              <w:t>X</w:t>
            </w:r>
          </w:p>
        </w:tc>
        <w:tc>
          <w:tcPr>
            <w:tcW w:w="186" w:type="pct"/>
            <w:vAlign w:val="center"/>
          </w:tcPr>
          <w:p w14:paraId="176AD171">
            <w:pPr>
              <w:spacing w:after="0"/>
            </w:pPr>
            <w:r>
              <w:rPr>
                <w:sz w:val="17"/>
              </w:rPr>
              <w:t>X</w:t>
            </w:r>
          </w:p>
        </w:tc>
        <w:tc>
          <w:tcPr>
            <w:tcW w:w="186" w:type="pct"/>
            <w:vAlign w:val="center"/>
          </w:tcPr>
          <w:p w14:paraId="0F2FBD30">
            <w:pPr>
              <w:spacing w:after="0"/>
            </w:pPr>
            <w:r>
              <w:rPr>
                <w:sz w:val="17"/>
              </w:rPr>
              <w:t>-</w:t>
            </w:r>
          </w:p>
        </w:tc>
        <w:tc>
          <w:tcPr>
            <w:tcW w:w="186" w:type="pct"/>
            <w:vAlign w:val="center"/>
          </w:tcPr>
          <w:p w14:paraId="58B5EA8A">
            <w:pPr>
              <w:spacing w:after="0"/>
            </w:pPr>
            <w:r>
              <w:rPr>
                <w:sz w:val="17"/>
              </w:rPr>
              <w:t>X</w:t>
            </w:r>
          </w:p>
        </w:tc>
        <w:tc>
          <w:tcPr>
            <w:tcW w:w="186" w:type="pct"/>
            <w:vAlign w:val="center"/>
          </w:tcPr>
          <w:p w14:paraId="35EEB7DD">
            <w:pPr>
              <w:spacing w:after="0"/>
            </w:pPr>
            <w:r>
              <w:rPr>
                <w:sz w:val="17"/>
              </w:rPr>
              <w:t>-</w:t>
            </w:r>
          </w:p>
        </w:tc>
        <w:tc>
          <w:tcPr>
            <w:tcW w:w="187" w:type="pct"/>
            <w:vAlign w:val="center"/>
          </w:tcPr>
          <w:p w14:paraId="2FF23468">
            <w:pPr>
              <w:spacing w:after="0"/>
            </w:pPr>
            <w:r>
              <w:rPr>
                <w:sz w:val="17"/>
              </w:rPr>
              <w:t>X</w:t>
            </w:r>
          </w:p>
        </w:tc>
        <w:tc>
          <w:tcPr>
            <w:tcW w:w="187" w:type="pct"/>
            <w:vAlign w:val="center"/>
          </w:tcPr>
          <w:p w14:paraId="0ADBA95A">
            <w:pPr>
              <w:spacing w:after="0"/>
              <w:rPr>
                <w:sz w:val="17"/>
              </w:rPr>
            </w:pPr>
            <w:r>
              <w:rPr>
                <w:sz w:val="17"/>
              </w:rPr>
              <w:t>X</w:t>
            </w:r>
          </w:p>
        </w:tc>
      </w:tr>
      <w:tr w14:paraId="56C5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108DDD35">
            <w:pPr>
              <w:spacing w:after="0"/>
            </w:pPr>
            <w:r>
              <w:rPr>
                <w:sz w:val="17"/>
              </w:rPr>
              <w:t>代谢管理（部分受试者）</w:t>
            </w:r>
          </w:p>
        </w:tc>
        <w:tc>
          <w:tcPr>
            <w:tcW w:w="398" w:type="pct"/>
            <w:vAlign w:val="center"/>
          </w:tcPr>
          <w:p w14:paraId="62615FE1">
            <w:pPr>
              <w:spacing w:after="0"/>
            </w:pPr>
            <w:r>
              <w:rPr>
                <w:sz w:val="17"/>
              </w:rPr>
              <w:t>动态血糖监测（CGM）</w:t>
            </w:r>
          </w:p>
        </w:tc>
        <w:tc>
          <w:tcPr>
            <w:tcW w:w="175" w:type="pct"/>
            <w:vAlign w:val="center"/>
          </w:tcPr>
          <w:p w14:paraId="7A3D837E">
            <w:pPr>
              <w:spacing w:after="0"/>
            </w:pPr>
            <w:r>
              <w:rPr>
                <w:sz w:val="17"/>
              </w:rPr>
              <w:t>-</w:t>
            </w:r>
          </w:p>
        </w:tc>
        <w:tc>
          <w:tcPr>
            <w:tcW w:w="165" w:type="pct"/>
            <w:vAlign w:val="center"/>
          </w:tcPr>
          <w:p w14:paraId="114165BE">
            <w:pPr>
              <w:spacing w:after="0"/>
            </w:pPr>
            <w:r>
              <w:rPr>
                <w:sz w:val="17"/>
              </w:rPr>
              <w:t>X</w:t>
            </w:r>
          </w:p>
        </w:tc>
        <w:tc>
          <w:tcPr>
            <w:tcW w:w="242" w:type="pct"/>
            <w:vAlign w:val="center"/>
          </w:tcPr>
          <w:p w14:paraId="414265BA">
            <w:pPr>
              <w:spacing w:after="0"/>
            </w:pPr>
            <w:r>
              <w:rPr>
                <w:sz w:val="17"/>
              </w:rPr>
              <w:t>X</w:t>
            </w:r>
          </w:p>
        </w:tc>
        <w:tc>
          <w:tcPr>
            <w:tcW w:w="242" w:type="pct"/>
            <w:vAlign w:val="center"/>
          </w:tcPr>
          <w:p w14:paraId="551C1E6F">
            <w:pPr>
              <w:spacing w:after="0"/>
              <w:rPr>
                <w:rFonts w:hint="eastAsia" w:eastAsia="宋体"/>
                <w:lang w:val="en-US" w:eastAsia="zh-CN"/>
              </w:rPr>
            </w:pPr>
            <w:r>
              <w:rPr>
                <w:rFonts w:hint="eastAsia"/>
                <w:lang w:val="en-US" w:eastAsia="zh-CN"/>
              </w:rPr>
              <w:t>-</w:t>
            </w:r>
          </w:p>
        </w:tc>
        <w:tc>
          <w:tcPr>
            <w:tcW w:w="242" w:type="pct"/>
            <w:vAlign w:val="center"/>
          </w:tcPr>
          <w:p w14:paraId="78F35E4A">
            <w:pPr>
              <w:spacing w:after="0"/>
              <w:rPr>
                <w:rFonts w:hint="eastAsia" w:eastAsia="宋体"/>
                <w:lang w:eastAsia="zh-CN"/>
              </w:rPr>
            </w:pPr>
            <w:r>
              <w:rPr>
                <w:rFonts w:hint="eastAsia"/>
                <w:sz w:val="17"/>
                <w:lang w:val="en-US" w:eastAsia="zh-CN"/>
              </w:rPr>
              <w:t>-</w:t>
            </w:r>
          </w:p>
        </w:tc>
        <w:tc>
          <w:tcPr>
            <w:tcW w:w="242" w:type="pct"/>
            <w:vAlign w:val="center"/>
          </w:tcPr>
          <w:p w14:paraId="01DFA97D">
            <w:pPr>
              <w:spacing w:after="0"/>
            </w:pPr>
            <w:r>
              <w:rPr>
                <w:sz w:val="17"/>
              </w:rPr>
              <w:t>-</w:t>
            </w:r>
          </w:p>
        </w:tc>
        <w:tc>
          <w:tcPr>
            <w:tcW w:w="268" w:type="pct"/>
            <w:vAlign w:val="center"/>
          </w:tcPr>
          <w:p w14:paraId="5D60F156">
            <w:pPr>
              <w:spacing w:after="0"/>
            </w:pPr>
            <w:r>
              <w:rPr>
                <w:sz w:val="17"/>
              </w:rPr>
              <w:t>-</w:t>
            </w:r>
          </w:p>
        </w:tc>
        <w:tc>
          <w:tcPr>
            <w:tcW w:w="268" w:type="pct"/>
            <w:vAlign w:val="center"/>
          </w:tcPr>
          <w:p w14:paraId="3564291C">
            <w:pPr>
              <w:spacing w:after="0"/>
            </w:pPr>
            <w:r>
              <w:rPr>
                <w:sz w:val="17"/>
              </w:rPr>
              <w:t>-</w:t>
            </w:r>
          </w:p>
        </w:tc>
        <w:tc>
          <w:tcPr>
            <w:tcW w:w="268" w:type="pct"/>
            <w:vAlign w:val="center"/>
          </w:tcPr>
          <w:p w14:paraId="38D7FFE5">
            <w:pPr>
              <w:spacing w:after="0"/>
            </w:pPr>
            <w:r>
              <w:rPr>
                <w:sz w:val="17"/>
              </w:rPr>
              <w:t>-</w:t>
            </w:r>
          </w:p>
        </w:tc>
        <w:tc>
          <w:tcPr>
            <w:tcW w:w="268" w:type="pct"/>
            <w:vAlign w:val="center"/>
          </w:tcPr>
          <w:p w14:paraId="0EDF42E6">
            <w:pPr>
              <w:spacing w:after="0"/>
            </w:pPr>
            <w:r>
              <w:rPr>
                <w:sz w:val="17"/>
              </w:rPr>
              <w:t>-</w:t>
            </w:r>
          </w:p>
        </w:tc>
        <w:tc>
          <w:tcPr>
            <w:tcW w:w="268" w:type="pct"/>
            <w:vAlign w:val="center"/>
          </w:tcPr>
          <w:p w14:paraId="33BD5907">
            <w:pPr>
              <w:spacing w:after="0"/>
            </w:pPr>
            <w:r>
              <w:rPr>
                <w:sz w:val="17"/>
              </w:rPr>
              <w:t>-</w:t>
            </w:r>
          </w:p>
        </w:tc>
        <w:tc>
          <w:tcPr>
            <w:tcW w:w="268" w:type="pct"/>
            <w:vAlign w:val="center"/>
          </w:tcPr>
          <w:p w14:paraId="310D70EF">
            <w:pPr>
              <w:spacing w:after="0"/>
            </w:pPr>
            <w:r>
              <w:rPr>
                <w:sz w:val="17"/>
              </w:rPr>
              <w:t>-</w:t>
            </w:r>
          </w:p>
        </w:tc>
        <w:tc>
          <w:tcPr>
            <w:tcW w:w="159" w:type="pct"/>
            <w:vAlign w:val="center"/>
          </w:tcPr>
          <w:p w14:paraId="471F5A46">
            <w:pPr>
              <w:spacing w:after="0"/>
            </w:pPr>
            <w:r>
              <w:rPr>
                <w:sz w:val="17"/>
              </w:rPr>
              <w:t>-</w:t>
            </w:r>
          </w:p>
        </w:tc>
        <w:tc>
          <w:tcPr>
            <w:tcW w:w="186" w:type="pct"/>
            <w:vAlign w:val="center"/>
          </w:tcPr>
          <w:p w14:paraId="4C63EBE0">
            <w:pPr>
              <w:spacing w:after="0"/>
            </w:pPr>
            <w:r>
              <w:rPr>
                <w:sz w:val="17"/>
              </w:rPr>
              <w:t>-</w:t>
            </w:r>
          </w:p>
        </w:tc>
        <w:tc>
          <w:tcPr>
            <w:tcW w:w="186" w:type="pct"/>
            <w:vAlign w:val="center"/>
          </w:tcPr>
          <w:p w14:paraId="7685B41C">
            <w:pPr>
              <w:spacing w:after="0"/>
            </w:pPr>
            <w:r>
              <w:rPr>
                <w:sz w:val="17"/>
              </w:rPr>
              <w:t>-</w:t>
            </w:r>
          </w:p>
        </w:tc>
        <w:tc>
          <w:tcPr>
            <w:tcW w:w="186" w:type="pct"/>
            <w:vAlign w:val="center"/>
          </w:tcPr>
          <w:p w14:paraId="1962A639">
            <w:pPr>
              <w:spacing w:after="0"/>
            </w:pPr>
            <w:r>
              <w:rPr>
                <w:sz w:val="17"/>
              </w:rPr>
              <w:t>-</w:t>
            </w:r>
          </w:p>
        </w:tc>
        <w:tc>
          <w:tcPr>
            <w:tcW w:w="186" w:type="pct"/>
            <w:vAlign w:val="center"/>
          </w:tcPr>
          <w:p w14:paraId="7625ABD8">
            <w:pPr>
              <w:spacing w:after="0"/>
            </w:pPr>
            <w:r>
              <w:rPr>
                <w:sz w:val="17"/>
              </w:rPr>
              <w:t>-</w:t>
            </w:r>
          </w:p>
        </w:tc>
        <w:tc>
          <w:tcPr>
            <w:tcW w:w="186" w:type="pct"/>
            <w:vAlign w:val="center"/>
          </w:tcPr>
          <w:p w14:paraId="30184DD3">
            <w:pPr>
              <w:spacing w:after="0"/>
            </w:pPr>
            <w:r>
              <w:rPr>
                <w:sz w:val="17"/>
              </w:rPr>
              <w:t>-</w:t>
            </w:r>
          </w:p>
        </w:tc>
        <w:tc>
          <w:tcPr>
            <w:tcW w:w="187" w:type="pct"/>
            <w:vAlign w:val="center"/>
          </w:tcPr>
          <w:p w14:paraId="559F3B8C">
            <w:pPr>
              <w:spacing w:after="0"/>
            </w:pPr>
            <w:r>
              <w:rPr>
                <w:sz w:val="17"/>
              </w:rPr>
              <w:t>-</w:t>
            </w:r>
          </w:p>
        </w:tc>
        <w:tc>
          <w:tcPr>
            <w:tcW w:w="187" w:type="pct"/>
            <w:vAlign w:val="center"/>
          </w:tcPr>
          <w:p w14:paraId="34676ED9">
            <w:pPr>
              <w:spacing w:after="0"/>
              <w:rPr>
                <w:sz w:val="17"/>
              </w:rPr>
            </w:pPr>
            <w:r>
              <w:rPr>
                <w:sz w:val="17"/>
              </w:rPr>
              <w:t>X</w:t>
            </w:r>
          </w:p>
        </w:tc>
      </w:tr>
      <w:tr w14:paraId="3748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6C17F707">
            <w:pPr>
              <w:spacing w:after="0"/>
            </w:pPr>
            <w:r>
              <w:rPr>
                <w:sz w:val="17"/>
              </w:rPr>
              <w:t>生物标志物</w:t>
            </w:r>
          </w:p>
        </w:tc>
        <w:tc>
          <w:tcPr>
            <w:tcW w:w="398" w:type="pct"/>
            <w:vAlign w:val="center"/>
          </w:tcPr>
          <w:p w14:paraId="338981F7">
            <w:pPr>
              <w:spacing w:after="0"/>
            </w:pPr>
            <w:r>
              <w:rPr>
                <w:sz w:val="17"/>
              </w:rPr>
              <w:t>呼气检测（VOCs）</w:t>
            </w:r>
          </w:p>
        </w:tc>
        <w:tc>
          <w:tcPr>
            <w:tcW w:w="175" w:type="pct"/>
            <w:vAlign w:val="center"/>
          </w:tcPr>
          <w:p w14:paraId="3E6A4DEC">
            <w:pPr>
              <w:spacing w:after="0"/>
            </w:pPr>
            <w:r>
              <w:rPr>
                <w:sz w:val="17"/>
              </w:rPr>
              <w:t>-</w:t>
            </w:r>
          </w:p>
        </w:tc>
        <w:tc>
          <w:tcPr>
            <w:tcW w:w="165" w:type="pct"/>
            <w:vAlign w:val="center"/>
          </w:tcPr>
          <w:p w14:paraId="56304CAF">
            <w:pPr>
              <w:spacing w:after="0"/>
            </w:pPr>
            <w:r>
              <w:rPr>
                <w:sz w:val="17"/>
              </w:rPr>
              <w:t>X</w:t>
            </w:r>
          </w:p>
        </w:tc>
        <w:tc>
          <w:tcPr>
            <w:tcW w:w="242" w:type="pct"/>
            <w:vAlign w:val="center"/>
          </w:tcPr>
          <w:p w14:paraId="7350970D">
            <w:pPr>
              <w:spacing w:after="0"/>
            </w:pPr>
            <w:r>
              <w:rPr>
                <w:sz w:val="17"/>
              </w:rPr>
              <w:t>X</w:t>
            </w:r>
          </w:p>
        </w:tc>
        <w:tc>
          <w:tcPr>
            <w:tcW w:w="242" w:type="pct"/>
            <w:vAlign w:val="center"/>
          </w:tcPr>
          <w:p w14:paraId="6A8B9EEA">
            <w:pPr>
              <w:spacing w:after="0"/>
            </w:pPr>
            <w:r>
              <w:rPr>
                <w:sz w:val="17"/>
              </w:rPr>
              <w:t>X</w:t>
            </w:r>
          </w:p>
        </w:tc>
        <w:tc>
          <w:tcPr>
            <w:tcW w:w="242" w:type="pct"/>
            <w:vAlign w:val="center"/>
          </w:tcPr>
          <w:p w14:paraId="0FA2ACE4">
            <w:pPr>
              <w:spacing w:after="0"/>
            </w:pPr>
            <w:r>
              <w:rPr>
                <w:sz w:val="17"/>
              </w:rPr>
              <w:t>X</w:t>
            </w:r>
          </w:p>
        </w:tc>
        <w:tc>
          <w:tcPr>
            <w:tcW w:w="242" w:type="pct"/>
            <w:vAlign w:val="center"/>
          </w:tcPr>
          <w:p w14:paraId="16D21348">
            <w:pPr>
              <w:spacing w:after="0"/>
            </w:pPr>
            <w:r>
              <w:rPr>
                <w:sz w:val="17"/>
              </w:rPr>
              <w:t>X</w:t>
            </w:r>
          </w:p>
        </w:tc>
        <w:tc>
          <w:tcPr>
            <w:tcW w:w="268" w:type="pct"/>
            <w:vAlign w:val="center"/>
          </w:tcPr>
          <w:p w14:paraId="44465848">
            <w:pPr>
              <w:spacing w:after="0"/>
            </w:pPr>
            <w:r>
              <w:rPr>
                <w:sz w:val="17"/>
              </w:rPr>
              <w:t>X</w:t>
            </w:r>
          </w:p>
        </w:tc>
        <w:tc>
          <w:tcPr>
            <w:tcW w:w="268" w:type="pct"/>
            <w:vAlign w:val="center"/>
          </w:tcPr>
          <w:p w14:paraId="07BDB8DC">
            <w:pPr>
              <w:spacing w:after="0"/>
            </w:pPr>
            <w:r>
              <w:rPr>
                <w:sz w:val="17"/>
              </w:rPr>
              <w:t>X</w:t>
            </w:r>
          </w:p>
        </w:tc>
        <w:tc>
          <w:tcPr>
            <w:tcW w:w="268" w:type="pct"/>
            <w:vAlign w:val="center"/>
          </w:tcPr>
          <w:p w14:paraId="7D33D205">
            <w:pPr>
              <w:spacing w:after="0"/>
            </w:pPr>
            <w:r>
              <w:rPr>
                <w:sz w:val="17"/>
              </w:rPr>
              <w:t>X</w:t>
            </w:r>
          </w:p>
        </w:tc>
        <w:tc>
          <w:tcPr>
            <w:tcW w:w="268" w:type="pct"/>
            <w:vAlign w:val="center"/>
          </w:tcPr>
          <w:p w14:paraId="06D26AEB">
            <w:pPr>
              <w:spacing w:after="0"/>
            </w:pPr>
            <w:r>
              <w:rPr>
                <w:sz w:val="17"/>
              </w:rPr>
              <w:t>X</w:t>
            </w:r>
          </w:p>
        </w:tc>
        <w:tc>
          <w:tcPr>
            <w:tcW w:w="268" w:type="pct"/>
            <w:vAlign w:val="center"/>
          </w:tcPr>
          <w:p w14:paraId="04598DDD">
            <w:pPr>
              <w:spacing w:after="0"/>
            </w:pPr>
            <w:r>
              <w:rPr>
                <w:sz w:val="17"/>
              </w:rPr>
              <w:t>X</w:t>
            </w:r>
          </w:p>
        </w:tc>
        <w:tc>
          <w:tcPr>
            <w:tcW w:w="268" w:type="pct"/>
            <w:vAlign w:val="center"/>
          </w:tcPr>
          <w:p w14:paraId="55087BEB">
            <w:pPr>
              <w:spacing w:after="0"/>
            </w:pPr>
            <w:r>
              <w:rPr>
                <w:sz w:val="17"/>
              </w:rPr>
              <w:t>X</w:t>
            </w:r>
          </w:p>
        </w:tc>
        <w:tc>
          <w:tcPr>
            <w:tcW w:w="159" w:type="pct"/>
            <w:vAlign w:val="center"/>
          </w:tcPr>
          <w:p w14:paraId="27C7863A">
            <w:pPr>
              <w:spacing w:after="0"/>
            </w:pPr>
            <w:r>
              <w:rPr>
                <w:sz w:val="17"/>
              </w:rPr>
              <w:t>X</w:t>
            </w:r>
          </w:p>
        </w:tc>
        <w:tc>
          <w:tcPr>
            <w:tcW w:w="186" w:type="pct"/>
            <w:vAlign w:val="center"/>
          </w:tcPr>
          <w:p w14:paraId="70D3B771">
            <w:pPr>
              <w:spacing w:after="0"/>
            </w:pPr>
            <w:r>
              <w:rPr>
                <w:sz w:val="17"/>
              </w:rPr>
              <w:t>X</w:t>
            </w:r>
          </w:p>
        </w:tc>
        <w:tc>
          <w:tcPr>
            <w:tcW w:w="186" w:type="pct"/>
            <w:vAlign w:val="center"/>
          </w:tcPr>
          <w:p w14:paraId="609F63BA">
            <w:pPr>
              <w:spacing w:after="0"/>
            </w:pPr>
            <w:r>
              <w:rPr>
                <w:sz w:val="17"/>
              </w:rPr>
              <w:t>X</w:t>
            </w:r>
          </w:p>
        </w:tc>
        <w:tc>
          <w:tcPr>
            <w:tcW w:w="186" w:type="pct"/>
            <w:vAlign w:val="center"/>
          </w:tcPr>
          <w:p w14:paraId="07FDF7FA">
            <w:pPr>
              <w:spacing w:after="0"/>
            </w:pPr>
            <w:r>
              <w:rPr>
                <w:sz w:val="17"/>
              </w:rPr>
              <w:t>X</w:t>
            </w:r>
          </w:p>
        </w:tc>
        <w:tc>
          <w:tcPr>
            <w:tcW w:w="186" w:type="pct"/>
            <w:vAlign w:val="center"/>
          </w:tcPr>
          <w:p w14:paraId="3628B9F2">
            <w:pPr>
              <w:spacing w:after="0"/>
            </w:pPr>
            <w:r>
              <w:rPr>
                <w:sz w:val="17"/>
              </w:rPr>
              <w:t>X</w:t>
            </w:r>
          </w:p>
        </w:tc>
        <w:tc>
          <w:tcPr>
            <w:tcW w:w="186" w:type="pct"/>
            <w:vAlign w:val="center"/>
          </w:tcPr>
          <w:p w14:paraId="3F14A949">
            <w:pPr>
              <w:spacing w:after="0"/>
            </w:pPr>
            <w:r>
              <w:rPr>
                <w:sz w:val="17"/>
              </w:rPr>
              <w:t>X</w:t>
            </w:r>
          </w:p>
        </w:tc>
        <w:tc>
          <w:tcPr>
            <w:tcW w:w="187" w:type="pct"/>
            <w:vAlign w:val="center"/>
          </w:tcPr>
          <w:p w14:paraId="606F8A49">
            <w:pPr>
              <w:spacing w:after="0"/>
            </w:pPr>
            <w:r>
              <w:rPr>
                <w:sz w:val="17"/>
              </w:rPr>
              <w:t>X</w:t>
            </w:r>
          </w:p>
        </w:tc>
        <w:tc>
          <w:tcPr>
            <w:tcW w:w="187" w:type="pct"/>
            <w:vAlign w:val="center"/>
          </w:tcPr>
          <w:p w14:paraId="01056DE3">
            <w:pPr>
              <w:spacing w:after="0"/>
              <w:rPr>
                <w:sz w:val="17"/>
              </w:rPr>
            </w:pPr>
            <w:r>
              <w:rPr>
                <w:sz w:val="17"/>
              </w:rPr>
              <w:t>X</w:t>
            </w:r>
          </w:p>
        </w:tc>
      </w:tr>
      <w:tr w14:paraId="5F9F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3F102493">
            <w:pPr>
              <w:spacing w:after="0"/>
            </w:pPr>
            <w:r>
              <w:rPr>
                <w:sz w:val="17"/>
              </w:rPr>
              <w:t>生物标志物</w:t>
            </w:r>
          </w:p>
        </w:tc>
        <w:tc>
          <w:tcPr>
            <w:tcW w:w="398" w:type="pct"/>
            <w:vAlign w:val="center"/>
          </w:tcPr>
          <w:p w14:paraId="270EAB89">
            <w:pPr>
              <w:spacing w:after="0"/>
            </w:pPr>
            <w:r>
              <w:rPr>
                <w:sz w:val="17"/>
              </w:rPr>
              <w:t>血浆 cfDNA (CRISPR)</w:t>
            </w:r>
          </w:p>
        </w:tc>
        <w:tc>
          <w:tcPr>
            <w:tcW w:w="175" w:type="pct"/>
            <w:vAlign w:val="center"/>
          </w:tcPr>
          <w:p w14:paraId="626EA099">
            <w:pPr>
              <w:spacing w:after="0"/>
            </w:pPr>
            <w:r>
              <w:rPr>
                <w:sz w:val="17"/>
              </w:rPr>
              <w:t>-</w:t>
            </w:r>
          </w:p>
        </w:tc>
        <w:tc>
          <w:tcPr>
            <w:tcW w:w="165" w:type="pct"/>
            <w:vAlign w:val="center"/>
          </w:tcPr>
          <w:p w14:paraId="3A5A9202">
            <w:pPr>
              <w:spacing w:after="0"/>
            </w:pPr>
            <w:r>
              <w:rPr>
                <w:sz w:val="17"/>
              </w:rPr>
              <w:t>X</w:t>
            </w:r>
          </w:p>
        </w:tc>
        <w:tc>
          <w:tcPr>
            <w:tcW w:w="242" w:type="pct"/>
            <w:vAlign w:val="center"/>
          </w:tcPr>
          <w:p w14:paraId="18B3ECF9">
            <w:pPr>
              <w:spacing w:after="0"/>
            </w:pPr>
            <w:r>
              <w:rPr>
                <w:sz w:val="17"/>
              </w:rPr>
              <w:t>X</w:t>
            </w:r>
          </w:p>
        </w:tc>
        <w:tc>
          <w:tcPr>
            <w:tcW w:w="242" w:type="pct"/>
            <w:vAlign w:val="center"/>
          </w:tcPr>
          <w:p w14:paraId="06F4CC49">
            <w:pPr>
              <w:spacing w:after="0"/>
            </w:pPr>
            <w:r>
              <w:rPr>
                <w:sz w:val="17"/>
              </w:rPr>
              <w:t>-</w:t>
            </w:r>
          </w:p>
        </w:tc>
        <w:tc>
          <w:tcPr>
            <w:tcW w:w="242" w:type="pct"/>
            <w:vAlign w:val="center"/>
          </w:tcPr>
          <w:p w14:paraId="430BC392">
            <w:pPr>
              <w:spacing w:after="0"/>
            </w:pPr>
            <w:r>
              <w:rPr>
                <w:sz w:val="17"/>
              </w:rPr>
              <w:t>X</w:t>
            </w:r>
          </w:p>
        </w:tc>
        <w:tc>
          <w:tcPr>
            <w:tcW w:w="242" w:type="pct"/>
            <w:vAlign w:val="center"/>
          </w:tcPr>
          <w:p w14:paraId="1ED6F79E">
            <w:pPr>
              <w:spacing w:after="0"/>
            </w:pPr>
            <w:r>
              <w:rPr>
                <w:sz w:val="17"/>
              </w:rPr>
              <w:t>-</w:t>
            </w:r>
          </w:p>
        </w:tc>
        <w:tc>
          <w:tcPr>
            <w:tcW w:w="268" w:type="pct"/>
            <w:vAlign w:val="center"/>
          </w:tcPr>
          <w:p w14:paraId="3275CFAA">
            <w:pPr>
              <w:spacing w:after="0"/>
            </w:pPr>
            <w:r>
              <w:rPr>
                <w:sz w:val="17"/>
              </w:rPr>
              <w:t>-</w:t>
            </w:r>
          </w:p>
        </w:tc>
        <w:tc>
          <w:tcPr>
            <w:tcW w:w="268" w:type="pct"/>
            <w:vAlign w:val="center"/>
          </w:tcPr>
          <w:p w14:paraId="25889512">
            <w:pPr>
              <w:spacing w:after="0"/>
            </w:pPr>
            <w:r>
              <w:rPr>
                <w:sz w:val="17"/>
              </w:rPr>
              <w:t>-</w:t>
            </w:r>
          </w:p>
        </w:tc>
        <w:tc>
          <w:tcPr>
            <w:tcW w:w="268" w:type="pct"/>
            <w:vAlign w:val="center"/>
          </w:tcPr>
          <w:p w14:paraId="7820BADF">
            <w:pPr>
              <w:spacing w:after="0"/>
            </w:pPr>
            <w:r>
              <w:rPr>
                <w:sz w:val="17"/>
              </w:rPr>
              <w:t>-</w:t>
            </w:r>
          </w:p>
        </w:tc>
        <w:tc>
          <w:tcPr>
            <w:tcW w:w="268" w:type="pct"/>
            <w:vAlign w:val="center"/>
          </w:tcPr>
          <w:p w14:paraId="15DEB2FE">
            <w:pPr>
              <w:spacing w:after="0"/>
            </w:pPr>
            <w:r>
              <w:rPr>
                <w:sz w:val="17"/>
              </w:rPr>
              <w:t>-</w:t>
            </w:r>
          </w:p>
        </w:tc>
        <w:tc>
          <w:tcPr>
            <w:tcW w:w="268" w:type="pct"/>
            <w:vAlign w:val="center"/>
          </w:tcPr>
          <w:p w14:paraId="6DA58D71">
            <w:pPr>
              <w:spacing w:after="0"/>
            </w:pPr>
            <w:r>
              <w:rPr>
                <w:sz w:val="17"/>
              </w:rPr>
              <w:t>-</w:t>
            </w:r>
          </w:p>
        </w:tc>
        <w:tc>
          <w:tcPr>
            <w:tcW w:w="268" w:type="pct"/>
            <w:vAlign w:val="center"/>
          </w:tcPr>
          <w:p w14:paraId="1A59BDBB">
            <w:pPr>
              <w:spacing w:after="0"/>
            </w:pPr>
            <w:r>
              <w:rPr>
                <w:sz w:val="17"/>
              </w:rPr>
              <w:t>X</w:t>
            </w:r>
          </w:p>
        </w:tc>
        <w:tc>
          <w:tcPr>
            <w:tcW w:w="159" w:type="pct"/>
            <w:vAlign w:val="center"/>
          </w:tcPr>
          <w:p w14:paraId="4F7C7CA9">
            <w:pPr>
              <w:spacing w:after="0"/>
            </w:pPr>
            <w:r>
              <w:rPr>
                <w:sz w:val="17"/>
              </w:rPr>
              <w:t>X</w:t>
            </w:r>
          </w:p>
        </w:tc>
        <w:tc>
          <w:tcPr>
            <w:tcW w:w="186" w:type="pct"/>
            <w:vAlign w:val="center"/>
          </w:tcPr>
          <w:p w14:paraId="28772216">
            <w:pPr>
              <w:spacing w:after="0"/>
            </w:pPr>
            <w:r>
              <w:rPr>
                <w:sz w:val="17"/>
              </w:rPr>
              <w:t>X</w:t>
            </w:r>
          </w:p>
        </w:tc>
        <w:tc>
          <w:tcPr>
            <w:tcW w:w="186" w:type="pct"/>
            <w:vAlign w:val="center"/>
          </w:tcPr>
          <w:p w14:paraId="3C1F9C5C">
            <w:pPr>
              <w:spacing w:after="0"/>
            </w:pPr>
            <w:r>
              <w:rPr>
                <w:sz w:val="17"/>
              </w:rPr>
              <w:t>X</w:t>
            </w:r>
          </w:p>
        </w:tc>
        <w:tc>
          <w:tcPr>
            <w:tcW w:w="186" w:type="pct"/>
            <w:vAlign w:val="center"/>
          </w:tcPr>
          <w:p w14:paraId="22BEE580">
            <w:pPr>
              <w:spacing w:after="0"/>
            </w:pPr>
            <w:r>
              <w:rPr>
                <w:sz w:val="17"/>
              </w:rPr>
              <w:t>-</w:t>
            </w:r>
          </w:p>
        </w:tc>
        <w:tc>
          <w:tcPr>
            <w:tcW w:w="186" w:type="pct"/>
            <w:vAlign w:val="center"/>
          </w:tcPr>
          <w:p w14:paraId="3AAE0840">
            <w:pPr>
              <w:spacing w:after="0"/>
            </w:pPr>
            <w:r>
              <w:rPr>
                <w:sz w:val="17"/>
              </w:rPr>
              <w:t>X</w:t>
            </w:r>
          </w:p>
        </w:tc>
        <w:tc>
          <w:tcPr>
            <w:tcW w:w="186" w:type="pct"/>
            <w:vAlign w:val="center"/>
          </w:tcPr>
          <w:p w14:paraId="4EE4E760">
            <w:pPr>
              <w:spacing w:after="0"/>
            </w:pPr>
            <w:r>
              <w:rPr>
                <w:sz w:val="17"/>
              </w:rPr>
              <w:t>-</w:t>
            </w:r>
          </w:p>
        </w:tc>
        <w:tc>
          <w:tcPr>
            <w:tcW w:w="187" w:type="pct"/>
            <w:vAlign w:val="center"/>
          </w:tcPr>
          <w:p w14:paraId="6ADA115B">
            <w:pPr>
              <w:spacing w:after="0"/>
            </w:pPr>
            <w:r>
              <w:rPr>
                <w:sz w:val="17"/>
              </w:rPr>
              <w:t>X</w:t>
            </w:r>
          </w:p>
        </w:tc>
        <w:tc>
          <w:tcPr>
            <w:tcW w:w="187" w:type="pct"/>
            <w:vAlign w:val="center"/>
          </w:tcPr>
          <w:p w14:paraId="4AB492B8">
            <w:pPr>
              <w:spacing w:after="0"/>
              <w:rPr>
                <w:sz w:val="17"/>
              </w:rPr>
            </w:pPr>
            <w:r>
              <w:rPr>
                <w:sz w:val="17"/>
              </w:rPr>
              <w:t>X</w:t>
            </w:r>
          </w:p>
        </w:tc>
      </w:tr>
      <w:tr w14:paraId="7B03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1D1F50A2">
            <w:pPr>
              <w:spacing w:after="0"/>
            </w:pPr>
            <w:r>
              <w:rPr>
                <w:sz w:val="17"/>
              </w:rPr>
              <w:t>结局/安全性</w:t>
            </w:r>
          </w:p>
        </w:tc>
        <w:tc>
          <w:tcPr>
            <w:tcW w:w="398" w:type="pct"/>
            <w:vAlign w:val="center"/>
          </w:tcPr>
          <w:p w14:paraId="49D05B7F">
            <w:pPr>
              <w:spacing w:after="0"/>
            </w:pPr>
            <w:r>
              <w:rPr>
                <w:sz w:val="17"/>
              </w:rPr>
              <w:t>不良事件（AE/SAE）收集</w:t>
            </w:r>
          </w:p>
        </w:tc>
        <w:tc>
          <w:tcPr>
            <w:tcW w:w="175" w:type="pct"/>
            <w:vAlign w:val="center"/>
          </w:tcPr>
          <w:p w14:paraId="768CD2E6">
            <w:pPr>
              <w:spacing w:after="0"/>
            </w:pPr>
            <w:r>
              <w:rPr>
                <w:sz w:val="17"/>
              </w:rPr>
              <w:t>-</w:t>
            </w:r>
          </w:p>
        </w:tc>
        <w:tc>
          <w:tcPr>
            <w:tcW w:w="165" w:type="pct"/>
            <w:vAlign w:val="center"/>
          </w:tcPr>
          <w:p w14:paraId="656CAF38">
            <w:pPr>
              <w:spacing w:after="0"/>
            </w:pPr>
            <w:r>
              <w:rPr>
                <w:sz w:val="17"/>
              </w:rPr>
              <w:t>X</w:t>
            </w:r>
          </w:p>
        </w:tc>
        <w:tc>
          <w:tcPr>
            <w:tcW w:w="242" w:type="pct"/>
            <w:vAlign w:val="center"/>
          </w:tcPr>
          <w:p w14:paraId="1FADCC90">
            <w:pPr>
              <w:spacing w:after="0"/>
            </w:pPr>
            <w:r>
              <w:rPr>
                <w:sz w:val="17"/>
              </w:rPr>
              <w:t>X</w:t>
            </w:r>
          </w:p>
        </w:tc>
        <w:tc>
          <w:tcPr>
            <w:tcW w:w="242" w:type="pct"/>
            <w:vAlign w:val="center"/>
          </w:tcPr>
          <w:p w14:paraId="11A9D802">
            <w:pPr>
              <w:spacing w:after="0"/>
            </w:pPr>
            <w:r>
              <w:rPr>
                <w:sz w:val="17"/>
              </w:rPr>
              <w:t>X</w:t>
            </w:r>
          </w:p>
        </w:tc>
        <w:tc>
          <w:tcPr>
            <w:tcW w:w="242" w:type="pct"/>
            <w:vAlign w:val="center"/>
          </w:tcPr>
          <w:p w14:paraId="566B42D6">
            <w:pPr>
              <w:spacing w:after="0"/>
            </w:pPr>
            <w:r>
              <w:rPr>
                <w:sz w:val="17"/>
              </w:rPr>
              <w:t>X</w:t>
            </w:r>
          </w:p>
        </w:tc>
        <w:tc>
          <w:tcPr>
            <w:tcW w:w="242" w:type="pct"/>
            <w:vAlign w:val="center"/>
          </w:tcPr>
          <w:p w14:paraId="34DA9530">
            <w:pPr>
              <w:spacing w:after="0"/>
            </w:pPr>
            <w:r>
              <w:rPr>
                <w:sz w:val="17"/>
              </w:rPr>
              <w:t>X</w:t>
            </w:r>
          </w:p>
        </w:tc>
        <w:tc>
          <w:tcPr>
            <w:tcW w:w="268" w:type="pct"/>
            <w:vAlign w:val="center"/>
          </w:tcPr>
          <w:p w14:paraId="7D7FFA75">
            <w:pPr>
              <w:spacing w:after="0"/>
            </w:pPr>
            <w:r>
              <w:rPr>
                <w:sz w:val="17"/>
              </w:rPr>
              <w:t>X</w:t>
            </w:r>
          </w:p>
        </w:tc>
        <w:tc>
          <w:tcPr>
            <w:tcW w:w="268" w:type="pct"/>
            <w:vAlign w:val="center"/>
          </w:tcPr>
          <w:p w14:paraId="4718C38C">
            <w:pPr>
              <w:spacing w:after="0"/>
            </w:pPr>
            <w:r>
              <w:rPr>
                <w:sz w:val="17"/>
              </w:rPr>
              <w:t>X</w:t>
            </w:r>
          </w:p>
        </w:tc>
        <w:tc>
          <w:tcPr>
            <w:tcW w:w="268" w:type="pct"/>
            <w:vAlign w:val="center"/>
          </w:tcPr>
          <w:p w14:paraId="52128E51">
            <w:pPr>
              <w:spacing w:after="0"/>
            </w:pPr>
            <w:r>
              <w:rPr>
                <w:sz w:val="17"/>
              </w:rPr>
              <w:t>X</w:t>
            </w:r>
          </w:p>
        </w:tc>
        <w:tc>
          <w:tcPr>
            <w:tcW w:w="268" w:type="pct"/>
            <w:vAlign w:val="center"/>
          </w:tcPr>
          <w:p w14:paraId="61B3B7D0">
            <w:pPr>
              <w:spacing w:after="0"/>
            </w:pPr>
            <w:r>
              <w:rPr>
                <w:sz w:val="17"/>
              </w:rPr>
              <w:t>X</w:t>
            </w:r>
          </w:p>
        </w:tc>
        <w:tc>
          <w:tcPr>
            <w:tcW w:w="268" w:type="pct"/>
            <w:vAlign w:val="center"/>
          </w:tcPr>
          <w:p w14:paraId="7915DE6C">
            <w:pPr>
              <w:spacing w:after="0"/>
            </w:pPr>
            <w:r>
              <w:rPr>
                <w:sz w:val="17"/>
              </w:rPr>
              <w:t>X</w:t>
            </w:r>
          </w:p>
        </w:tc>
        <w:tc>
          <w:tcPr>
            <w:tcW w:w="268" w:type="pct"/>
            <w:vAlign w:val="center"/>
          </w:tcPr>
          <w:p w14:paraId="24374BD8">
            <w:pPr>
              <w:spacing w:after="0"/>
            </w:pPr>
            <w:r>
              <w:rPr>
                <w:sz w:val="17"/>
              </w:rPr>
              <w:t>X</w:t>
            </w:r>
          </w:p>
        </w:tc>
        <w:tc>
          <w:tcPr>
            <w:tcW w:w="159" w:type="pct"/>
            <w:vAlign w:val="center"/>
          </w:tcPr>
          <w:p w14:paraId="5917352A">
            <w:pPr>
              <w:spacing w:after="0"/>
            </w:pPr>
            <w:r>
              <w:rPr>
                <w:sz w:val="17"/>
              </w:rPr>
              <w:t>X</w:t>
            </w:r>
          </w:p>
        </w:tc>
        <w:tc>
          <w:tcPr>
            <w:tcW w:w="186" w:type="pct"/>
            <w:vAlign w:val="center"/>
          </w:tcPr>
          <w:p w14:paraId="3AC515D4">
            <w:pPr>
              <w:spacing w:after="0"/>
            </w:pPr>
            <w:r>
              <w:rPr>
                <w:sz w:val="17"/>
              </w:rPr>
              <w:t>X</w:t>
            </w:r>
          </w:p>
        </w:tc>
        <w:tc>
          <w:tcPr>
            <w:tcW w:w="186" w:type="pct"/>
            <w:vAlign w:val="center"/>
          </w:tcPr>
          <w:p w14:paraId="4817034B">
            <w:pPr>
              <w:spacing w:after="0"/>
            </w:pPr>
            <w:r>
              <w:rPr>
                <w:sz w:val="17"/>
              </w:rPr>
              <w:t>X</w:t>
            </w:r>
          </w:p>
        </w:tc>
        <w:tc>
          <w:tcPr>
            <w:tcW w:w="186" w:type="pct"/>
            <w:vAlign w:val="center"/>
          </w:tcPr>
          <w:p w14:paraId="729F0CC5">
            <w:pPr>
              <w:spacing w:after="0"/>
            </w:pPr>
            <w:r>
              <w:rPr>
                <w:sz w:val="17"/>
              </w:rPr>
              <w:t>X</w:t>
            </w:r>
          </w:p>
        </w:tc>
        <w:tc>
          <w:tcPr>
            <w:tcW w:w="186" w:type="pct"/>
            <w:vAlign w:val="center"/>
          </w:tcPr>
          <w:p w14:paraId="4A76008F">
            <w:pPr>
              <w:spacing w:after="0"/>
            </w:pPr>
            <w:r>
              <w:rPr>
                <w:sz w:val="17"/>
              </w:rPr>
              <w:t>X</w:t>
            </w:r>
          </w:p>
        </w:tc>
        <w:tc>
          <w:tcPr>
            <w:tcW w:w="186" w:type="pct"/>
            <w:vAlign w:val="center"/>
          </w:tcPr>
          <w:p w14:paraId="15372C5E">
            <w:pPr>
              <w:spacing w:after="0"/>
            </w:pPr>
            <w:r>
              <w:rPr>
                <w:sz w:val="17"/>
              </w:rPr>
              <w:t>X</w:t>
            </w:r>
          </w:p>
        </w:tc>
        <w:tc>
          <w:tcPr>
            <w:tcW w:w="187" w:type="pct"/>
            <w:vAlign w:val="center"/>
          </w:tcPr>
          <w:p w14:paraId="159A6375">
            <w:pPr>
              <w:spacing w:after="0"/>
            </w:pPr>
            <w:r>
              <w:rPr>
                <w:sz w:val="17"/>
              </w:rPr>
              <w:t>X</w:t>
            </w:r>
          </w:p>
        </w:tc>
        <w:tc>
          <w:tcPr>
            <w:tcW w:w="187" w:type="pct"/>
            <w:vAlign w:val="center"/>
          </w:tcPr>
          <w:p w14:paraId="2D84B61A">
            <w:pPr>
              <w:spacing w:after="0"/>
              <w:rPr>
                <w:sz w:val="17"/>
              </w:rPr>
            </w:pPr>
            <w:r>
              <w:rPr>
                <w:sz w:val="17"/>
              </w:rPr>
              <w:t>X</w:t>
            </w:r>
          </w:p>
        </w:tc>
      </w:tr>
      <w:tr w14:paraId="6A07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078248B3">
            <w:pPr>
              <w:spacing w:after="0"/>
            </w:pPr>
            <w:r>
              <w:rPr>
                <w:sz w:val="17"/>
              </w:rPr>
              <w:t>结局/安全性</w:t>
            </w:r>
          </w:p>
        </w:tc>
        <w:tc>
          <w:tcPr>
            <w:tcW w:w="398" w:type="pct"/>
            <w:vAlign w:val="center"/>
          </w:tcPr>
          <w:p w14:paraId="2DEAC4DE">
            <w:pPr>
              <w:spacing w:after="0"/>
            </w:pPr>
            <w:r>
              <w:rPr>
                <w:sz w:val="17"/>
              </w:rPr>
              <w:t>疗效结局判定（治愈/失败/复发等）</w:t>
            </w:r>
          </w:p>
        </w:tc>
        <w:tc>
          <w:tcPr>
            <w:tcW w:w="175" w:type="pct"/>
            <w:vAlign w:val="center"/>
          </w:tcPr>
          <w:p w14:paraId="1F8449A3">
            <w:pPr>
              <w:spacing w:after="0"/>
            </w:pPr>
            <w:r>
              <w:rPr>
                <w:sz w:val="17"/>
              </w:rPr>
              <w:t>-</w:t>
            </w:r>
          </w:p>
        </w:tc>
        <w:tc>
          <w:tcPr>
            <w:tcW w:w="165" w:type="pct"/>
            <w:vAlign w:val="center"/>
          </w:tcPr>
          <w:p w14:paraId="2C81ABE4">
            <w:pPr>
              <w:spacing w:after="0"/>
            </w:pPr>
            <w:r>
              <w:rPr>
                <w:sz w:val="17"/>
              </w:rPr>
              <w:t>-</w:t>
            </w:r>
          </w:p>
        </w:tc>
        <w:tc>
          <w:tcPr>
            <w:tcW w:w="242" w:type="pct"/>
            <w:vAlign w:val="center"/>
          </w:tcPr>
          <w:p w14:paraId="6353C7F4">
            <w:pPr>
              <w:spacing w:after="0"/>
            </w:pPr>
            <w:r>
              <w:rPr>
                <w:sz w:val="17"/>
              </w:rPr>
              <w:t>-</w:t>
            </w:r>
          </w:p>
        </w:tc>
        <w:tc>
          <w:tcPr>
            <w:tcW w:w="242" w:type="pct"/>
            <w:vAlign w:val="center"/>
          </w:tcPr>
          <w:p w14:paraId="2B239E80">
            <w:pPr>
              <w:spacing w:after="0"/>
            </w:pPr>
            <w:r>
              <w:rPr>
                <w:sz w:val="17"/>
              </w:rPr>
              <w:t>-</w:t>
            </w:r>
          </w:p>
        </w:tc>
        <w:tc>
          <w:tcPr>
            <w:tcW w:w="242" w:type="pct"/>
            <w:vAlign w:val="center"/>
          </w:tcPr>
          <w:p w14:paraId="25C446EE">
            <w:pPr>
              <w:spacing w:after="0"/>
            </w:pPr>
            <w:r>
              <w:rPr>
                <w:sz w:val="17"/>
              </w:rPr>
              <w:t>-</w:t>
            </w:r>
          </w:p>
        </w:tc>
        <w:tc>
          <w:tcPr>
            <w:tcW w:w="242" w:type="pct"/>
            <w:vAlign w:val="center"/>
          </w:tcPr>
          <w:p w14:paraId="267B19B2">
            <w:pPr>
              <w:spacing w:after="0"/>
            </w:pPr>
            <w:r>
              <w:rPr>
                <w:sz w:val="17"/>
              </w:rPr>
              <w:t>-</w:t>
            </w:r>
          </w:p>
        </w:tc>
        <w:tc>
          <w:tcPr>
            <w:tcW w:w="268" w:type="pct"/>
            <w:vAlign w:val="center"/>
          </w:tcPr>
          <w:p w14:paraId="1D3FDF49">
            <w:pPr>
              <w:spacing w:after="0"/>
            </w:pPr>
            <w:r>
              <w:rPr>
                <w:sz w:val="17"/>
              </w:rPr>
              <w:t>-</w:t>
            </w:r>
          </w:p>
        </w:tc>
        <w:tc>
          <w:tcPr>
            <w:tcW w:w="268" w:type="pct"/>
            <w:vAlign w:val="center"/>
          </w:tcPr>
          <w:p w14:paraId="7BB2B48A">
            <w:pPr>
              <w:spacing w:after="0"/>
            </w:pPr>
            <w:r>
              <w:rPr>
                <w:sz w:val="17"/>
              </w:rPr>
              <w:t>-</w:t>
            </w:r>
          </w:p>
        </w:tc>
        <w:tc>
          <w:tcPr>
            <w:tcW w:w="268" w:type="pct"/>
            <w:vAlign w:val="center"/>
          </w:tcPr>
          <w:p w14:paraId="14B0B91B">
            <w:pPr>
              <w:spacing w:after="0"/>
            </w:pPr>
            <w:r>
              <w:rPr>
                <w:sz w:val="17"/>
              </w:rPr>
              <w:t>-</w:t>
            </w:r>
          </w:p>
        </w:tc>
        <w:tc>
          <w:tcPr>
            <w:tcW w:w="268" w:type="pct"/>
            <w:vAlign w:val="center"/>
          </w:tcPr>
          <w:p w14:paraId="09BD93B7">
            <w:pPr>
              <w:spacing w:after="0"/>
            </w:pPr>
            <w:r>
              <w:rPr>
                <w:sz w:val="17"/>
              </w:rPr>
              <w:t>-</w:t>
            </w:r>
          </w:p>
        </w:tc>
        <w:tc>
          <w:tcPr>
            <w:tcW w:w="268" w:type="pct"/>
            <w:vAlign w:val="center"/>
          </w:tcPr>
          <w:p w14:paraId="7B997134">
            <w:pPr>
              <w:spacing w:after="0"/>
            </w:pPr>
            <w:r>
              <w:rPr>
                <w:sz w:val="17"/>
              </w:rPr>
              <w:t>-</w:t>
            </w:r>
          </w:p>
        </w:tc>
        <w:tc>
          <w:tcPr>
            <w:tcW w:w="268" w:type="pct"/>
            <w:vAlign w:val="center"/>
          </w:tcPr>
          <w:p w14:paraId="4CC51B3E">
            <w:pPr>
              <w:spacing w:after="0"/>
            </w:pPr>
            <w:r>
              <w:rPr>
                <w:sz w:val="17"/>
              </w:rPr>
              <w:t>X</w:t>
            </w:r>
          </w:p>
        </w:tc>
        <w:tc>
          <w:tcPr>
            <w:tcW w:w="159" w:type="pct"/>
            <w:vAlign w:val="center"/>
          </w:tcPr>
          <w:p w14:paraId="60D2D40C">
            <w:pPr>
              <w:spacing w:after="0"/>
            </w:pPr>
            <w:r>
              <w:rPr>
                <w:sz w:val="17"/>
              </w:rPr>
              <w:t>X</w:t>
            </w:r>
          </w:p>
        </w:tc>
        <w:tc>
          <w:tcPr>
            <w:tcW w:w="186" w:type="pct"/>
            <w:vAlign w:val="center"/>
          </w:tcPr>
          <w:p w14:paraId="2B130E01">
            <w:pPr>
              <w:spacing w:after="0"/>
            </w:pPr>
            <w:r>
              <w:rPr>
                <w:sz w:val="17"/>
              </w:rPr>
              <w:t>X</w:t>
            </w:r>
          </w:p>
        </w:tc>
        <w:tc>
          <w:tcPr>
            <w:tcW w:w="186" w:type="pct"/>
            <w:vAlign w:val="center"/>
          </w:tcPr>
          <w:p w14:paraId="55E4BA3B">
            <w:pPr>
              <w:spacing w:after="0"/>
            </w:pPr>
            <w:r>
              <w:rPr>
                <w:sz w:val="17"/>
              </w:rPr>
              <w:t>X</w:t>
            </w:r>
          </w:p>
        </w:tc>
        <w:tc>
          <w:tcPr>
            <w:tcW w:w="186" w:type="pct"/>
            <w:vAlign w:val="center"/>
          </w:tcPr>
          <w:p w14:paraId="7E60854C">
            <w:pPr>
              <w:spacing w:after="0"/>
            </w:pPr>
            <w:r>
              <w:rPr>
                <w:sz w:val="17"/>
              </w:rPr>
              <w:t>X</w:t>
            </w:r>
          </w:p>
        </w:tc>
        <w:tc>
          <w:tcPr>
            <w:tcW w:w="186" w:type="pct"/>
            <w:vAlign w:val="center"/>
          </w:tcPr>
          <w:p w14:paraId="786BD8AB">
            <w:pPr>
              <w:spacing w:after="0"/>
            </w:pPr>
            <w:r>
              <w:rPr>
                <w:sz w:val="17"/>
              </w:rPr>
              <w:t>X</w:t>
            </w:r>
          </w:p>
        </w:tc>
        <w:tc>
          <w:tcPr>
            <w:tcW w:w="186" w:type="pct"/>
            <w:vAlign w:val="center"/>
          </w:tcPr>
          <w:p w14:paraId="2F3863F5">
            <w:pPr>
              <w:spacing w:after="0"/>
            </w:pPr>
            <w:r>
              <w:rPr>
                <w:sz w:val="17"/>
              </w:rPr>
              <w:t>X</w:t>
            </w:r>
          </w:p>
        </w:tc>
        <w:tc>
          <w:tcPr>
            <w:tcW w:w="187" w:type="pct"/>
            <w:vAlign w:val="center"/>
          </w:tcPr>
          <w:p w14:paraId="54BADD1B">
            <w:pPr>
              <w:spacing w:after="0"/>
            </w:pPr>
            <w:r>
              <w:rPr>
                <w:sz w:val="17"/>
              </w:rPr>
              <w:t>X</w:t>
            </w:r>
          </w:p>
        </w:tc>
        <w:tc>
          <w:tcPr>
            <w:tcW w:w="187" w:type="pct"/>
            <w:vAlign w:val="center"/>
          </w:tcPr>
          <w:p w14:paraId="3696A541">
            <w:pPr>
              <w:spacing w:after="0"/>
              <w:rPr>
                <w:sz w:val="17"/>
              </w:rPr>
            </w:pPr>
            <w:r>
              <w:rPr>
                <w:sz w:val="17"/>
              </w:rPr>
              <w:t>X</w:t>
            </w:r>
          </w:p>
        </w:tc>
      </w:tr>
      <w:tr w14:paraId="4747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EAD05FE">
            <w:pPr>
              <w:spacing w:after="0"/>
            </w:pPr>
            <w:r>
              <w:rPr>
                <w:sz w:val="17"/>
              </w:rPr>
              <w:t>问卷调查</w:t>
            </w:r>
          </w:p>
        </w:tc>
        <w:tc>
          <w:tcPr>
            <w:tcW w:w="398" w:type="pct"/>
            <w:vAlign w:val="center"/>
          </w:tcPr>
          <w:p w14:paraId="1AC12D9F">
            <w:pPr>
              <w:spacing w:after="0"/>
            </w:pPr>
            <w:r>
              <w:rPr>
                <w:sz w:val="17"/>
              </w:rPr>
              <w:t>SF-36v2</w:t>
            </w:r>
          </w:p>
        </w:tc>
        <w:tc>
          <w:tcPr>
            <w:tcW w:w="175" w:type="pct"/>
            <w:vAlign w:val="center"/>
          </w:tcPr>
          <w:p w14:paraId="21D163DE">
            <w:pPr>
              <w:spacing w:after="0"/>
            </w:pPr>
            <w:r>
              <w:rPr>
                <w:sz w:val="17"/>
              </w:rPr>
              <w:t>-</w:t>
            </w:r>
          </w:p>
        </w:tc>
        <w:tc>
          <w:tcPr>
            <w:tcW w:w="165" w:type="pct"/>
            <w:vAlign w:val="center"/>
          </w:tcPr>
          <w:p w14:paraId="44E73D41">
            <w:pPr>
              <w:spacing w:after="0"/>
            </w:pPr>
            <w:r>
              <w:rPr>
                <w:sz w:val="17"/>
              </w:rPr>
              <w:t>X</w:t>
            </w:r>
          </w:p>
        </w:tc>
        <w:tc>
          <w:tcPr>
            <w:tcW w:w="242" w:type="pct"/>
            <w:vAlign w:val="center"/>
          </w:tcPr>
          <w:p w14:paraId="6903E3C4">
            <w:pPr>
              <w:spacing w:after="0"/>
            </w:pPr>
            <w:r>
              <w:rPr>
                <w:sz w:val="17"/>
              </w:rPr>
              <w:t>-</w:t>
            </w:r>
          </w:p>
        </w:tc>
        <w:tc>
          <w:tcPr>
            <w:tcW w:w="242" w:type="pct"/>
            <w:vAlign w:val="center"/>
          </w:tcPr>
          <w:p w14:paraId="451ADF69">
            <w:pPr>
              <w:spacing w:after="0"/>
            </w:pPr>
            <w:r>
              <w:rPr>
                <w:sz w:val="17"/>
              </w:rPr>
              <w:t>-</w:t>
            </w:r>
          </w:p>
        </w:tc>
        <w:tc>
          <w:tcPr>
            <w:tcW w:w="242" w:type="pct"/>
            <w:vAlign w:val="center"/>
          </w:tcPr>
          <w:p w14:paraId="67980889">
            <w:pPr>
              <w:spacing w:after="0"/>
            </w:pPr>
            <w:r>
              <w:rPr>
                <w:sz w:val="17"/>
              </w:rPr>
              <w:t>X</w:t>
            </w:r>
          </w:p>
        </w:tc>
        <w:tc>
          <w:tcPr>
            <w:tcW w:w="242" w:type="pct"/>
            <w:vAlign w:val="center"/>
          </w:tcPr>
          <w:p w14:paraId="27EC0D40">
            <w:pPr>
              <w:spacing w:after="0"/>
            </w:pPr>
            <w:r>
              <w:rPr>
                <w:sz w:val="17"/>
              </w:rPr>
              <w:t>-</w:t>
            </w:r>
          </w:p>
        </w:tc>
        <w:tc>
          <w:tcPr>
            <w:tcW w:w="268" w:type="pct"/>
            <w:vAlign w:val="center"/>
          </w:tcPr>
          <w:p w14:paraId="5F95B369">
            <w:pPr>
              <w:spacing w:after="0"/>
            </w:pPr>
            <w:r>
              <w:rPr>
                <w:sz w:val="17"/>
              </w:rPr>
              <w:t>-</w:t>
            </w:r>
          </w:p>
        </w:tc>
        <w:tc>
          <w:tcPr>
            <w:tcW w:w="268" w:type="pct"/>
            <w:vAlign w:val="center"/>
          </w:tcPr>
          <w:p w14:paraId="6305CF1A">
            <w:pPr>
              <w:spacing w:after="0"/>
            </w:pPr>
            <w:r>
              <w:rPr>
                <w:sz w:val="17"/>
              </w:rPr>
              <w:t>-</w:t>
            </w:r>
          </w:p>
        </w:tc>
        <w:tc>
          <w:tcPr>
            <w:tcW w:w="268" w:type="pct"/>
            <w:vAlign w:val="center"/>
          </w:tcPr>
          <w:p w14:paraId="0531DDAE">
            <w:pPr>
              <w:spacing w:after="0"/>
            </w:pPr>
            <w:r>
              <w:rPr>
                <w:sz w:val="17"/>
              </w:rPr>
              <w:t>-</w:t>
            </w:r>
          </w:p>
        </w:tc>
        <w:tc>
          <w:tcPr>
            <w:tcW w:w="268" w:type="pct"/>
            <w:vAlign w:val="center"/>
          </w:tcPr>
          <w:p w14:paraId="41E7FEB7">
            <w:pPr>
              <w:spacing w:after="0"/>
            </w:pPr>
            <w:r>
              <w:rPr>
                <w:sz w:val="17"/>
              </w:rPr>
              <w:t>-</w:t>
            </w:r>
          </w:p>
        </w:tc>
        <w:tc>
          <w:tcPr>
            <w:tcW w:w="268" w:type="pct"/>
            <w:vAlign w:val="center"/>
          </w:tcPr>
          <w:p w14:paraId="717C5781">
            <w:pPr>
              <w:spacing w:after="0"/>
            </w:pPr>
            <w:r>
              <w:rPr>
                <w:sz w:val="17"/>
              </w:rPr>
              <w:t>-</w:t>
            </w:r>
          </w:p>
        </w:tc>
        <w:tc>
          <w:tcPr>
            <w:tcW w:w="268" w:type="pct"/>
            <w:vAlign w:val="center"/>
          </w:tcPr>
          <w:p w14:paraId="54669348">
            <w:pPr>
              <w:spacing w:after="0"/>
            </w:pPr>
            <w:r>
              <w:rPr>
                <w:sz w:val="17"/>
              </w:rPr>
              <w:t>X</w:t>
            </w:r>
          </w:p>
        </w:tc>
        <w:tc>
          <w:tcPr>
            <w:tcW w:w="159" w:type="pct"/>
            <w:vAlign w:val="center"/>
          </w:tcPr>
          <w:p w14:paraId="427FA68F">
            <w:pPr>
              <w:spacing w:after="0"/>
            </w:pPr>
            <w:r>
              <w:rPr>
                <w:sz w:val="17"/>
              </w:rPr>
              <w:t>X</w:t>
            </w:r>
          </w:p>
        </w:tc>
        <w:tc>
          <w:tcPr>
            <w:tcW w:w="186" w:type="pct"/>
            <w:vAlign w:val="center"/>
          </w:tcPr>
          <w:p w14:paraId="2F6725BB">
            <w:pPr>
              <w:spacing w:after="0"/>
            </w:pPr>
            <w:r>
              <w:rPr>
                <w:sz w:val="17"/>
              </w:rPr>
              <w:t>-</w:t>
            </w:r>
          </w:p>
        </w:tc>
        <w:tc>
          <w:tcPr>
            <w:tcW w:w="186" w:type="pct"/>
            <w:vAlign w:val="center"/>
          </w:tcPr>
          <w:p w14:paraId="347B9D23">
            <w:pPr>
              <w:spacing w:after="0"/>
            </w:pPr>
            <w:r>
              <w:rPr>
                <w:sz w:val="17"/>
              </w:rPr>
              <w:t>X</w:t>
            </w:r>
          </w:p>
        </w:tc>
        <w:tc>
          <w:tcPr>
            <w:tcW w:w="186" w:type="pct"/>
            <w:vAlign w:val="center"/>
          </w:tcPr>
          <w:p w14:paraId="3CB4EA2D">
            <w:pPr>
              <w:spacing w:after="0"/>
            </w:pPr>
            <w:r>
              <w:rPr>
                <w:sz w:val="17"/>
              </w:rPr>
              <w:t>-</w:t>
            </w:r>
          </w:p>
        </w:tc>
        <w:tc>
          <w:tcPr>
            <w:tcW w:w="186" w:type="pct"/>
            <w:vAlign w:val="center"/>
          </w:tcPr>
          <w:p w14:paraId="1AB48342">
            <w:pPr>
              <w:spacing w:after="0"/>
            </w:pPr>
            <w:r>
              <w:rPr>
                <w:sz w:val="17"/>
              </w:rPr>
              <w:t>X</w:t>
            </w:r>
          </w:p>
        </w:tc>
        <w:tc>
          <w:tcPr>
            <w:tcW w:w="186" w:type="pct"/>
            <w:vAlign w:val="center"/>
          </w:tcPr>
          <w:p w14:paraId="3CAC0F86">
            <w:pPr>
              <w:spacing w:after="0"/>
            </w:pPr>
            <w:r>
              <w:rPr>
                <w:sz w:val="17"/>
              </w:rPr>
              <w:t>-</w:t>
            </w:r>
          </w:p>
        </w:tc>
        <w:tc>
          <w:tcPr>
            <w:tcW w:w="187" w:type="pct"/>
            <w:vAlign w:val="center"/>
          </w:tcPr>
          <w:p w14:paraId="3234ECBB">
            <w:pPr>
              <w:spacing w:after="0"/>
            </w:pPr>
            <w:r>
              <w:rPr>
                <w:sz w:val="17"/>
              </w:rPr>
              <w:t>X</w:t>
            </w:r>
          </w:p>
        </w:tc>
        <w:tc>
          <w:tcPr>
            <w:tcW w:w="187" w:type="pct"/>
            <w:vAlign w:val="center"/>
          </w:tcPr>
          <w:p w14:paraId="1AFE67BB">
            <w:pPr>
              <w:spacing w:after="0"/>
              <w:rPr>
                <w:sz w:val="17"/>
              </w:rPr>
            </w:pPr>
            <w:r>
              <w:rPr>
                <w:sz w:val="17"/>
              </w:rPr>
              <w:t>X</w:t>
            </w:r>
          </w:p>
        </w:tc>
      </w:tr>
      <w:tr w14:paraId="505B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0739FEEE">
            <w:pPr>
              <w:spacing w:after="0"/>
            </w:pPr>
            <w:r>
              <w:rPr>
                <w:sz w:val="17"/>
              </w:rPr>
              <w:t>问卷调查</w:t>
            </w:r>
          </w:p>
        </w:tc>
        <w:tc>
          <w:tcPr>
            <w:tcW w:w="398" w:type="pct"/>
            <w:vAlign w:val="center"/>
          </w:tcPr>
          <w:p w14:paraId="6C2520BE">
            <w:pPr>
              <w:spacing w:after="0"/>
            </w:pPr>
            <w:r>
              <w:rPr>
                <w:sz w:val="17"/>
              </w:rPr>
              <w:t>圣乔治呼吸问卷</w:t>
            </w:r>
          </w:p>
        </w:tc>
        <w:tc>
          <w:tcPr>
            <w:tcW w:w="175" w:type="pct"/>
            <w:vAlign w:val="center"/>
          </w:tcPr>
          <w:p w14:paraId="3429EABE">
            <w:pPr>
              <w:spacing w:after="0"/>
            </w:pPr>
            <w:r>
              <w:rPr>
                <w:sz w:val="17"/>
              </w:rPr>
              <w:t>-</w:t>
            </w:r>
          </w:p>
        </w:tc>
        <w:tc>
          <w:tcPr>
            <w:tcW w:w="165" w:type="pct"/>
            <w:vAlign w:val="center"/>
          </w:tcPr>
          <w:p w14:paraId="541FC118">
            <w:pPr>
              <w:spacing w:after="0"/>
            </w:pPr>
            <w:r>
              <w:rPr>
                <w:sz w:val="17"/>
              </w:rPr>
              <w:t>X</w:t>
            </w:r>
          </w:p>
        </w:tc>
        <w:tc>
          <w:tcPr>
            <w:tcW w:w="242" w:type="pct"/>
            <w:vAlign w:val="center"/>
          </w:tcPr>
          <w:p w14:paraId="50B921FF">
            <w:pPr>
              <w:spacing w:after="0"/>
            </w:pPr>
            <w:r>
              <w:rPr>
                <w:sz w:val="17"/>
              </w:rPr>
              <w:t>-</w:t>
            </w:r>
          </w:p>
        </w:tc>
        <w:tc>
          <w:tcPr>
            <w:tcW w:w="242" w:type="pct"/>
            <w:vAlign w:val="center"/>
          </w:tcPr>
          <w:p w14:paraId="34D5FB2A">
            <w:pPr>
              <w:spacing w:after="0"/>
            </w:pPr>
            <w:r>
              <w:rPr>
                <w:sz w:val="17"/>
              </w:rPr>
              <w:t>-</w:t>
            </w:r>
          </w:p>
        </w:tc>
        <w:tc>
          <w:tcPr>
            <w:tcW w:w="242" w:type="pct"/>
            <w:vAlign w:val="center"/>
          </w:tcPr>
          <w:p w14:paraId="55FFFD1E">
            <w:pPr>
              <w:spacing w:after="0"/>
            </w:pPr>
            <w:r>
              <w:rPr>
                <w:sz w:val="17"/>
              </w:rPr>
              <w:t>X</w:t>
            </w:r>
          </w:p>
        </w:tc>
        <w:tc>
          <w:tcPr>
            <w:tcW w:w="242" w:type="pct"/>
            <w:vAlign w:val="center"/>
          </w:tcPr>
          <w:p w14:paraId="5E58C33E">
            <w:pPr>
              <w:spacing w:after="0"/>
            </w:pPr>
            <w:r>
              <w:rPr>
                <w:sz w:val="17"/>
              </w:rPr>
              <w:t>-</w:t>
            </w:r>
          </w:p>
        </w:tc>
        <w:tc>
          <w:tcPr>
            <w:tcW w:w="268" w:type="pct"/>
            <w:vAlign w:val="center"/>
          </w:tcPr>
          <w:p w14:paraId="4D48171C">
            <w:pPr>
              <w:spacing w:after="0"/>
            </w:pPr>
            <w:r>
              <w:rPr>
                <w:sz w:val="17"/>
              </w:rPr>
              <w:t>-</w:t>
            </w:r>
          </w:p>
        </w:tc>
        <w:tc>
          <w:tcPr>
            <w:tcW w:w="268" w:type="pct"/>
            <w:vAlign w:val="center"/>
          </w:tcPr>
          <w:p w14:paraId="04280460">
            <w:pPr>
              <w:spacing w:after="0"/>
            </w:pPr>
            <w:r>
              <w:rPr>
                <w:sz w:val="17"/>
              </w:rPr>
              <w:t>-</w:t>
            </w:r>
          </w:p>
        </w:tc>
        <w:tc>
          <w:tcPr>
            <w:tcW w:w="268" w:type="pct"/>
            <w:vAlign w:val="center"/>
          </w:tcPr>
          <w:p w14:paraId="03D0597D">
            <w:pPr>
              <w:spacing w:after="0"/>
            </w:pPr>
            <w:r>
              <w:rPr>
                <w:sz w:val="17"/>
              </w:rPr>
              <w:t>-</w:t>
            </w:r>
          </w:p>
        </w:tc>
        <w:tc>
          <w:tcPr>
            <w:tcW w:w="268" w:type="pct"/>
            <w:vAlign w:val="center"/>
          </w:tcPr>
          <w:p w14:paraId="73F273C2">
            <w:pPr>
              <w:spacing w:after="0"/>
            </w:pPr>
            <w:r>
              <w:rPr>
                <w:sz w:val="17"/>
              </w:rPr>
              <w:t>-</w:t>
            </w:r>
          </w:p>
        </w:tc>
        <w:tc>
          <w:tcPr>
            <w:tcW w:w="268" w:type="pct"/>
            <w:vAlign w:val="center"/>
          </w:tcPr>
          <w:p w14:paraId="7C3539A9">
            <w:pPr>
              <w:spacing w:after="0"/>
            </w:pPr>
            <w:r>
              <w:rPr>
                <w:sz w:val="17"/>
              </w:rPr>
              <w:t>-</w:t>
            </w:r>
          </w:p>
        </w:tc>
        <w:tc>
          <w:tcPr>
            <w:tcW w:w="268" w:type="pct"/>
            <w:vAlign w:val="center"/>
          </w:tcPr>
          <w:p w14:paraId="369F138B">
            <w:pPr>
              <w:spacing w:after="0"/>
            </w:pPr>
            <w:r>
              <w:rPr>
                <w:sz w:val="17"/>
              </w:rPr>
              <w:t>X</w:t>
            </w:r>
          </w:p>
        </w:tc>
        <w:tc>
          <w:tcPr>
            <w:tcW w:w="159" w:type="pct"/>
            <w:vAlign w:val="center"/>
          </w:tcPr>
          <w:p w14:paraId="234B5BE8">
            <w:pPr>
              <w:spacing w:after="0"/>
            </w:pPr>
            <w:r>
              <w:rPr>
                <w:sz w:val="17"/>
              </w:rPr>
              <w:t>X</w:t>
            </w:r>
          </w:p>
        </w:tc>
        <w:tc>
          <w:tcPr>
            <w:tcW w:w="186" w:type="pct"/>
            <w:vAlign w:val="center"/>
          </w:tcPr>
          <w:p w14:paraId="4946756B">
            <w:pPr>
              <w:spacing w:after="0"/>
            </w:pPr>
            <w:r>
              <w:rPr>
                <w:sz w:val="17"/>
              </w:rPr>
              <w:t>-</w:t>
            </w:r>
          </w:p>
        </w:tc>
        <w:tc>
          <w:tcPr>
            <w:tcW w:w="186" w:type="pct"/>
            <w:vAlign w:val="center"/>
          </w:tcPr>
          <w:p w14:paraId="23A39020">
            <w:pPr>
              <w:spacing w:after="0"/>
            </w:pPr>
            <w:r>
              <w:rPr>
                <w:sz w:val="17"/>
              </w:rPr>
              <w:t>X</w:t>
            </w:r>
          </w:p>
        </w:tc>
        <w:tc>
          <w:tcPr>
            <w:tcW w:w="186" w:type="pct"/>
            <w:vAlign w:val="center"/>
          </w:tcPr>
          <w:p w14:paraId="2EA779E6">
            <w:pPr>
              <w:spacing w:after="0"/>
            </w:pPr>
            <w:r>
              <w:rPr>
                <w:sz w:val="17"/>
              </w:rPr>
              <w:t>-</w:t>
            </w:r>
          </w:p>
        </w:tc>
        <w:tc>
          <w:tcPr>
            <w:tcW w:w="186" w:type="pct"/>
            <w:vAlign w:val="center"/>
          </w:tcPr>
          <w:p w14:paraId="0B6F9E98">
            <w:pPr>
              <w:spacing w:after="0"/>
            </w:pPr>
            <w:r>
              <w:rPr>
                <w:sz w:val="17"/>
              </w:rPr>
              <w:t>X</w:t>
            </w:r>
          </w:p>
        </w:tc>
        <w:tc>
          <w:tcPr>
            <w:tcW w:w="186" w:type="pct"/>
            <w:vAlign w:val="center"/>
          </w:tcPr>
          <w:p w14:paraId="68976C11">
            <w:pPr>
              <w:spacing w:after="0"/>
            </w:pPr>
            <w:r>
              <w:rPr>
                <w:sz w:val="17"/>
              </w:rPr>
              <w:t>-</w:t>
            </w:r>
          </w:p>
        </w:tc>
        <w:tc>
          <w:tcPr>
            <w:tcW w:w="187" w:type="pct"/>
            <w:vAlign w:val="center"/>
          </w:tcPr>
          <w:p w14:paraId="26AD6AAA">
            <w:pPr>
              <w:spacing w:after="0"/>
            </w:pPr>
            <w:r>
              <w:rPr>
                <w:sz w:val="17"/>
              </w:rPr>
              <w:t>X</w:t>
            </w:r>
          </w:p>
        </w:tc>
        <w:tc>
          <w:tcPr>
            <w:tcW w:w="187" w:type="pct"/>
            <w:vAlign w:val="center"/>
          </w:tcPr>
          <w:p w14:paraId="76B03DBA">
            <w:pPr>
              <w:spacing w:after="0"/>
              <w:rPr>
                <w:sz w:val="17"/>
              </w:rPr>
            </w:pPr>
            <w:r>
              <w:rPr>
                <w:sz w:val="17"/>
              </w:rPr>
              <w:t>X</w:t>
            </w:r>
          </w:p>
        </w:tc>
      </w:tr>
      <w:tr w14:paraId="5010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0" w:type="pct"/>
            <w:vAlign w:val="center"/>
          </w:tcPr>
          <w:p w14:paraId="083F5E25">
            <w:pPr>
              <w:spacing w:after="0"/>
            </w:pPr>
            <w:r>
              <w:rPr>
                <w:sz w:val="17"/>
              </w:rPr>
              <w:t>问卷调查</w:t>
            </w:r>
          </w:p>
        </w:tc>
        <w:tc>
          <w:tcPr>
            <w:tcW w:w="398" w:type="pct"/>
            <w:vAlign w:val="center"/>
          </w:tcPr>
          <w:p w14:paraId="1D84F95D">
            <w:pPr>
              <w:spacing w:after="0"/>
            </w:pPr>
            <w:r>
              <w:rPr>
                <w:sz w:val="17"/>
              </w:rPr>
              <w:t>CAAT</w:t>
            </w:r>
          </w:p>
        </w:tc>
        <w:tc>
          <w:tcPr>
            <w:tcW w:w="175" w:type="pct"/>
            <w:vAlign w:val="center"/>
          </w:tcPr>
          <w:p w14:paraId="2F91AFC5">
            <w:pPr>
              <w:spacing w:after="0"/>
            </w:pPr>
            <w:r>
              <w:rPr>
                <w:sz w:val="17"/>
              </w:rPr>
              <w:t>-</w:t>
            </w:r>
          </w:p>
        </w:tc>
        <w:tc>
          <w:tcPr>
            <w:tcW w:w="165" w:type="pct"/>
            <w:vAlign w:val="center"/>
          </w:tcPr>
          <w:p w14:paraId="1717887A">
            <w:pPr>
              <w:spacing w:after="0"/>
            </w:pPr>
            <w:r>
              <w:rPr>
                <w:sz w:val="17"/>
              </w:rPr>
              <w:t>X</w:t>
            </w:r>
          </w:p>
        </w:tc>
        <w:tc>
          <w:tcPr>
            <w:tcW w:w="242" w:type="pct"/>
            <w:vAlign w:val="center"/>
          </w:tcPr>
          <w:p w14:paraId="708307B5">
            <w:pPr>
              <w:spacing w:after="0"/>
            </w:pPr>
            <w:r>
              <w:rPr>
                <w:sz w:val="17"/>
              </w:rPr>
              <w:t>-</w:t>
            </w:r>
          </w:p>
        </w:tc>
        <w:tc>
          <w:tcPr>
            <w:tcW w:w="242" w:type="pct"/>
            <w:vAlign w:val="center"/>
          </w:tcPr>
          <w:p w14:paraId="70894E63">
            <w:pPr>
              <w:spacing w:after="0"/>
            </w:pPr>
            <w:r>
              <w:rPr>
                <w:sz w:val="17"/>
              </w:rPr>
              <w:t>X</w:t>
            </w:r>
          </w:p>
        </w:tc>
        <w:tc>
          <w:tcPr>
            <w:tcW w:w="242" w:type="pct"/>
            <w:vAlign w:val="center"/>
          </w:tcPr>
          <w:p w14:paraId="7EF7BC79">
            <w:pPr>
              <w:spacing w:after="0"/>
            </w:pPr>
            <w:r>
              <w:rPr>
                <w:sz w:val="17"/>
              </w:rPr>
              <w:t>X</w:t>
            </w:r>
          </w:p>
        </w:tc>
        <w:tc>
          <w:tcPr>
            <w:tcW w:w="242" w:type="pct"/>
            <w:vAlign w:val="center"/>
          </w:tcPr>
          <w:p w14:paraId="0A76BD50">
            <w:pPr>
              <w:spacing w:after="0"/>
            </w:pPr>
            <w:r>
              <w:rPr>
                <w:sz w:val="17"/>
              </w:rPr>
              <w:t>X</w:t>
            </w:r>
          </w:p>
        </w:tc>
        <w:tc>
          <w:tcPr>
            <w:tcW w:w="268" w:type="pct"/>
            <w:vAlign w:val="center"/>
          </w:tcPr>
          <w:p w14:paraId="33B6C86E">
            <w:pPr>
              <w:spacing w:after="0"/>
            </w:pPr>
            <w:r>
              <w:rPr>
                <w:sz w:val="17"/>
              </w:rPr>
              <w:t>X</w:t>
            </w:r>
          </w:p>
        </w:tc>
        <w:tc>
          <w:tcPr>
            <w:tcW w:w="268" w:type="pct"/>
            <w:vAlign w:val="center"/>
          </w:tcPr>
          <w:p w14:paraId="57B1CDBE">
            <w:pPr>
              <w:spacing w:after="0"/>
            </w:pPr>
            <w:r>
              <w:rPr>
                <w:sz w:val="17"/>
              </w:rPr>
              <w:t>X</w:t>
            </w:r>
          </w:p>
        </w:tc>
        <w:tc>
          <w:tcPr>
            <w:tcW w:w="268" w:type="pct"/>
            <w:vAlign w:val="center"/>
          </w:tcPr>
          <w:p w14:paraId="489DE322">
            <w:pPr>
              <w:spacing w:after="0"/>
            </w:pPr>
            <w:r>
              <w:rPr>
                <w:sz w:val="17"/>
              </w:rPr>
              <w:t>X</w:t>
            </w:r>
          </w:p>
        </w:tc>
        <w:tc>
          <w:tcPr>
            <w:tcW w:w="268" w:type="pct"/>
            <w:vAlign w:val="center"/>
          </w:tcPr>
          <w:p w14:paraId="1C6CF67F">
            <w:pPr>
              <w:spacing w:after="0"/>
            </w:pPr>
            <w:r>
              <w:rPr>
                <w:sz w:val="17"/>
              </w:rPr>
              <w:t>X</w:t>
            </w:r>
          </w:p>
        </w:tc>
        <w:tc>
          <w:tcPr>
            <w:tcW w:w="268" w:type="pct"/>
            <w:vAlign w:val="center"/>
          </w:tcPr>
          <w:p w14:paraId="5A4FF2F1">
            <w:pPr>
              <w:spacing w:after="0"/>
            </w:pPr>
            <w:r>
              <w:rPr>
                <w:sz w:val="17"/>
              </w:rPr>
              <w:t>X</w:t>
            </w:r>
          </w:p>
        </w:tc>
        <w:tc>
          <w:tcPr>
            <w:tcW w:w="268" w:type="pct"/>
            <w:vAlign w:val="center"/>
          </w:tcPr>
          <w:p w14:paraId="76EE354E">
            <w:pPr>
              <w:spacing w:after="0"/>
            </w:pPr>
            <w:r>
              <w:rPr>
                <w:sz w:val="17"/>
              </w:rPr>
              <w:t>X</w:t>
            </w:r>
          </w:p>
        </w:tc>
        <w:tc>
          <w:tcPr>
            <w:tcW w:w="159" w:type="pct"/>
            <w:vAlign w:val="center"/>
          </w:tcPr>
          <w:p w14:paraId="2386CB8A">
            <w:pPr>
              <w:spacing w:after="0"/>
            </w:pPr>
            <w:r>
              <w:rPr>
                <w:sz w:val="17"/>
              </w:rPr>
              <w:t>X</w:t>
            </w:r>
          </w:p>
        </w:tc>
        <w:tc>
          <w:tcPr>
            <w:tcW w:w="186" w:type="pct"/>
            <w:vAlign w:val="center"/>
          </w:tcPr>
          <w:p w14:paraId="2C031514">
            <w:pPr>
              <w:spacing w:after="0"/>
            </w:pPr>
            <w:r>
              <w:rPr>
                <w:sz w:val="17"/>
              </w:rPr>
              <w:t>X</w:t>
            </w:r>
          </w:p>
        </w:tc>
        <w:tc>
          <w:tcPr>
            <w:tcW w:w="186" w:type="pct"/>
            <w:vAlign w:val="center"/>
          </w:tcPr>
          <w:p w14:paraId="593C79BB">
            <w:pPr>
              <w:spacing w:after="0"/>
            </w:pPr>
            <w:r>
              <w:rPr>
                <w:sz w:val="17"/>
              </w:rPr>
              <w:t>X</w:t>
            </w:r>
          </w:p>
        </w:tc>
        <w:tc>
          <w:tcPr>
            <w:tcW w:w="186" w:type="pct"/>
            <w:vAlign w:val="center"/>
          </w:tcPr>
          <w:p w14:paraId="48EBD6EA">
            <w:pPr>
              <w:spacing w:after="0"/>
            </w:pPr>
            <w:r>
              <w:rPr>
                <w:sz w:val="17"/>
              </w:rPr>
              <w:t>-</w:t>
            </w:r>
          </w:p>
        </w:tc>
        <w:tc>
          <w:tcPr>
            <w:tcW w:w="186" w:type="pct"/>
            <w:vAlign w:val="center"/>
          </w:tcPr>
          <w:p w14:paraId="5846B126">
            <w:pPr>
              <w:spacing w:after="0"/>
            </w:pPr>
            <w:r>
              <w:rPr>
                <w:sz w:val="17"/>
              </w:rPr>
              <w:t>X</w:t>
            </w:r>
          </w:p>
        </w:tc>
        <w:tc>
          <w:tcPr>
            <w:tcW w:w="186" w:type="pct"/>
            <w:vAlign w:val="center"/>
          </w:tcPr>
          <w:p w14:paraId="3E24C5BE">
            <w:pPr>
              <w:spacing w:after="0"/>
            </w:pPr>
            <w:r>
              <w:rPr>
                <w:sz w:val="17"/>
              </w:rPr>
              <w:t>-</w:t>
            </w:r>
          </w:p>
        </w:tc>
        <w:tc>
          <w:tcPr>
            <w:tcW w:w="187" w:type="pct"/>
            <w:vAlign w:val="center"/>
          </w:tcPr>
          <w:p w14:paraId="0D4C42C2">
            <w:pPr>
              <w:spacing w:after="0"/>
            </w:pPr>
            <w:r>
              <w:rPr>
                <w:sz w:val="17"/>
              </w:rPr>
              <w:t>X</w:t>
            </w:r>
          </w:p>
        </w:tc>
        <w:tc>
          <w:tcPr>
            <w:tcW w:w="187" w:type="pct"/>
            <w:vAlign w:val="center"/>
          </w:tcPr>
          <w:p w14:paraId="6ABDB2A5">
            <w:pPr>
              <w:spacing w:after="0"/>
              <w:rPr>
                <w:sz w:val="17"/>
              </w:rPr>
            </w:pPr>
            <w:r>
              <w:rPr>
                <w:sz w:val="17"/>
              </w:rPr>
              <w:t>X</w:t>
            </w:r>
          </w:p>
        </w:tc>
      </w:tr>
      <w:tr w14:paraId="73B8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 w:type="pct"/>
            <w:vAlign w:val="center"/>
          </w:tcPr>
          <w:p w14:paraId="7855C5F4">
            <w:pPr>
              <w:spacing w:after="0"/>
            </w:pPr>
            <w:r>
              <w:rPr>
                <w:sz w:val="17"/>
              </w:rPr>
              <w:t>问卷调查</w:t>
            </w:r>
          </w:p>
        </w:tc>
        <w:tc>
          <w:tcPr>
            <w:tcW w:w="398" w:type="pct"/>
            <w:vAlign w:val="center"/>
          </w:tcPr>
          <w:p w14:paraId="2F52AE0E">
            <w:pPr>
              <w:spacing w:after="0"/>
            </w:pPr>
            <w:r>
              <w:rPr>
                <w:sz w:val="17"/>
              </w:rPr>
              <w:t>PRO-CTCAE®</w:t>
            </w:r>
          </w:p>
        </w:tc>
        <w:tc>
          <w:tcPr>
            <w:tcW w:w="175" w:type="pct"/>
            <w:vAlign w:val="center"/>
          </w:tcPr>
          <w:p w14:paraId="3FC7E465">
            <w:pPr>
              <w:spacing w:after="0"/>
            </w:pPr>
            <w:r>
              <w:rPr>
                <w:sz w:val="17"/>
              </w:rPr>
              <w:t>X</w:t>
            </w:r>
          </w:p>
        </w:tc>
        <w:tc>
          <w:tcPr>
            <w:tcW w:w="165" w:type="pct"/>
            <w:vAlign w:val="center"/>
          </w:tcPr>
          <w:p w14:paraId="727063E4">
            <w:pPr>
              <w:spacing w:after="0"/>
            </w:pPr>
            <w:r>
              <w:rPr>
                <w:sz w:val="17"/>
              </w:rPr>
              <w:t>X</w:t>
            </w:r>
          </w:p>
        </w:tc>
        <w:tc>
          <w:tcPr>
            <w:tcW w:w="242" w:type="pct"/>
            <w:vAlign w:val="center"/>
          </w:tcPr>
          <w:p w14:paraId="689A1A6E">
            <w:pPr>
              <w:spacing w:after="0"/>
            </w:pPr>
            <w:r>
              <w:rPr>
                <w:sz w:val="17"/>
              </w:rPr>
              <w:t>X</w:t>
            </w:r>
          </w:p>
        </w:tc>
        <w:tc>
          <w:tcPr>
            <w:tcW w:w="242" w:type="pct"/>
            <w:vAlign w:val="center"/>
          </w:tcPr>
          <w:p w14:paraId="441140F4">
            <w:pPr>
              <w:spacing w:after="0"/>
            </w:pPr>
            <w:r>
              <w:rPr>
                <w:sz w:val="17"/>
              </w:rPr>
              <w:t>X</w:t>
            </w:r>
          </w:p>
        </w:tc>
        <w:tc>
          <w:tcPr>
            <w:tcW w:w="242" w:type="pct"/>
            <w:vAlign w:val="center"/>
          </w:tcPr>
          <w:p w14:paraId="2BBA834D">
            <w:pPr>
              <w:spacing w:after="0"/>
            </w:pPr>
            <w:r>
              <w:rPr>
                <w:sz w:val="17"/>
              </w:rPr>
              <w:t>X</w:t>
            </w:r>
          </w:p>
        </w:tc>
        <w:tc>
          <w:tcPr>
            <w:tcW w:w="242" w:type="pct"/>
            <w:vAlign w:val="center"/>
          </w:tcPr>
          <w:p w14:paraId="15EA3CC6">
            <w:pPr>
              <w:spacing w:after="0"/>
            </w:pPr>
            <w:r>
              <w:rPr>
                <w:sz w:val="17"/>
              </w:rPr>
              <w:t>X</w:t>
            </w:r>
          </w:p>
        </w:tc>
        <w:tc>
          <w:tcPr>
            <w:tcW w:w="268" w:type="pct"/>
            <w:vAlign w:val="center"/>
          </w:tcPr>
          <w:p w14:paraId="6287ACC0">
            <w:pPr>
              <w:spacing w:after="0"/>
            </w:pPr>
            <w:r>
              <w:rPr>
                <w:sz w:val="17"/>
              </w:rPr>
              <w:t>X</w:t>
            </w:r>
          </w:p>
        </w:tc>
        <w:tc>
          <w:tcPr>
            <w:tcW w:w="268" w:type="pct"/>
            <w:vAlign w:val="center"/>
          </w:tcPr>
          <w:p w14:paraId="4F7A9789">
            <w:pPr>
              <w:spacing w:after="0"/>
            </w:pPr>
            <w:r>
              <w:rPr>
                <w:sz w:val="17"/>
              </w:rPr>
              <w:t>X</w:t>
            </w:r>
          </w:p>
        </w:tc>
        <w:tc>
          <w:tcPr>
            <w:tcW w:w="268" w:type="pct"/>
            <w:vAlign w:val="center"/>
          </w:tcPr>
          <w:p w14:paraId="31F676CC">
            <w:pPr>
              <w:spacing w:after="0"/>
            </w:pPr>
            <w:r>
              <w:rPr>
                <w:sz w:val="17"/>
              </w:rPr>
              <w:t>X</w:t>
            </w:r>
          </w:p>
        </w:tc>
        <w:tc>
          <w:tcPr>
            <w:tcW w:w="268" w:type="pct"/>
            <w:vAlign w:val="center"/>
          </w:tcPr>
          <w:p w14:paraId="2A2925BE">
            <w:pPr>
              <w:spacing w:after="0"/>
            </w:pPr>
            <w:r>
              <w:rPr>
                <w:sz w:val="17"/>
              </w:rPr>
              <w:t>X</w:t>
            </w:r>
          </w:p>
        </w:tc>
        <w:tc>
          <w:tcPr>
            <w:tcW w:w="268" w:type="pct"/>
            <w:vAlign w:val="center"/>
          </w:tcPr>
          <w:p w14:paraId="4FD332E0">
            <w:pPr>
              <w:spacing w:after="0"/>
            </w:pPr>
            <w:r>
              <w:rPr>
                <w:sz w:val="17"/>
              </w:rPr>
              <w:t>X</w:t>
            </w:r>
          </w:p>
        </w:tc>
        <w:tc>
          <w:tcPr>
            <w:tcW w:w="268" w:type="pct"/>
            <w:vAlign w:val="center"/>
          </w:tcPr>
          <w:p w14:paraId="2B4B191C">
            <w:pPr>
              <w:spacing w:after="0"/>
            </w:pPr>
            <w:r>
              <w:rPr>
                <w:sz w:val="17"/>
              </w:rPr>
              <w:t>X</w:t>
            </w:r>
          </w:p>
        </w:tc>
        <w:tc>
          <w:tcPr>
            <w:tcW w:w="159" w:type="pct"/>
            <w:vAlign w:val="center"/>
          </w:tcPr>
          <w:p w14:paraId="282CE485">
            <w:pPr>
              <w:spacing w:after="0"/>
            </w:pPr>
            <w:r>
              <w:rPr>
                <w:sz w:val="17"/>
              </w:rPr>
              <w:t>X</w:t>
            </w:r>
          </w:p>
        </w:tc>
        <w:tc>
          <w:tcPr>
            <w:tcW w:w="186" w:type="pct"/>
            <w:vAlign w:val="center"/>
          </w:tcPr>
          <w:p w14:paraId="24BACFAA">
            <w:pPr>
              <w:spacing w:after="0"/>
            </w:pPr>
            <w:r>
              <w:rPr>
                <w:sz w:val="17"/>
              </w:rPr>
              <w:t>X</w:t>
            </w:r>
          </w:p>
        </w:tc>
        <w:tc>
          <w:tcPr>
            <w:tcW w:w="186" w:type="pct"/>
            <w:vAlign w:val="center"/>
          </w:tcPr>
          <w:p w14:paraId="6949F7EB">
            <w:pPr>
              <w:spacing w:after="0"/>
            </w:pPr>
            <w:r>
              <w:rPr>
                <w:sz w:val="17"/>
              </w:rPr>
              <w:t>X</w:t>
            </w:r>
          </w:p>
        </w:tc>
        <w:tc>
          <w:tcPr>
            <w:tcW w:w="186" w:type="pct"/>
            <w:vAlign w:val="center"/>
          </w:tcPr>
          <w:p w14:paraId="2B997693">
            <w:pPr>
              <w:spacing w:after="0"/>
            </w:pPr>
            <w:r>
              <w:rPr>
                <w:sz w:val="17"/>
              </w:rPr>
              <w:t>X</w:t>
            </w:r>
          </w:p>
        </w:tc>
        <w:tc>
          <w:tcPr>
            <w:tcW w:w="186" w:type="pct"/>
            <w:vAlign w:val="center"/>
          </w:tcPr>
          <w:p w14:paraId="1309D5AE">
            <w:pPr>
              <w:spacing w:after="0"/>
            </w:pPr>
            <w:r>
              <w:rPr>
                <w:sz w:val="17"/>
              </w:rPr>
              <w:t>X</w:t>
            </w:r>
          </w:p>
        </w:tc>
        <w:tc>
          <w:tcPr>
            <w:tcW w:w="186" w:type="pct"/>
            <w:vAlign w:val="center"/>
          </w:tcPr>
          <w:p w14:paraId="3436F041">
            <w:pPr>
              <w:spacing w:after="0"/>
            </w:pPr>
            <w:r>
              <w:rPr>
                <w:sz w:val="17"/>
              </w:rPr>
              <w:t>X</w:t>
            </w:r>
          </w:p>
        </w:tc>
        <w:tc>
          <w:tcPr>
            <w:tcW w:w="187" w:type="pct"/>
            <w:vAlign w:val="center"/>
          </w:tcPr>
          <w:p w14:paraId="3826BFE6">
            <w:pPr>
              <w:spacing w:after="0"/>
            </w:pPr>
            <w:r>
              <w:rPr>
                <w:sz w:val="17"/>
              </w:rPr>
              <w:t>X</w:t>
            </w:r>
          </w:p>
        </w:tc>
        <w:tc>
          <w:tcPr>
            <w:tcW w:w="187" w:type="pct"/>
            <w:vAlign w:val="center"/>
          </w:tcPr>
          <w:p w14:paraId="2F2E5F21">
            <w:pPr>
              <w:spacing w:after="0"/>
              <w:rPr>
                <w:sz w:val="17"/>
              </w:rPr>
            </w:pPr>
            <w:r>
              <w:rPr>
                <w:sz w:val="17"/>
              </w:rPr>
              <w:t>X</w:t>
            </w:r>
          </w:p>
        </w:tc>
      </w:tr>
    </w:tbl>
    <w:p w14:paraId="36665316">
      <w:pPr>
        <w:jc w:val="center"/>
        <w:rPr>
          <w:rFonts w:hint="default" w:ascii="Times New Roman" w:hAnsi="Times New Roman" w:eastAsia="宋体" w:cs="Times New Roman"/>
          <w:b/>
          <w:sz w:val="24"/>
          <w:szCs w:val="24"/>
        </w:rPr>
      </w:pPr>
      <w:del w:id="394" w:author="任坦坦" w:date="2026-03-20T12:19:03Z">
        <w:r>
          <w:rPr>
            <w:rFonts w:hint="eastAsia"/>
            <w:sz w:val="17"/>
          </w:rPr>
          <w:delText>每次访视均评估结局相关事件与状态；治疗失败、死亡、失访等一经满足定义即当时判定；治愈/治疗完成/治疗成功及复发相关结局按方案预设时间窗统一判定。</w:delText>
        </w:r>
      </w:del>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975"/>
        <w:gridCol w:w="975"/>
        <w:gridCol w:w="975"/>
        <w:gridCol w:w="975"/>
        <w:gridCol w:w="975"/>
        <w:gridCol w:w="975"/>
        <w:gridCol w:w="975"/>
        <w:gridCol w:w="975"/>
        <w:gridCol w:w="975"/>
      </w:tblGrid>
      <w:tr w14:paraId="4B86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95" w:author="任坦坦" w:date="2026-03-20T09:59:31Z"/>
        </w:trPr>
        <w:tc>
          <w:tcPr>
            <w:tcW w:w="975" w:type="dxa"/>
          </w:tcPr>
          <w:p w14:paraId="7F34EE4B">
            <w:pPr>
              <w:spacing w:after="0" w:line="240" w:lineRule="auto"/>
              <w:rPr>
                <w:del w:id="396" w:author="任坦坦" w:date="2026-03-20T09:59:31Z"/>
                <w:rFonts w:hint="default" w:ascii="Times New Roman" w:hAnsi="Times New Roman" w:eastAsia="宋体" w:cs="Times New Roman"/>
                <w:sz w:val="24"/>
                <w:szCs w:val="24"/>
              </w:rPr>
            </w:pPr>
            <w:del w:id="397" w:author="任坦坦" w:date="2026-03-20T09:59:31Z">
              <w:r>
                <w:rPr>
                  <w:rFonts w:hint="default" w:ascii="Times New Roman" w:hAnsi="Times New Roman" w:eastAsia="宋体" w:cs="Times New Roman"/>
                  <w:sz w:val="24"/>
                  <w:szCs w:val="24"/>
                </w:rPr>
                <w:delText>评估项目</w:delText>
              </w:r>
            </w:del>
          </w:p>
        </w:tc>
        <w:tc>
          <w:tcPr>
            <w:tcW w:w="975" w:type="dxa"/>
          </w:tcPr>
          <w:p w14:paraId="36F26938">
            <w:pPr>
              <w:spacing w:after="0" w:line="240" w:lineRule="auto"/>
              <w:rPr>
                <w:del w:id="398" w:author="任坦坦" w:date="2026-03-20T09:59:31Z"/>
                <w:rFonts w:hint="default" w:ascii="Times New Roman" w:hAnsi="Times New Roman" w:eastAsia="宋体" w:cs="Times New Roman"/>
                <w:sz w:val="24"/>
                <w:szCs w:val="24"/>
              </w:rPr>
            </w:pPr>
            <w:del w:id="399" w:author="任坦坦" w:date="2026-03-20T09:59:31Z">
              <w:r>
                <w:rPr>
                  <w:rFonts w:hint="default" w:ascii="Times New Roman" w:hAnsi="Times New Roman" w:eastAsia="宋体" w:cs="Times New Roman"/>
                  <w:sz w:val="24"/>
                  <w:szCs w:val="24"/>
                </w:rPr>
                <w:delText>筛选期</w:delText>
              </w:r>
            </w:del>
          </w:p>
        </w:tc>
        <w:tc>
          <w:tcPr>
            <w:tcW w:w="975" w:type="dxa"/>
          </w:tcPr>
          <w:p w14:paraId="7D8FB0CF">
            <w:pPr>
              <w:spacing w:after="0" w:line="240" w:lineRule="auto"/>
              <w:rPr>
                <w:del w:id="400" w:author="任坦坦" w:date="2026-03-20T09:59:31Z"/>
                <w:rFonts w:hint="default" w:ascii="Times New Roman" w:hAnsi="Times New Roman" w:eastAsia="宋体" w:cs="Times New Roman"/>
                <w:sz w:val="24"/>
                <w:szCs w:val="24"/>
              </w:rPr>
            </w:pPr>
            <w:del w:id="401" w:author="任坦坦" w:date="2026-03-20T09:59:31Z">
              <w:r>
                <w:rPr>
                  <w:rFonts w:hint="default" w:ascii="Times New Roman" w:hAnsi="Times New Roman" w:eastAsia="宋体" w:cs="Times New Roman"/>
                  <w:sz w:val="24"/>
                  <w:szCs w:val="24"/>
                </w:rPr>
                <w:delText>基线/随机</w:delText>
              </w:r>
            </w:del>
            <w:del w:id="402" w:author="任坦坦" w:date="2026-03-20T09:59:31Z">
              <w:r>
                <w:rPr>
                  <w:rFonts w:hint="default" w:ascii="Times New Roman" w:hAnsi="Times New Roman" w:eastAsia="宋体" w:cs="Times New Roman"/>
                  <w:sz w:val="24"/>
                  <w:szCs w:val="24"/>
                </w:rPr>
                <w:br w:type="textWrapping"/>
              </w:r>
            </w:del>
            <w:del w:id="403" w:author="任坦坦" w:date="2026-03-20T09:59:31Z">
              <w:r>
                <w:rPr>
                  <w:rFonts w:hint="default" w:ascii="Times New Roman" w:hAnsi="Times New Roman" w:eastAsia="宋体" w:cs="Times New Roman"/>
                  <w:sz w:val="24"/>
                  <w:szCs w:val="24"/>
                </w:rPr>
                <w:delText>W0</w:delText>
              </w:r>
            </w:del>
          </w:p>
        </w:tc>
        <w:tc>
          <w:tcPr>
            <w:tcW w:w="975" w:type="dxa"/>
          </w:tcPr>
          <w:p w14:paraId="2CD73394">
            <w:pPr>
              <w:spacing w:after="0" w:line="240" w:lineRule="auto"/>
              <w:rPr>
                <w:del w:id="404" w:author="任坦坦" w:date="2026-03-20T09:59:31Z"/>
                <w:rFonts w:hint="default" w:ascii="Times New Roman" w:hAnsi="Times New Roman" w:eastAsia="宋体" w:cs="Times New Roman"/>
                <w:sz w:val="24"/>
                <w:szCs w:val="24"/>
              </w:rPr>
            </w:pPr>
            <w:del w:id="405" w:author="任坦坦" w:date="2026-03-20T09:59:31Z">
              <w:r>
                <w:rPr>
                  <w:rFonts w:hint="default" w:ascii="Times New Roman" w:hAnsi="Times New Roman" w:eastAsia="宋体" w:cs="Times New Roman"/>
                  <w:sz w:val="24"/>
                  <w:szCs w:val="24"/>
                </w:rPr>
                <w:delText>W2</w:delText>
              </w:r>
            </w:del>
          </w:p>
        </w:tc>
        <w:tc>
          <w:tcPr>
            <w:tcW w:w="975" w:type="dxa"/>
          </w:tcPr>
          <w:p w14:paraId="4CC0AE10">
            <w:pPr>
              <w:spacing w:after="0" w:line="240" w:lineRule="auto"/>
              <w:rPr>
                <w:del w:id="406" w:author="任坦坦" w:date="2026-03-20T09:59:31Z"/>
                <w:rFonts w:hint="default" w:ascii="Times New Roman" w:hAnsi="Times New Roman" w:eastAsia="宋体" w:cs="Times New Roman"/>
                <w:sz w:val="24"/>
                <w:szCs w:val="24"/>
              </w:rPr>
            </w:pPr>
            <w:del w:id="407" w:author="任坦坦" w:date="2026-03-20T09:59:31Z">
              <w:r>
                <w:rPr>
                  <w:rFonts w:hint="default" w:ascii="Times New Roman" w:hAnsi="Times New Roman" w:eastAsia="宋体" w:cs="Times New Roman"/>
                  <w:sz w:val="24"/>
                  <w:szCs w:val="24"/>
                </w:rPr>
                <w:delText>W8</w:delText>
              </w:r>
            </w:del>
          </w:p>
        </w:tc>
        <w:tc>
          <w:tcPr>
            <w:tcW w:w="975" w:type="dxa"/>
          </w:tcPr>
          <w:p w14:paraId="5EC574E6">
            <w:pPr>
              <w:spacing w:after="0" w:line="240" w:lineRule="auto"/>
              <w:rPr>
                <w:del w:id="408" w:author="任坦坦" w:date="2026-03-20T09:59:31Z"/>
                <w:rFonts w:hint="default" w:ascii="Times New Roman" w:hAnsi="Times New Roman" w:eastAsia="宋体" w:cs="Times New Roman"/>
                <w:sz w:val="24"/>
                <w:szCs w:val="24"/>
              </w:rPr>
            </w:pPr>
            <w:del w:id="409" w:author="任坦坦" w:date="2026-03-20T09:59:31Z">
              <w:r>
                <w:rPr>
                  <w:rFonts w:hint="default" w:ascii="Times New Roman" w:hAnsi="Times New Roman" w:eastAsia="宋体" w:cs="Times New Roman"/>
                  <w:sz w:val="24"/>
                  <w:szCs w:val="24"/>
                </w:rPr>
                <w:delText>W16</w:delText>
              </w:r>
            </w:del>
            <w:del w:id="410" w:author="任坦坦" w:date="2026-03-20T09:59:31Z">
              <w:r>
                <w:rPr>
                  <w:rFonts w:hint="default" w:ascii="Times New Roman" w:hAnsi="Times New Roman" w:eastAsia="宋体" w:cs="Times New Roman"/>
                  <w:sz w:val="24"/>
                  <w:szCs w:val="24"/>
                </w:rPr>
                <w:br w:type="textWrapping"/>
              </w:r>
            </w:del>
            <w:del w:id="411" w:author="任坦坦" w:date="2026-03-20T09:59:31Z">
              <w:r>
                <w:rPr>
                  <w:rFonts w:hint="default" w:ascii="Times New Roman" w:hAnsi="Times New Roman" w:eastAsia="宋体" w:cs="Times New Roman"/>
                  <w:sz w:val="24"/>
                  <w:szCs w:val="24"/>
                </w:rPr>
                <w:delText>EOT-4m</w:delText>
              </w:r>
            </w:del>
          </w:p>
        </w:tc>
        <w:tc>
          <w:tcPr>
            <w:tcW w:w="975" w:type="dxa"/>
          </w:tcPr>
          <w:p w14:paraId="437DCBE7">
            <w:pPr>
              <w:spacing w:after="0" w:line="240" w:lineRule="auto"/>
              <w:rPr>
                <w:del w:id="412" w:author="任坦坦" w:date="2026-03-20T09:59:31Z"/>
                <w:rFonts w:hint="default" w:ascii="Times New Roman" w:hAnsi="Times New Roman" w:eastAsia="宋体" w:cs="Times New Roman"/>
                <w:sz w:val="24"/>
                <w:szCs w:val="24"/>
              </w:rPr>
            </w:pPr>
            <w:del w:id="413" w:author="任坦坦" w:date="2026-03-20T09:59:31Z">
              <w:r>
                <w:rPr>
                  <w:rFonts w:hint="default" w:ascii="Times New Roman" w:hAnsi="Times New Roman" w:eastAsia="宋体" w:cs="Times New Roman"/>
                  <w:sz w:val="24"/>
                  <w:szCs w:val="24"/>
                </w:rPr>
                <w:delText>M6</w:delText>
              </w:r>
            </w:del>
            <w:del w:id="414" w:author="任坦坦" w:date="2026-03-20T09:59:31Z">
              <w:r>
                <w:rPr>
                  <w:rFonts w:hint="default" w:ascii="Times New Roman" w:hAnsi="Times New Roman" w:eastAsia="宋体" w:cs="Times New Roman"/>
                  <w:sz w:val="24"/>
                  <w:szCs w:val="24"/>
                </w:rPr>
                <w:br w:type="textWrapping"/>
              </w:r>
            </w:del>
            <w:del w:id="415" w:author="任坦坦" w:date="2026-03-20T09:59:31Z">
              <w:r>
                <w:rPr>
                  <w:rFonts w:hint="default" w:ascii="Times New Roman" w:hAnsi="Times New Roman" w:eastAsia="宋体" w:cs="Times New Roman"/>
                  <w:sz w:val="24"/>
                  <w:szCs w:val="24"/>
                </w:rPr>
                <w:delText>W24</w:delText>
              </w:r>
            </w:del>
          </w:p>
        </w:tc>
        <w:tc>
          <w:tcPr>
            <w:tcW w:w="975" w:type="dxa"/>
          </w:tcPr>
          <w:p w14:paraId="4AE5A2B1">
            <w:pPr>
              <w:spacing w:after="0" w:line="240" w:lineRule="auto"/>
              <w:rPr>
                <w:del w:id="416" w:author="任坦坦" w:date="2026-03-20T09:59:31Z"/>
                <w:rFonts w:hint="default" w:ascii="Times New Roman" w:hAnsi="Times New Roman" w:eastAsia="宋体" w:cs="Times New Roman"/>
                <w:sz w:val="24"/>
                <w:szCs w:val="24"/>
              </w:rPr>
            </w:pPr>
            <w:del w:id="417" w:author="任坦坦" w:date="2026-03-20T09:59:31Z">
              <w:r>
                <w:rPr>
                  <w:rFonts w:hint="default" w:ascii="Times New Roman" w:hAnsi="Times New Roman" w:eastAsia="宋体" w:cs="Times New Roman"/>
                  <w:sz w:val="24"/>
                  <w:szCs w:val="24"/>
                </w:rPr>
                <w:delText>M9</w:delText>
              </w:r>
            </w:del>
            <w:del w:id="418" w:author="任坦坦" w:date="2026-03-20T09:59:31Z">
              <w:r>
                <w:rPr>
                  <w:rFonts w:hint="default" w:ascii="Times New Roman" w:hAnsi="Times New Roman" w:eastAsia="宋体" w:cs="Times New Roman"/>
                  <w:sz w:val="24"/>
                  <w:szCs w:val="24"/>
                </w:rPr>
                <w:br w:type="textWrapping"/>
              </w:r>
            </w:del>
            <w:del w:id="419" w:author="任坦坦" w:date="2026-03-20T09:59:31Z">
              <w:r>
                <w:rPr>
                  <w:rFonts w:hint="default" w:ascii="Times New Roman" w:hAnsi="Times New Roman" w:eastAsia="宋体" w:cs="Times New Roman"/>
                  <w:sz w:val="24"/>
                  <w:szCs w:val="24"/>
                </w:rPr>
                <w:delText>W36</w:delText>
              </w:r>
            </w:del>
          </w:p>
        </w:tc>
        <w:tc>
          <w:tcPr>
            <w:tcW w:w="975" w:type="dxa"/>
          </w:tcPr>
          <w:p w14:paraId="3DED1862">
            <w:pPr>
              <w:spacing w:after="0" w:line="240" w:lineRule="auto"/>
              <w:rPr>
                <w:del w:id="420" w:author="任坦坦" w:date="2026-03-20T09:59:31Z"/>
                <w:rFonts w:hint="default" w:ascii="Times New Roman" w:hAnsi="Times New Roman" w:eastAsia="宋体" w:cs="Times New Roman"/>
                <w:sz w:val="24"/>
                <w:szCs w:val="24"/>
              </w:rPr>
            </w:pPr>
            <w:del w:id="421" w:author="任坦坦" w:date="2026-03-20T09:59:31Z">
              <w:r>
                <w:rPr>
                  <w:rFonts w:hint="default" w:ascii="Times New Roman" w:hAnsi="Times New Roman" w:eastAsia="宋体" w:cs="Times New Roman"/>
                  <w:sz w:val="24"/>
                  <w:szCs w:val="24"/>
                </w:rPr>
                <w:delText>PT-M12</w:delText>
              </w:r>
            </w:del>
          </w:p>
        </w:tc>
        <w:tc>
          <w:tcPr>
            <w:tcW w:w="975" w:type="dxa"/>
          </w:tcPr>
          <w:p w14:paraId="28F2B644">
            <w:pPr>
              <w:spacing w:after="0" w:line="240" w:lineRule="auto"/>
              <w:rPr>
                <w:del w:id="422" w:author="任坦坦" w:date="2026-03-20T09:59:31Z"/>
                <w:rFonts w:hint="default" w:ascii="Times New Roman" w:hAnsi="Times New Roman" w:eastAsia="宋体" w:cs="Times New Roman"/>
                <w:sz w:val="24"/>
                <w:szCs w:val="24"/>
              </w:rPr>
            </w:pPr>
            <w:del w:id="423" w:author="任坦坦" w:date="2026-03-20T09:59:31Z">
              <w:r>
                <w:rPr>
                  <w:rFonts w:hint="default" w:ascii="Times New Roman" w:hAnsi="Times New Roman" w:eastAsia="宋体" w:cs="Times New Roman"/>
                  <w:sz w:val="24"/>
                  <w:szCs w:val="24"/>
                </w:rPr>
                <w:delText>PT-M24</w:delText>
              </w:r>
            </w:del>
          </w:p>
        </w:tc>
      </w:tr>
      <w:tr w14:paraId="261C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24" w:author="任坦坦" w:date="2026-03-20T09:59:31Z"/>
        </w:trPr>
        <w:tc>
          <w:tcPr>
            <w:tcW w:w="975" w:type="dxa"/>
          </w:tcPr>
          <w:p w14:paraId="4D041364">
            <w:pPr>
              <w:spacing w:after="0" w:line="240" w:lineRule="auto"/>
              <w:rPr>
                <w:del w:id="425" w:author="任坦坦" w:date="2026-03-20T09:59:31Z"/>
                <w:rFonts w:hint="default" w:ascii="Times New Roman" w:hAnsi="Times New Roman" w:eastAsia="宋体" w:cs="Times New Roman"/>
                <w:sz w:val="24"/>
                <w:szCs w:val="24"/>
              </w:rPr>
            </w:pPr>
            <w:del w:id="426" w:author="任坦坦" w:date="2026-03-20T09:59:31Z">
              <w:r>
                <w:rPr>
                  <w:rFonts w:hint="default" w:ascii="Times New Roman" w:hAnsi="Times New Roman" w:eastAsia="宋体" w:cs="Times New Roman"/>
                  <w:sz w:val="24"/>
                  <w:szCs w:val="24"/>
                </w:rPr>
                <w:delText>知情同意</w:delText>
              </w:r>
            </w:del>
          </w:p>
        </w:tc>
        <w:tc>
          <w:tcPr>
            <w:tcW w:w="975" w:type="dxa"/>
          </w:tcPr>
          <w:p w14:paraId="6D5B0CB3">
            <w:pPr>
              <w:spacing w:after="0" w:line="240" w:lineRule="auto"/>
              <w:rPr>
                <w:del w:id="427" w:author="任坦坦" w:date="2026-03-20T09:59:31Z"/>
                <w:rFonts w:hint="default" w:ascii="Times New Roman" w:hAnsi="Times New Roman" w:eastAsia="宋体" w:cs="Times New Roman"/>
                <w:sz w:val="24"/>
                <w:szCs w:val="24"/>
              </w:rPr>
            </w:pPr>
            <w:del w:id="428" w:author="任坦坦" w:date="2026-03-20T09:59:31Z">
              <w:r>
                <w:rPr>
                  <w:rFonts w:hint="default" w:ascii="Times New Roman" w:hAnsi="Times New Roman" w:eastAsia="宋体" w:cs="Times New Roman"/>
                  <w:sz w:val="24"/>
                  <w:szCs w:val="24"/>
                </w:rPr>
                <w:delText>X</w:delText>
              </w:r>
            </w:del>
          </w:p>
        </w:tc>
        <w:tc>
          <w:tcPr>
            <w:tcW w:w="975" w:type="dxa"/>
          </w:tcPr>
          <w:p w14:paraId="6E452ECC">
            <w:pPr>
              <w:spacing w:after="0" w:line="240" w:lineRule="auto"/>
              <w:rPr>
                <w:del w:id="429" w:author="任坦坦" w:date="2026-03-20T09:59:31Z"/>
                <w:rFonts w:hint="default" w:ascii="Times New Roman" w:hAnsi="Times New Roman" w:eastAsia="宋体" w:cs="Times New Roman"/>
                <w:sz w:val="24"/>
                <w:szCs w:val="24"/>
              </w:rPr>
            </w:pPr>
          </w:p>
        </w:tc>
        <w:tc>
          <w:tcPr>
            <w:tcW w:w="975" w:type="dxa"/>
          </w:tcPr>
          <w:p w14:paraId="06D059B8">
            <w:pPr>
              <w:spacing w:after="0" w:line="240" w:lineRule="auto"/>
              <w:rPr>
                <w:del w:id="430" w:author="任坦坦" w:date="2026-03-20T09:59:31Z"/>
                <w:rFonts w:hint="default" w:ascii="Times New Roman" w:hAnsi="Times New Roman" w:eastAsia="宋体" w:cs="Times New Roman"/>
                <w:sz w:val="24"/>
                <w:szCs w:val="24"/>
              </w:rPr>
            </w:pPr>
          </w:p>
        </w:tc>
        <w:tc>
          <w:tcPr>
            <w:tcW w:w="975" w:type="dxa"/>
          </w:tcPr>
          <w:p w14:paraId="457BA489">
            <w:pPr>
              <w:spacing w:after="0" w:line="240" w:lineRule="auto"/>
              <w:rPr>
                <w:del w:id="431" w:author="任坦坦" w:date="2026-03-20T09:59:31Z"/>
                <w:rFonts w:hint="default" w:ascii="Times New Roman" w:hAnsi="Times New Roman" w:eastAsia="宋体" w:cs="Times New Roman"/>
                <w:sz w:val="24"/>
                <w:szCs w:val="24"/>
              </w:rPr>
            </w:pPr>
          </w:p>
        </w:tc>
        <w:tc>
          <w:tcPr>
            <w:tcW w:w="975" w:type="dxa"/>
          </w:tcPr>
          <w:p w14:paraId="3EB45C8A">
            <w:pPr>
              <w:spacing w:after="0" w:line="240" w:lineRule="auto"/>
              <w:rPr>
                <w:del w:id="432" w:author="任坦坦" w:date="2026-03-20T09:59:31Z"/>
                <w:rFonts w:hint="default" w:ascii="Times New Roman" w:hAnsi="Times New Roman" w:eastAsia="宋体" w:cs="Times New Roman"/>
                <w:sz w:val="24"/>
                <w:szCs w:val="24"/>
              </w:rPr>
            </w:pPr>
          </w:p>
        </w:tc>
        <w:tc>
          <w:tcPr>
            <w:tcW w:w="975" w:type="dxa"/>
          </w:tcPr>
          <w:p w14:paraId="62BC1FA8">
            <w:pPr>
              <w:spacing w:after="0" w:line="240" w:lineRule="auto"/>
              <w:rPr>
                <w:del w:id="433" w:author="任坦坦" w:date="2026-03-20T09:59:31Z"/>
                <w:rFonts w:hint="default" w:ascii="Times New Roman" w:hAnsi="Times New Roman" w:eastAsia="宋体" w:cs="Times New Roman"/>
                <w:sz w:val="24"/>
                <w:szCs w:val="24"/>
              </w:rPr>
            </w:pPr>
          </w:p>
        </w:tc>
        <w:tc>
          <w:tcPr>
            <w:tcW w:w="975" w:type="dxa"/>
          </w:tcPr>
          <w:p w14:paraId="20C5C2C1">
            <w:pPr>
              <w:spacing w:after="0" w:line="240" w:lineRule="auto"/>
              <w:rPr>
                <w:del w:id="434" w:author="任坦坦" w:date="2026-03-20T09:59:31Z"/>
                <w:rFonts w:hint="default" w:ascii="Times New Roman" w:hAnsi="Times New Roman" w:eastAsia="宋体" w:cs="Times New Roman"/>
                <w:sz w:val="24"/>
                <w:szCs w:val="24"/>
              </w:rPr>
            </w:pPr>
          </w:p>
        </w:tc>
        <w:tc>
          <w:tcPr>
            <w:tcW w:w="975" w:type="dxa"/>
          </w:tcPr>
          <w:p w14:paraId="044F4170">
            <w:pPr>
              <w:spacing w:after="0" w:line="240" w:lineRule="auto"/>
              <w:rPr>
                <w:del w:id="435" w:author="任坦坦" w:date="2026-03-20T09:59:31Z"/>
                <w:rFonts w:hint="default" w:ascii="Times New Roman" w:hAnsi="Times New Roman" w:eastAsia="宋体" w:cs="Times New Roman"/>
                <w:sz w:val="24"/>
                <w:szCs w:val="24"/>
              </w:rPr>
            </w:pPr>
          </w:p>
        </w:tc>
        <w:tc>
          <w:tcPr>
            <w:tcW w:w="975" w:type="dxa"/>
          </w:tcPr>
          <w:p w14:paraId="75373AD4">
            <w:pPr>
              <w:spacing w:after="0" w:line="240" w:lineRule="auto"/>
              <w:rPr>
                <w:del w:id="436" w:author="任坦坦" w:date="2026-03-20T09:59:31Z"/>
                <w:rFonts w:hint="default" w:ascii="Times New Roman" w:hAnsi="Times New Roman" w:eastAsia="宋体" w:cs="Times New Roman"/>
                <w:sz w:val="24"/>
                <w:szCs w:val="24"/>
              </w:rPr>
            </w:pPr>
          </w:p>
        </w:tc>
      </w:tr>
      <w:tr w14:paraId="24C9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37" w:author="任坦坦" w:date="2026-03-20T09:59:31Z"/>
        </w:trPr>
        <w:tc>
          <w:tcPr>
            <w:tcW w:w="975" w:type="dxa"/>
          </w:tcPr>
          <w:p w14:paraId="3846D95D">
            <w:pPr>
              <w:spacing w:after="0" w:line="240" w:lineRule="auto"/>
              <w:rPr>
                <w:del w:id="438" w:author="任坦坦" w:date="2026-03-20T09:59:31Z"/>
                <w:rFonts w:hint="default" w:ascii="Times New Roman" w:hAnsi="Times New Roman" w:eastAsia="宋体" w:cs="Times New Roman"/>
                <w:sz w:val="24"/>
                <w:szCs w:val="24"/>
              </w:rPr>
            </w:pPr>
            <w:del w:id="439" w:author="任坦坦" w:date="2026-03-20T09:59:31Z">
              <w:r>
                <w:rPr>
                  <w:rFonts w:hint="default" w:ascii="Times New Roman" w:hAnsi="Times New Roman" w:eastAsia="宋体" w:cs="Times New Roman"/>
                  <w:sz w:val="24"/>
                  <w:szCs w:val="24"/>
                </w:rPr>
                <w:delText>入排标准核查与基线分层</w:delText>
              </w:r>
            </w:del>
          </w:p>
        </w:tc>
        <w:tc>
          <w:tcPr>
            <w:tcW w:w="975" w:type="dxa"/>
          </w:tcPr>
          <w:p w14:paraId="3155863F">
            <w:pPr>
              <w:spacing w:after="0" w:line="240" w:lineRule="auto"/>
              <w:rPr>
                <w:del w:id="440" w:author="任坦坦" w:date="2026-03-20T09:59:31Z"/>
                <w:rFonts w:hint="default" w:ascii="Times New Roman" w:hAnsi="Times New Roman" w:eastAsia="宋体" w:cs="Times New Roman"/>
                <w:sz w:val="24"/>
                <w:szCs w:val="24"/>
              </w:rPr>
            </w:pPr>
            <w:del w:id="441" w:author="任坦坦" w:date="2026-03-20T09:59:31Z">
              <w:r>
                <w:rPr>
                  <w:rFonts w:hint="default" w:ascii="Times New Roman" w:hAnsi="Times New Roman" w:eastAsia="宋体" w:cs="Times New Roman"/>
                  <w:sz w:val="24"/>
                  <w:szCs w:val="24"/>
                </w:rPr>
                <w:delText>X</w:delText>
              </w:r>
            </w:del>
          </w:p>
        </w:tc>
        <w:tc>
          <w:tcPr>
            <w:tcW w:w="975" w:type="dxa"/>
          </w:tcPr>
          <w:p w14:paraId="561B7A2B">
            <w:pPr>
              <w:spacing w:after="0" w:line="240" w:lineRule="auto"/>
              <w:rPr>
                <w:del w:id="442" w:author="任坦坦" w:date="2026-03-20T09:59:31Z"/>
                <w:rFonts w:hint="default" w:ascii="Times New Roman" w:hAnsi="Times New Roman" w:eastAsia="宋体" w:cs="Times New Roman"/>
                <w:sz w:val="24"/>
                <w:szCs w:val="24"/>
              </w:rPr>
            </w:pPr>
            <w:del w:id="443" w:author="任坦坦" w:date="2026-03-20T09:59:31Z">
              <w:r>
                <w:rPr>
                  <w:rFonts w:hint="default" w:ascii="Times New Roman" w:hAnsi="Times New Roman" w:eastAsia="宋体" w:cs="Times New Roman"/>
                  <w:sz w:val="24"/>
                  <w:szCs w:val="24"/>
                </w:rPr>
                <w:delText>X</w:delText>
              </w:r>
            </w:del>
          </w:p>
        </w:tc>
        <w:tc>
          <w:tcPr>
            <w:tcW w:w="975" w:type="dxa"/>
          </w:tcPr>
          <w:p w14:paraId="5725640E">
            <w:pPr>
              <w:spacing w:after="0" w:line="240" w:lineRule="auto"/>
              <w:rPr>
                <w:del w:id="444" w:author="任坦坦" w:date="2026-03-20T09:59:31Z"/>
                <w:rFonts w:hint="default" w:ascii="Times New Roman" w:hAnsi="Times New Roman" w:eastAsia="宋体" w:cs="Times New Roman"/>
                <w:sz w:val="24"/>
                <w:szCs w:val="24"/>
              </w:rPr>
            </w:pPr>
          </w:p>
        </w:tc>
        <w:tc>
          <w:tcPr>
            <w:tcW w:w="975" w:type="dxa"/>
          </w:tcPr>
          <w:p w14:paraId="7951B90B">
            <w:pPr>
              <w:spacing w:after="0" w:line="240" w:lineRule="auto"/>
              <w:rPr>
                <w:del w:id="445" w:author="任坦坦" w:date="2026-03-20T09:59:31Z"/>
                <w:rFonts w:hint="default" w:ascii="Times New Roman" w:hAnsi="Times New Roman" w:eastAsia="宋体" w:cs="Times New Roman"/>
                <w:sz w:val="24"/>
                <w:szCs w:val="24"/>
              </w:rPr>
            </w:pPr>
          </w:p>
        </w:tc>
        <w:tc>
          <w:tcPr>
            <w:tcW w:w="975" w:type="dxa"/>
          </w:tcPr>
          <w:p w14:paraId="20CEC59B">
            <w:pPr>
              <w:spacing w:after="0" w:line="240" w:lineRule="auto"/>
              <w:rPr>
                <w:del w:id="446" w:author="任坦坦" w:date="2026-03-20T09:59:31Z"/>
                <w:rFonts w:hint="default" w:ascii="Times New Roman" w:hAnsi="Times New Roman" w:eastAsia="宋体" w:cs="Times New Roman"/>
                <w:sz w:val="24"/>
                <w:szCs w:val="24"/>
              </w:rPr>
            </w:pPr>
          </w:p>
        </w:tc>
        <w:tc>
          <w:tcPr>
            <w:tcW w:w="975" w:type="dxa"/>
          </w:tcPr>
          <w:p w14:paraId="7B750870">
            <w:pPr>
              <w:spacing w:after="0" w:line="240" w:lineRule="auto"/>
              <w:rPr>
                <w:del w:id="447" w:author="任坦坦" w:date="2026-03-20T09:59:31Z"/>
                <w:rFonts w:hint="default" w:ascii="Times New Roman" w:hAnsi="Times New Roman" w:eastAsia="宋体" w:cs="Times New Roman"/>
                <w:sz w:val="24"/>
                <w:szCs w:val="24"/>
              </w:rPr>
            </w:pPr>
          </w:p>
        </w:tc>
        <w:tc>
          <w:tcPr>
            <w:tcW w:w="975" w:type="dxa"/>
          </w:tcPr>
          <w:p w14:paraId="72D3CD51">
            <w:pPr>
              <w:spacing w:after="0" w:line="240" w:lineRule="auto"/>
              <w:rPr>
                <w:del w:id="448" w:author="任坦坦" w:date="2026-03-20T09:59:31Z"/>
                <w:rFonts w:hint="default" w:ascii="Times New Roman" w:hAnsi="Times New Roman" w:eastAsia="宋体" w:cs="Times New Roman"/>
                <w:sz w:val="24"/>
                <w:szCs w:val="24"/>
              </w:rPr>
            </w:pPr>
          </w:p>
        </w:tc>
        <w:tc>
          <w:tcPr>
            <w:tcW w:w="975" w:type="dxa"/>
          </w:tcPr>
          <w:p w14:paraId="4D7CD9C3">
            <w:pPr>
              <w:spacing w:after="0" w:line="240" w:lineRule="auto"/>
              <w:rPr>
                <w:del w:id="449" w:author="任坦坦" w:date="2026-03-20T09:59:31Z"/>
                <w:rFonts w:hint="default" w:ascii="Times New Roman" w:hAnsi="Times New Roman" w:eastAsia="宋体" w:cs="Times New Roman"/>
                <w:sz w:val="24"/>
                <w:szCs w:val="24"/>
              </w:rPr>
            </w:pPr>
          </w:p>
        </w:tc>
        <w:tc>
          <w:tcPr>
            <w:tcW w:w="975" w:type="dxa"/>
          </w:tcPr>
          <w:p w14:paraId="7F234F77">
            <w:pPr>
              <w:spacing w:after="0" w:line="240" w:lineRule="auto"/>
              <w:rPr>
                <w:del w:id="450" w:author="任坦坦" w:date="2026-03-20T09:59:31Z"/>
                <w:rFonts w:hint="default" w:ascii="Times New Roman" w:hAnsi="Times New Roman" w:eastAsia="宋体" w:cs="Times New Roman"/>
                <w:sz w:val="24"/>
                <w:szCs w:val="24"/>
              </w:rPr>
            </w:pPr>
          </w:p>
        </w:tc>
      </w:tr>
      <w:tr w14:paraId="3235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51" w:author="任坦坦" w:date="2026-03-20T09:59:31Z"/>
        </w:trPr>
        <w:tc>
          <w:tcPr>
            <w:tcW w:w="975" w:type="dxa"/>
          </w:tcPr>
          <w:p w14:paraId="225A5168">
            <w:pPr>
              <w:spacing w:after="0" w:line="240" w:lineRule="auto"/>
              <w:rPr>
                <w:del w:id="452" w:author="任坦坦" w:date="2026-03-20T09:59:31Z"/>
                <w:rFonts w:hint="default" w:ascii="Times New Roman" w:hAnsi="Times New Roman" w:eastAsia="宋体" w:cs="Times New Roman"/>
                <w:sz w:val="24"/>
                <w:szCs w:val="24"/>
              </w:rPr>
            </w:pPr>
            <w:del w:id="453" w:author="任坦坦" w:date="2026-03-20T09:59:31Z">
              <w:r>
                <w:rPr>
                  <w:rFonts w:hint="default" w:ascii="Times New Roman" w:hAnsi="Times New Roman" w:eastAsia="宋体" w:cs="Times New Roman"/>
                  <w:sz w:val="24"/>
                  <w:szCs w:val="24"/>
                </w:rPr>
                <w:delText>随机化（A：W0；B：M6 Gate后）</w:delText>
              </w:r>
            </w:del>
          </w:p>
        </w:tc>
        <w:tc>
          <w:tcPr>
            <w:tcW w:w="975" w:type="dxa"/>
          </w:tcPr>
          <w:p w14:paraId="3F0A56CF">
            <w:pPr>
              <w:spacing w:after="0" w:line="240" w:lineRule="auto"/>
              <w:rPr>
                <w:del w:id="454" w:author="任坦坦" w:date="2026-03-20T09:59:31Z"/>
                <w:rFonts w:hint="default" w:ascii="Times New Roman" w:hAnsi="Times New Roman" w:eastAsia="宋体" w:cs="Times New Roman"/>
                <w:sz w:val="24"/>
                <w:szCs w:val="24"/>
              </w:rPr>
            </w:pPr>
          </w:p>
        </w:tc>
        <w:tc>
          <w:tcPr>
            <w:tcW w:w="975" w:type="dxa"/>
          </w:tcPr>
          <w:p w14:paraId="68FE7F5E">
            <w:pPr>
              <w:spacing w:after="0" w:line="240" w:lineRule="auto"/>
              <w:rPr>
                <w:del w:id="455" w:author="任坦坦" w:date="2026-03-20T09:59:31Z"/>
                <w:rFonts w:hint="default" w:ascii="Times New Roman" w:hAnsi="Times New Roman" w:eastAsia="宋体" w:cs="Times New Roman"/>
                <w:sz w:val="24"/>
                <w:szCs w:val="24"/>
              </w:rPr>
            </w:pPr>
            <w:del w:id="456" w:author="任坦坦" w:date="2026-03-20T09:59:31Z">
              <w:r>
                <w:rPr>
                  <w:rFonts w:hint="default" w:ascii="Times New Roman" w:hAnsi="Times New Roman" w:eastAsia="宋体" w:cs="Times New Roman"/>
                  <w:sz w:val="24"/>
                  <w:szCs w:val="24"/>
                </w:rPr>
                <w:delText>X</w:delText>
              </w:r>
            </w:del>
          </w:p>
        </w:tc>
        <w:tc>
          <w:tcPr>
            <w:tcW w:w="975" w:type="dxa"/>
          </w:tcPr>
          <w:p w14:paraId="7D177B44">
            <w:pPr>
              <w:spacing w:after="0" w:line="240" w:lineRule="auto"/>
              <w:rPr>
                <w:del w:id="457" w:author="任坦坦" w:date="2026-03-20T09:59:31Z"/>
                <w:rFonts w:hint="default" w:ascii="Times New Roman" w:hAnsi="Times New Roman" w:eastAsia="宋体" w:cs="Times New Roman"/>
                <w:sz w:val="24"/>
                <w:szCs w:val="24"/>
              </w:rPr>
            </w:pPr>
          </w:p>
        </w:tc>
        <w:tc>
          <w:tcPr>
            <w:tcW w:w="975" w:type="dxa"/>
          </w:tcPr>
          <w:p w14:paraId="12C03C20">
            <w:pPr>
              <w:spacing w:after="0" w:line="240" w:lineRule="auto"/>
              <w:rPr>
                <w:del w:id="458" w:author="任坦坦" w:date="2026-03-20T09:59:31Z"/>
                <w:rFonts w:hint="default" w:ascii="Times New Roman" w:hAnsi="Times New Roman" w:eastAsia="宋体" w:cs="Times New Roman"/>
                <w:sz w:val="24"/>
                <w:szCs w:val="24"/>
              </w:rPr>
            </w:pPr>
          </w:p>
        </w:tc>
        <w:tc>
          <w:tcPr>
            <w:tcW w:w="975" w:type="dxa"/>
          </w:tcPr>
          <w:p w14:paraId="60180B58">
            <w:pPr>
              <w:spacing w:after="0" w:line="240" w:lineRule="auto"/>
              <w:rPr>
                <w:del w:id="459" w:author="任坦坦" w:date="2026-03-20T09:59:31Z"/>
                <w:rFonts w:hint="default" w:ascii="Times New Roman" w:hAnsi="Times New Roman" w:eastAsia="宋体" w:cs="Times New Roman"/>
                <w:sz w:val="24"/>
                <w:szCs w:val="24"/>
              </w:rPr>
            </w:pPr>
          </w:p>
        </w:tc>
        <w:tc>
          <w:tcPr>
            <w:tcW w:w="975" w:type="dxa"/>
          </w:tcPr>
          <w:p w14:paraId="0844CBDC">
            <w:pPr>
              <w:spacing w:after="0" w:line="240" w:lineRule="auto"/>
              <w:rPr>
                <w:del w:id="460" w:author="任坦坦" w:date="2026-03-20T09:59:31Z"/>
                <w:rFonts w:hint="default" w:ascii="Times New Roman" w:hAnsi="Times New Roman" w:eastAsia="宋体" w:cs="Times New Roman"/>
                <w:sz w:val="24"/>
                <w:szCs w:val="24"/>
              </w:rPr>
            </w:pPr>
          </w:p>
        </w:tc>
        <w:tc>
          <w:tcPr>
            <w:tcW w:w="975" w:type="dxa"/>
          </w:tcPr>
          <w:p w14:paraId="126682CD">
            <w:pPr>
              <w:spacing w:after="0" w:line="240" w:lineRule="auto"/>
              <w:rPr>
                <w:del w:id="461" w:author="任坦坦" w:date="2026-03-20T09:59:31Z"/>
                <w:rFonts w:hint="default" w:ascii="Times New Roman" w:hAnsi="Times New Roman" w:eastAsia="宋体" w:cs="Times New Roman"/>
                <w:sz w:val="24"/>
                <w:szCs w:val="24"/>
              </w:rPr>
            </w:pPr>
          </w:p>
        </w:tc>
        <w:tc>
          <w:tcPr>
            <w:tcW w:w="975" w:type="dxa"/>
          </w:tcPr>
          <w:p w14:paraId="1F78ACEF">
            <w:pPr>
              <w:spacing w:after="0" w:line="240" w:lineRule="auto"/>
              <w:rPr>
                <w:del w:id="462" w:author="任坦坦" w:date="2026-03-20T09:59:31Z"/>
                <w:rFonts w:hint="default" w:ascii="Times New Roman" w:hAnsi="Times New Roman" w:eastAsia="宋体" w:cs="Times New Roman"/>
                <w:sz w:val="24"/>
                <w:szCs w:val="24"/>
              </w:rPr>
            </w:pPr>
          </w:p>
        </w:tc>
        <w:tc>
          <w:tcPr>
            <w:tcW w:w="975" w:type="dxa"/>
          </w:tcPr>
          <w:p w14:paraId="2C211887">
            <w:pPr>
              <w:spacing w:after="0" w:line="240" w:lineRule="auto"/>
              <w:rPr>
                <w:del w:id="463" w:author="任坦坦" w:date="2026-03-20T09:59:31Z"/>
                <w:rFonts w:hint="default" w:ascii="Times New Roman" w:hAnsi="Times New Roman" w:eastAsia="宋体" w:cs="Times New Roman"/>
                <w:sz w:val="24"/>
                <w:szCs w:val="24"/>
              </w:rPr>
            </w:pPr>
          </w:p>
        </w:tc>
      </w:tr>
      <w:tr w14:paraId="392A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64" w:author="任坦坦" w:date="2026-03-20T09:59:31Z"/>
        </w:trPr>
        <w:tc>
          <w:tcPr>
            <w:tcW w:w="975" w:type="dxa"/>
          </w:tcPr>
          <w:p w14:paraId="3233E2B2">
            <w:pPr>
              <w:spacing w:after="0" w:line="240" w:lineRule="auto"/>
              <w:rPr>
                <w:del w:id="465" w:author="任坦坦" w:date="2026-03-20T09:59:31Z"/>
                <w:rFonts w:hint="default" w:ascii="Times New Roman" w:hAnsi="Times New Roman" w:eastAsia="宋体" w:cs="Times New Roman"/>
                <w:sz w:val="24"/>
                <w:szCs w:val="24"/>
              </w:rPr>
            </w:pPr>
            <w:del w:id="466" w:author="任坦坦" w:date="2026-03-20T09:59:31Z">
              <w:r>
                <w:rPr>
                  <w:rFonts w:hint="default" w:ascii="Times New Roman" w:hAnsi="Times New Roman" w:eastAsia="宋体" w:cs="Times New Roman"/>
                  <w:sz w:val="24"/>
                  <w:szCs w:val="24"/>
                </w:rPr>
                <w:delText>研究治疗给药与依从性核查（DOT/电子药盒/视频DOT）</w:delText>
              </w:r>
            </w:del>
          </w:p>
        </w:tc>
        <w:tc>
          <w:tcPr>
            <w:tcW w:w="975" w:type="dxa"/>
          </w:tcPr>
          <w:p w14:paraId="4A60EEEE">
            <w:pPr>
              <w:spacing w:after="0" w:line="240" w:lineRule="auto"/>
              <w:rPr>
                <w:del w:id="467" w:author="任坦坦" w:date="2026-03-20T09:59:31Z"/>
                <w:rFonts w:hint="default" w:ascii="Times New Roman" w:hAnsi="Times New Roman" w:eastAsia="宋体" w:cs="Times New Roman"/>
                <w:sz w:val="24"/>
                <w:szCs w:val="24"/>
              </w:rPr>
            </w:pPr>
          </w:p>
        </w:tc>
        <w:tc>
          <w:tcPr>
            <w:tcW w:w="975" w:type="dxa"/>
          </w:tcPr>
          <w:p w14:paraId="4F28C6F4">
            <w:pPr>
              <w:spacing w:after="0" w:line="240" w:lineRule="auto"/>
              <w:rPr>
                <w:del w:id="468" w:author="任坦坦" w:date="2026-03-20T09:59:31Z"/>
                <w:rFonts w:hint="default" w:ascii="Times New Roman" w:hAnsi="Times New Roman" w:eastAsia="宋体" w:cs="Times New Roman"/>
                <w:sz w:val="24"/>
                <w:szCs w:val="24"/>
              </w:rPr>
            </w:pPr>
            <w:del w:id="469" w:author="任坦坦" w:date="2026-03-20T09:59:31Z">
              <w:r>
                <w:rPr>
                  <w:rFonts w:hint="default" w:ascii="Times New Roman" w:hAnsi="Times New Roman" w:eastAsia="宋体" w:cs="Times New Roman"/>
                  <w:sz w:val="24"/>
                  <w:szCs w:val="24"/>
                </w:rPr>
                <w:delText>X</w:delText>
              </w:r>
            </w:del>
          </w:p>
        </w:tc>
        <w:tc>
          <w:tcPr>
            <w:tcW w:w="975" w:type="dxa"/>
          </w:tcPr>
          <w:p w14:paraId="3C628B45">
            <w:pPr>
              <w:spacing w:after="0" w:line="240" w:lineRule="auto"/>
              <w:rPr>
                <w:del w:id="470" w:author="任坦坦" w:date="2026-03-20T09:59:31Z"/>
                <w:rFonts w:hint="default" w:ascii="Times New Roman" w:hAnsi="Times New Roman" w:eastAsia="宋体" w:cs="Times New Roman"/>
                <w:sz w:val="24"/>
                <w:szCs w:val="24"/>
              </w:rPr>
            </w:pPr>
            <w:del w:id="471" w:author="任坦坦" w:date="2026-03-20T09:59:31Z">
              <w:r>
                <w:rPr>
                  <w:rFonts w:hint="default" w:ascii="Times New Roman" w:hAnsi="Times New Roman" w:eastAsia="宋体" w:cs="Times New Roman"/>
                  <w:sz w:val="24"/>
                  <w:szCs w:val="24"/>
                </w:rPr>
                <w:delText>X</w:delText>
              </w:r>
            </w:del>
          </w:p>
        </w:tc>
        <w:tc>
          <w:tcPr>
            <w:tcW w:w="975" w:type="dxa"/>
          </w:tcPr>
          <w:p w14:paraId="300F6353">
            <w:pPr>
              <w:spacing w:after="0" w:line="240" w:lineRule="auto"/>
              <w:rPr>
                <w:del w:id="472" w:author="任坦坦" w:date="2026-03-20T09:59:31Z"/>
                <w:rFonts w:hint="default" w:ascii="Times New Roman" w:hAnsi="Times New Roman" w:eastAsia="宋体" w:cs="Times New Roman"/>
                <w:sz w:val="24"/>
                <w:szCs w:val="24"/>
              </w:rPr>
            </w:pPr>
            <w:del w:id="473" w:author="任坦坦" w:date="2026-03-20T09:59:31Z">
              <w:r>
                <w:rPr>
                  <w:rFonts w:hint="default" w:ascii="Times New Roman" w:hAnsi="Times New Roman" w:eastAsia="宋体" w:cs="Times New Roman"/>
                  <w:sz w:val="24"/>
                  <w:szCs w:val="24"/>
                </w:rPr>
                <w:delText>X</w:delText>
              </w:r>
            </w:del>
          </w:p>
        </w:tc>
        <w:tc>
          <w:tcPr>
            <w:tcW w:w="975" w:type="dxa"/>
          </w:tcPr>
          <w:p w14:paraId="539312A3">
            <w:pPr>
              <w:spacing w:after="0" w:line="240" w:lineRule="auto"/>
              <w:rPr>
                <w:del w:id="474" w:author="任坦坦" w:date="2026-03-20T09:59:31Z"/>
                <w:rFonts w:hint="default" w:ascii="Times New Roman" w:hAnsi="Times New Roman" w:eastAsia="宋体" w:cs="Times New Roman"/>
                <w:sz w:val="24"/>
                <w:szCs w:val="24"/>
              </w:rPr>
            </w:pPr>
            <w:del w:id="475" w:author="任坦坦" w:date="2026-03-20T09:59:31Z">
              <w:r>
                <w:rPr>
                  <w:rFonts w:hint="default" w:ascii="Times New Roman" w:hAnsi="Times New Roman" w:eastAsia="宋体" w:cs="Times New Roman"/>
                  <w:sz w:val="24"/>
                  <w:szCs w:val="24"/>
                </w:rPr>
                <w:delText>X</w:delText>
              </w:r>
            </w:del>
          </w:p>
        </w:tc>
        <w:tc>
          <w:tcPr>
            <w:tcW w:w="975" w:type="dxa"/>
          </w:tcPr>
          <w:p w14:paraId="0513FBE6">
            <w:pPr>
              <w:spacing w:after="0" w:line="240" w:lineRule="auto"/>
              <w:rPr>
                <w:del w:id="476" w:author="任坦坦" w:date="2026-03-20T09:59:31Z"/>
                <w:rFonts w:hint="default" w:ascii="Times New Roman" w:hAnsi="Times New Roman" w:eastAsia="宋体" w:cs="Times New Roman"/>
                <w:sz w:val="24"/>
                <w:szCs w:val="24"/>
              </w:rPr>
            </w:pPr>
            <w:del w:id="477" w:author="任坦坦" w:date="2026-03-20T09:59:31Z">
              <w:r>
                <w:rPr>
                  <w:rFonts w:hint="default" w:ascii="Times New Roman" w:hAnsi="Times New Roman" w:eastAsia="宋体" w:cs="Times New Roman"/>
                  <w:sz w:val="24"/>
                  <w:szCs w:val="24"/>
                </w:rPr>
                <w:delText>X</w:delText>
              </w:r>
            </w:del>
          </w:p>
        </w:tc>
        <w:tc>
          <w:tcPr>
            <w:tcW w:w="975" w:type="dxa"/>
          </w:tcPr>
          <w:p w14:paraId="581CAD4A">
            <w:pPr>
              <w:spacing w:after="0" w:line="240" w:lineRule="auto"/>
              <w:rPr>
                <w:del w:id="478" w:author="任坦坦" w:date="2026-03-20T09:59:31Z"/>
                <w:rFonts w:hint="default" w:ascii="Times New Roman" w:hAnsi="Times New Roman" w:eastAsia="宋体" w:cs="Times New Roman"/>
                <w:sz w:val="24"/>
                <w:szCs w:val="24"/>
              </w:rPr>
            </w:pPr>
            <w:del w:id="479" w:author="任坦坦" w:date="2026-03-20T09:59:31Z">
              <w:r>
                <w:rPr>
                  <w:rFonts w:hint="default" w:ascii="Times New Roman" w:hAnsi="Times New Roman" w:eastAsia="宋体" w:cs="Times New Roman"/>
                  <w:sz w:val="24"/>
                  <w:szCs w:val="24"/>
                </w:rPr>
                <w:delText>X</w:delText>
              </w:r>
            </w:del>
          </w:p>
        </w:tc>
        <w:tc>
          <w:tcPr>
            <w:tcW w:w="975" w:type="dxa"/>
          </w:tcPr>
          <w:p w14:paraId="71BE7557">
            <w:pPr>
              <w:spacing w:after="0" w:line="240" w:lineRule="auto"/>
              <w:rPr>
                <w:del w:id="480" w:author="任坦坦" w:date="2026-03-20T09:59:31Z"/>
                <w:rFonts w:hint="default" w:ascii="Times New Roman" w:hAnsi="Times New Roman" w:eastAsia="宋体" w:cs="Times New Roman"/>
                <w:sz w:val="24"/>
                <w:szCs w:val="24"/>
              </w:rPr>
            </w:pPr>
          </w:p>
        </w:tc>
        <w:tc>
          <w:tcPr>
            <w:tcW w:w="975" w:type="dxa"/>
          </w:tcPr>
          <w:p w14:paraId="07C97977">
            <w:pPr>
              <w:spacing w:after="0" w:line="240" w:lineRule="auto"/>
              <w:rPr>
                <w:del w:id="481" w:author="任坦坦" w:date="2026-03-20T09:59:31Z"/>
                <w:rFonts w:hint="default" w:ascii="Times New Roman" w:hAnsi="Times New Roman" w:eastAsia="宋体" w:cs="Times New Roman"/>
                <w:sz w:val="24"/>
                <w:szCs w:val="24"/>
              </w:rPr>
            </w:pPr>
          </w:p>
        </w:tc>
      </w:tr>
      <w:tr w14:paraId="1521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82" w:author="任坦坦" w:date="2026-03-20T09:59:31Z"/>
        </w:trPr>
        <w:tc>
          <w:tcPr>
            <w:tcW w:w="975" w:type="dxa"/>
          </w:tcPr>
          <w:p w14:paraId="66FF9C01">
            <w:pPr>
              <w:spacing w:after="0" w:line="240" w:lineRule="auto"/>
              <w:rPr>
                <w:del w:id="483" w:author="任坦坦" w:date="2026-03-20T09:59:31Z"/>
                <w:rFonts w:hint="default" w:ascii="Times New Roman" w:hAnsi="Times New Roman" w:eastAsia="宋体" w:cs="Times New Roman"/>
                <w:sz w:val="24"/>
                <w:szCs w:val="24"/>
              </w:rPr>
            </w:pPr>
            <w:del w:id="484" w:author="任坦坦" w:date="2026-03-20T09:59:31Z">
              <w:r>
                <w:rPr>
                  <w:rFonts w:hint="default" w:ascii="Times New Roman" w:hAnsi="Times New Roman" w:eastAsia="宋体" w:cs="Times New Roman"/>
                  <w:sz w:val="24"/>
                  <w:szCs w:val="24"/>
                </w:rPr>
                <w:delText>临床评估（症状/体征/体重/并用药/合并症）</w:delText>
              </w:r>
            </w:del>
          </w:p>
        </w:tc>
        <w:tc>
          <w:tcPr>
            <w:tcW w:w="975" w:type="dxa"/>
          </w:tcPr>
          <w:p w14:paraId="03678600">
            <w:pPr>
              <w:spacing w:after="0" w:line="240" w:lineRule="auto"/>
              <w:rPr>
                <w:del w:id="485" w:author="任坦坦" w:date="2026-03-20T09:59:31Z"/>
                <w:rFonts w:hint="default" w:ascii="Times New Roman" w:hAnsi="Times New Roman" w:eastAsia="宋体" w:cs="Times New Roman"/>
                <w:sz w:val="24"/>
                <w:szCs w:val="24"/>
              </w:rPr>
            </w:pPr>
            <w:del w:id="486" w:author="任坦坦" w:date="2026-03-20T09:59:31Z">
              <w:r>
                <w:rPr>
                  <w:rFonts w:hint="default" w:ascii="Times New Roman" w:hAnsi="Times New Roman" w:eastAsia="宋体" w:cs="Times New Roman"/>
                  <w:sz w:val="24"/>
                  <w:szCs w:val="24"/>
                </w:rPr>
                <w:delText>X</w:delText>
              </w:r>
            </w:del>
          </w:p>
        </w:tc>
        <w:tc>
          <w:tcPr>
            <w:tcW w:w="975" w:type="dxa"/>
          </w:tcPr>
          <w:p w14:paraId="6F21EF45">
            <w:pPr>
              <w:spacing w:after="0" w:line="240" w:lineRule="auto"/>
              <w:rPr>
                <w:del w:id="487" w:author="任坦坦" w:date="2026-03-20T09:59:31Z"/>
                <w:rFonts w:hint="default" w:ascii="Times New Roman" w:hAnsi="Times New Roman" w:eastAsia="宋体" w:cs="Times New Roman"/>
                <w:sz w:val="24"/>
                <w:szCs w:val="24"/>
              </w:rPr>
            </w:pPr>
            <w:del w:id="488" w:author="任坦坦" w:date="2026-03-20T09:59:31Z">
              <w:r>
                <w:rPr>
                  <w:rFonts w:hint="default" w:ascii="Times New Roman" w:hAnsi="Times New Roman" w:eastAsia="宋体" w:cs="Times New Roman"/>
                  <w:sz w:val="24"/>
                  <w:szCs w:val="24"/>
                </w:rPr>
                <w:delText>X</w:delText>
              </w:r>
            </w:del>
          </w:p>
        </w:tc>
        <w:tc>
          <w:tcPr>
            <w:tcW w:w="975" w:type="dxa"/>
          </w:tcPr>
          <w:p w14:paraId="5ACC77CB">
            <w:pPr>
              <w:spacing w:after="0" w:line="240" w:lineRule="auto"/>
              <w:rPr>
                <w:del w:id="489" w:author="任坦坦" w:date="2026-03-20T09:59:31Z"/>
                <w:rFonts w:hint="default" w:ascii="Times New Roman" w:hAnsi="Times New Roman" w:eastAsia="宋体" w:cs="Times New Roman"/>
                <w:sz w:val="24"/>
                <w:szCs w:val="24"/>
              </w:rPr>
            </w:pPr>
            <w:del w:id="490" w:author="任坦坦" w:date="2026-03-20T09:59:31Z">
              <w:r>
                <w:rPr>
                  <w:rFonts w:hint="default" w:ascii="Times New Roman" w:hAnsi="Times New Roman" w:eastAsia="宋体" w:cs="Times New Roman"/>
                  <w:sz w:val="24"/>
                  <w:szCs w:val="24"/>
                </w:rPr>
                <w:delText>X</w:delText>
              </w:r>
            </w:del>
          </w:p>
        </w:tc>
        <w:tc>
          <w:tcPr>
            <w:tcW w:w="975" w:type="dxa"/>
          </w:tcPr>
          <w:p w14:paraId="1DE3E91B">
            <w:pPr>
              <w:spacing w:after="0" w:line="240" w:lineRule="auto"/>
              <w:rPr>
                <w:del w:id="491" w:author="任坦坦" w:date="2026-03-20T09:59:31Z"/>
                <w:rFonts w:hint="default" w:ascii="Times New Roman" w:hAnsi="Times New Roman" w:eastAsia="宋体" w:cs="Times New Roman"/>
                <w:sz w:val="24"/>
                <w:szCs w:val="24"/>
              </w:rPr>
            </w:pPr>
            <w:del w:id="492" w:author="任坦坦" w:date="2026-03-20T09:59:31Z">
              <w:r>
                <w:rPr>
                  <w:rFonts w:hint="default" w:ascii="Times New Roman" w:hAnsi="Times New Roman" w:eastAsia="宋体" w:cs="Times New Roman"/>
                  <w:sz w:val="24"/>
                  <w:szCs w:val="24"/>
                </w:rPr>
                <w:delText>X</w:delText>
              </w:r>
            </w:del>
          </w:p>
        </w:tc>
        <w:tc>
          <w:tcPr>
            <w:tcW w:w="975" w:type="dxa"/>
          </w:tcPr>
          <w:p w14:paraId="0C90575B">
            <w:pPr>
              <w:spacing w:after="0" w:line="240" w:lineRule="auto"/>
              <w:rPr>
                <w:del w:id="493" w:author="任坦坦" w:date="2026-03-20T09:59:31Z"/>
                <w:rFonts w:hint="default" w:ascii="Times New Roman" w:hAnsi="Times New Roman" w:eastAsia="宋体" w:cs="Times New Roman"/>
                <w:sz w:val="24"/>
                <w:szCs w:val="24"/>
              </w:rPr>
            </w:pPr>
            <w:del w:id="494" w:author="任坦坦" w:date="2026-03-20T09:59:31Z">
              <w:r>
                <w:rPr>
                  <w:rFonts w:hint="default" w:ascii="Times New Roman" w:hAnsi="Times New Roman" w:eastAsia="宋体" w:cs="Times New Roman"/>
                  <w:sz w:val="24"/>
                  <w:szCs w:val="24"/>
                </w:rPr>
                <w:delText>X</w:delText>
              </w:r>
            </w:del>
          </w:p>
        </w:tc>
        <w:tc>
          <w:tcPr>
            <w:tcW w:w="975" w:type="dxa"/>
          </w:tcPr>
          <w:p w14:paraId="75EEE6B4">
            <w:pPr>
              <w:spacing w:after="0" w:line="240" w:lineRule="auto"/>
              <w:rPr>
                <w:del w:id="495" w:author="任坦坦" w:date="2026-03-20T09:59:31Z"/>
                <w:rFonts w:hint="default" w:ascii="Times New Roman" w:hAnsi="Times New Roman" w:eastAsia="宋体" w:cs="Times New Roman"/>
                <w:sz w:val="24"/>
                <w:szCs w:val="24"/>
              </w:rPr>
            </w:pPr>
            <w:del w:id="496" w:author="任坦坦" w:date="2026-03-20T09:59:31Z">
              <w:r>
                <w:rPr>
                  <w:rFonts w:hint="default" w:ascii="Times New Roman" w:hAnsi="Times New Roman" w:eastAsia="宋体" w:cs="Times New Roman"/>
                  <w:sz w:val="24"/>
                  <w:szCs w:val="24"/>
                </w:rPr>
                <w:delText>X</w:delText>
              </w:r>
            </w:del>
          </w:p>
        </w:tc>
        <w:tc>
          <w:tcPr>
            <w:tcW w:w="975" w:type="dxa"/>
          </w:tcPr>
          <w:p w14:paraId="1B3BFD6C">
            <w:pPr>
              <w:spacing w:after="0" w:line="240" w:lineRule="auto"/>
              <w:rPr>
                <w:del w:id="497" w:author="任坦坦" w:date="2026-03-20T09:59:31Z"/>
                <w:rFonts w:hint="default" w:ascii="Times New Roman" w:hAnsi="Times New Roman" w:eastAsia="宋体" w:cs="Times New Roman"/>
                <w:sz w:val="24"/>
                <w:szCs w:val="24"/>
              </w:rPr>
            </w:pPr>
            <w:del w:id="498" w:author="任坦坦" w:date="2026-03-20T09:59:31Z">
              <w:r>
                <w:rPr>
                  <w:rFonts w:hint="default" w:ascii="Times New Roman" w:hAnsi="Times New Roman" w:eastAsia="宋体" w:cs="Times New Roman"/>
                  <w:sz w:val="24"/>
                  <w:szCs w:val="24"/>
                </w:rPr>
                <w:delText>X</w:delText>
              </w:r>
            </w:del>
          </w:p>
        </w:tc>
        <w:tc>
          <w:tcPr>
            <w:tcW w:w="975" w:type="dxa"/>
          </w:tcPr>
          <w:p w14:paraId="5E2B93D4">
            <w:pPr>
              <w:spacing w:after="0" w:line="240" w:lineRule="auto"/>
              <w:rPr>
                <w:del w:id="499" w:author="任坦坦" w:date="2026-03-20T09:59:31Z"/>
                <w:rFonts w:hint="default" w:ascii="Times New Roman" w:hAnsi="Times New Roman" w:eastAsia="宋体" w:cs="Times New Roman"/>
                <w:sz w:val="24"/>
                <w:szCs w:val="24"/>
              </w:rPr>
            </w:pPr>
            <w:del w:id="500" w:author="任坦坦" w:date="2026-03-20T09:59:31Z">
              <w:r>
                <w:rPr>
                  <w:rFonts w:hint="default" w:ascii="Times New Roman" w:hAnsi="Times New Roman" w:eastAsia="宋体" w:cs="Times New Roman"/>
                  <w:sz w:val="24"/>
                  <w:szCs w:val="24"/>
                </w:rPr>
                <w:delText>X</w:delText>
              </w:r>
            </w:del>
          </w:p>
        </w:tc>
        <w:tc>
          <w:tcPr>
            <w:tcW w:w="975" w:type="dxa"/>
          </w:tcPr>
          <w:p w14:paraId="70904DF9">
            <w:pPr>
              <w:spacing w:after="0" w:line="240" w:lineRule="auto"/>
              <w:rPr>
                <w:del w:id="501" w:author="任坦坦" w:date="2026-03-20T09:59:31Z"/>
                <w:rFonts w:hint="default" w:ascii="Times New Roman" w:hAnsi="Times New Roman" w:eastAsia="宋体" w:cs="Times New Roman"/>
                <w:sz w:val="24"/>
                <w:szCs w:val="24"/>
              </w:rPr>
            </w:pPr>
            <w:del w:id="502" w:author="任坦坦" w:date="2026-03-20T09:59:31Z">
              <w:r>
                <w:rPr>
                  <w:rFonts w:hint="default" w:ascii="Times New Roman" w:hAnsi="Times New Roman" w:eastAsia="宋体" w:cs="Times New Roman"/>
                  <w:sz w:val="24"/>
                  <w:szCs w:val="24"/>
                </w:rPr>
                <w:delText>X</w:delText>
              </w:r>
            </w:del>
          </w:p>
        </w:tc>
      </w:tr>
      <w:tr w14:paraId="0979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3" w:author="任坦坦" w:date="2026-03-20T09:59:31Z"/>
        </w:trPr>
        <w:tc>
          <w:tcPr>
            <w:tcW w:w="975" w:type="dxa"/>
          </w:tcPr>
          <w:p w14:paraId="50341A18">
            <w:pPr>
              <w:spacing w:after="0" w:line="240" w:lineRule="auto"/>
              <w:rPr>
                <w:del w:id="504" w:author="任坦坦" w:date="2026-03-20T09:59:31Z"/>
                <w:rFonts w:hint="default" w:ascii="Times New Roman" w:hAnsi="Times New Roman" w:eastAsia="宋体" w:cs="Times New Roman"/>
                <w:sz w:val="24"/>
                <w:szCs w:val="24"/>
              </w:rPr>
            </w:pPr>
            <w:del w:id="505" w:author="任坦坦" w:date="2026-03-20T09:59:31Z">
              <w:r>
                <w:rPr>
                  <w:rFonts w:hint="default" w:ascii="Times New Roman" w:hAnsi="Times New Roman" w:eastAsia="宋体" w:cs="Times New Roman"/>
                  <w:sz w:val="24"/>
                  <w:szCs w:val="24"/>
                </w:rPr>
                <w:delText>痰涂片/培养（复发疑似时加做）</w:delText>
              </w:r>
            </w:del>
          </w:p>
        </w:tc>
        <w:tc>
          <w:tcPr>
            <w:tcW w:w="975" w:type="dxa"/>
          </w:tcPr>
          <w:p w14:paraId="41D893F3">
            <w:pPr>
              <w:spacing w:after="0" w:line="240" w:lineRule="auto"/>
              <w:rPr>
                <w:del w:id="506" w:author="任坦坦" w:date="2026-03-20T09:59:31Z"/>
                <w:rFonts w:hint="default" w:ascii="Times New Roman" w:hAnsi="Times New Roman" w:eastAsia="宋体" w:cs="Times New Roman"/>
                <w:sz w:val="24"/>
                <w:szCs w:val="24"/>
              </w:rPr>
            </w:pPr>
            <w:del w:id="507" w:author="任坦坦" w:date="2026-03-20T09:59:31Z">
              <w:r>
                <w:rPr>
                  <w:rFonts w:hint="default" w:ascii="Times New Roman" w:hAnsi="Times New Roman" w:eastAsia="宋体" w:cs="Times New Roman"/>
                  <w:sz w:val="24"/>
                  <w:szCs w:val="24"/>
                </w:rPr>
                <w:delText>X</w:delText>
              </w:r>
            </w:del>
          </w:p>
        </w:tc>
        <w:tc>
          <w:tcPr>
            <w:tcW w:w="975" w:type="dxa"/>
          </w:tcPr>
          <w:p w14:paraId="5FE461A6">
            <w:pPr>
              <w:spacing w:after="0" w:line="240" w:lineRule="auto"/>
              <w:rPr>
                <w:del w:id="508" w:author="任坦坦" w:date="2026-03-20T09:59:31Z"/>
                <w:rFonts w:hint="default" w:ascii="Times New Roman" w:hAnsi="Times New Roman" w:eastAsia="宋体" w:cs="Times New Roman"/>
                <w:sz w:val="24"/>
                <w:szCs w:val="24"/>
              </w:rPr>
            </w:pPr>
            <w:del w:id="509" w:author="任坦坦" w:date="2026-03-20T09:59:31Z">
              <w:r>
                <w:rPr>
                  <w:rFonts w:hint="default" w:ascii="Times New Roman" w:hAnsi="Times New Roman" w:eastAsia="宋体" w:cs="Times New Roman"/>
                  <w:sz w:val="24"/>
                  <w:szCs w:val="24"/>
                </w:rPr>
                <w:delText>X</w:delText>
              </w:r>
            </w:del>
          </w:p>
        </w:tc>
        <w:tc>
          <w:tcPr>
            <w:tcW w:w="975" w:type="dxa"/>
          </w:tcPr>
          <w:p w14:paraId="74EE32CF">
            <w:pPr>
              <w:spacing w:after="0" w:line="240" w:lineRule="auto"/>
              <w:rPr>
                <w:del w:id="510" w:author="任坦坦" w:date="2026-03-20T09:59:31Z"/>
                <w:rFonts w:hint="default" w:ascii="Times New Roman" w:hAnsi="Times New Roman" w:eastAsia="宋体" w:cs="Times New Roman"/>
                <w:sz w:val="24"/>
                <w:szCs w:val="24"/>
              </w:rPr>
            </w:pPr>
            <w:del w:id="511" w:author="任坦坦" w:date="2026-03-20T09:59:31Z">
              <w:r>
                <w:rPr>
                  <w:rFonts w:hint="default" w:ascii="Times New Roman" w:hAnsi="Times New Roman" w:eastAsia="宋体" w:cs="Times New Roman"/>
                  <w:sz w:val="24"/>
                  <w:szCs w:val="24"/>
                </w:rPr>
                <w:delText>X</w:delText>
              </w:r>
            </w:del>
          </w:p>
        </w:tc>
        <w:tc>
          <w:tcPr>
            <w:tcW w:w="975" w:type="dxa"/>
          </w:tcPr>
          <w:p w14:paraId="69D5C57C">
            <w:pPr>
              <w:spacing w:after="0" w:line="240" w:lineRule="auto"/>
              <w:rPr>
                <w:del w:id="512" w:author="任坦坦" w:date="2026-03-20T09:59:31Z"/>
                <w:rFonts w:hint="default" w:ascii="Times New Roman" w:hAnsi="Times New Roman" w:eastAsia="宋体" w:cs="Times New Roman"/>
                <w:sz w:val="24"/>
                <w:szCs w:val="24"/>
              </w:rPr>
            </w:pPr>
            <w:del w:id="513" w:author="任坦坦" w:date="2026-03-20T09:59:31Z">
              <w:r>
                <w:rPr>
                  <w:rFonts w:hint="default" w:ascii="Times New Roman" w:hAnsi="Times New Roman" w:eastAsia="宋体" w:cs="Times New Roman"/>
                  <w:sz w:val="24"/>
                  <w:szCs w:val="24"/>
                </w:rPr>
                <w:delText>X</w:delText>
              </w:r>
            </w:del>
          </w:p>
        </w:tc>
        <w:tc>
          <w:tcPr>
            <w:tcW w:w="975" w:type="dxa"/>
          </w:tcPr>
          <w:p w14:paraId="7728438C">
            <w:pPr>
              <w:spacing w:after="0" w:line="240" w:lineRule="auto"/>
              <w:rPr>
                <w:del w:id="514" w:author="任坦坦" w:date="2026-03-20T09:59:31Z"/>
                <w:rFonts w:hint="default" w:ascii="Times New Roman" w:hAnsi="Times New Roman" w:eastAsia="宋体" w:cs="Times New Roman"/>
                <w:sz w:val="24"/>
                <w:szCs w:val="24"/>
              </w:rPr>
            </w:pPr>
            <w:del w:id="515" w:author="任坦坦" w:date="2026-03-20T09:59:31Z">
              <w:r>
                <w:rPr>
                  <w:rFonts w:hint="default" w:ascii="Times New Roman" w:hAnsi="Times New Roman" w:eastAsia="宋体" w:cs="Times New Roman"/>
                  <w:sz w:val="24"/>
                  <w:szCs w:val="24"/>
                </w:rPr>
                <w:delText>X</w:delText>
              </w:r>
            </w:del>
          </w:p>
        </w:tc>
        <w:tc>
          <w:tcPr>
            <w:tcW w:w="975" w:type="dxa"/>
          </w:tcPr>
          <w:p w14:paraId="7E20C716">
            <w:pPr>
              <w:spacing w:after="0" w:line="240" w:lineRule="auto"/>
              <w:rPr>
                <w:del w:id="516" w:author="任坦坦" w:date="2026-03-20T09:59:31Z"/>
                <w:rFonts w:hint="default" w:ascii="Times New Roman" w:hAnsi="Times New Roman" w:eastAsia="宋体" w:cs="Times New Roman"/>
                <w:sz w:val="24"/>
                <w:szCs w:val="24"/>
              </w:rPr>
            </w:pPr>
            <w:del w:id="517" w:author="任坦坦" w:date="2026-03-20T09:59:31Z">
              <w:r>
                <w:rPr>
                  <w:rFonts w:hint="default" w:ascii="Times New Roman" w:hAnsi="Times New Roman" w:eastAsia="宋体" w:cs="Times New Roman"/>
                  <w:sz w:val="24"/>
                  <w:szCs w:val="24"/>
                </w:rPr>
                <w:delText>X</w:delText>
              </w:r>
            </w:del>
          </w:p>
        </w:tc>
        <w:tc>
          <w:tcPr>
            <w:tcW w:w="975" w:type="dxa"/>
          </w:tcPr>
          <w:p w14:paraId="4775C743">
            <w:pPr>
              <w:spacing w:after="0" w:line="240" w:lineRule="auto"/>
              <w:rPr>
                <w:del w:id="518" w:author="任坦坦" w:date="2026-03-20T09:59:31Z"/>
                <w:rFonts w:hint="default" w:ascii="Times New Roman" w:hAnsi="Times New Roman" w:eastAsia="宋体" w:cs="Times New Roman"/>
                <w:sz w:val="24"/>
                <w:szCs w:val="24"/>
              </w:rPr>
            </w:pPr>
            <w:del w:id="519" w:author="任坦坦" w:date="2026-03-20T09:59:31Z">
              <w:r>
                <w:rPr>
                  <w:rFonts w:hint="default" w:ascii="Times New Roman" w:hAnsi="Times New Roman" w:eastAsia="宋体" w:cs="Times New Roman"/>
                  <w:sz w:val="24"/>
                  <w:szCs w:val="24"/>
                </w:rPr>
                <w:delText>X</w:delText>
              </w:r>
            </w:del>
          </w:p>
        </w:tc>
        <w:tc>
          <w:tcPr>
            <w:tcW w:w="975" w:type="dxa"/>
          </w:tcPr>
          <w:p w14:paraId="6D954660">
            <w:pPr>
              <w:spacing w:after="0" w:line="240" w:lineRule="auto"/>
              <w:rPr>
                <w:del w:id="520" w:author="任坦坦" w:date="2026-03-20T09:59:31Z"/>
                <w:rFonts w:hint="default" w:ascii="Times New Roman" w:hAnsi="Times New Roman" w:eastAsia="宋体" w:cs="Times New Roman"/>
                <w:sz w:val="24"/>
                <w:szCs w:val="24"/>
              </w:rPr>
            </w:pPr>
            <w:del w:id="521" w:author="任坦坦" w:date="2026-03-20T09:59:31Z">
              <w:r>
                <w:rPr>
                  <w:rFonts w:hint="default" w:ascii="Times New Roman" w:hAnsi="Times New Roman" w:eastAsia="宋体" w:cs="Times New Roman"/>
                  <w:sz w:val="24"/>
                  <w:szCs w:val="24"/>
                </w:rPr>
                <w:delText>X</w:delText>
              </w:r>
            </w:del>
          </w:p>
        </w:tc>
        <w:tc>
          <w:tcPr>
            <w:tcW w:w="975" w:type="dxa"/>
          </w:tcPr>
          <w:p w14:paraId="6C96695C">
            <w:pPr>
              <w:spacing w:after="0" w:line="240" w:lineRule="auto"/>
              <w:rPr>
                <w:del w:id="522" w:author="任坦坦" w:date="2026-03-20T09:59:31Z"/>
                <w:rFonts w:hint="default" w:ascii="Times New Roman" w:hAnsi="Times New Roman" w:eastAsia="宋体" w:cs="Times New Roman"/>
                <w:sz w:val="24"/>
                <w:szCs w:val="24"/>
              </w:rPr>
            </w:pPr>
            <w:del w:id="523" w:author="任坦坦" w:date="2026-03-20T09:59:31Z">
              <w:r>
                <w:rPr>
                  <w:rFonts w:hint="default" w:ascii="Times New Roman" w:hAnsi="Times New Roman" w:eastAsia="宋体" w:cs="Times New Roman"/>
                  <w:sz w:val="24"/>
                  <w:szCs w:val="24"/>
                </w:rPr>
                <w:delText>X</w:delText>
              </w:r>
            </w:del>
          </w:p>
        </w:tc>
      </w:tr>
      <w:tr w14:paraId="005C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24" w:author="任坦坦" w:date="2026-03-20T09:59:31Z"/>
        </w:trPr>
        <w:tc>
          <w:tcPr>
            <w:tcW w:w="975" w:type="dxa"/>
          </w:tcPr>
          <w:p w14:paraId="2732065B">
            <w:pPr>
              <w:spacing w:after="0" w:line="240" w:lineRule="auto"/>
              <w:rPr>
                <w:del w:id="525" w:author="任坦坦" w:date="2026-03-20T09:59:31Z"/>
                <w:rFonts w:hint="default" w:ascii="Times New Roman" w:hAnsi="Times New Roman" w:eastAsia="宋体" w:cs="Times New Roman"/>
                <w:sz w:val="24"/>
                <w:szCs w:val="24"/>
              </w:rPr>
            </w:pPr>
            <w:del w:id="526" w:author="任坦坦" w:date="2026-03-20T09:59:31Z">
              <w:r>
                <w:rPr>
                  <w:rFonts w:hint="default" w:ascii="Times New Roman" w:hAnsi="Times New Roman" w:eastAsia="宋体" w:cs="Times New Roman"/>
                  <w:sz w:val="24"/>
                  <w:szCs w:val="24"/>
                </w:rPr>
                <w:delText>tNGS/快速耐药筛查（基线；必要时复核）</w:delText>
              </w:r>
            </w:del>
          </w:p>
        </w:tc>
        <w:tc>
          <w:tcPr>
            <w:tcW w:w="975" w:type="dxa"/>
          </w:tcPr>
          <w:p w14:paraId="552D511B">
            <w:pPr>
              <w:spacing w:after="0" w:line="240" w:lineRule="auto"/>
              <w:rPr>
                <w:del w:id="527" w:author="任坦坦" w:date="2026-03-20T09:59:31Z"/>
                <w:rFonts w:hint="default" w:ascii="Times New Roman" w:hAnsi="Times New Roman" w:eastAsia="宋体" w:cs="Times New Roman"/>
                <w:sz w:val="24"/>
                <w:szCs w:val="24"/>
              </w:rPr>
            </w:pPr>
            <w:del w:id="528" w:author="任坦坦" w:date="2026-03-20T09:59:31Z">
              <w:r>
                <w:rPr>
                  <w:rFonts w:hint="default" w:ascii="Times New Roman" w:hAnsi="Times New Roman" w:eastAsia="宋体" w:cs="Times New Roman"/>
                  <w:sz w:val="24"/>
                  <w:szCs w:val="24"/>
                </w:rPr>
                <w:delText>X</w:delText>
              </w:r>
            </w:del>
          </w:p>
        </w:tc>
        <w:tc>
          <w:tcPr>
            <w:tcW w:w="975" w:type="dxa"/>
          </w:tcPr>
          <w:p w14:paraId="28DA2066">
            <w:pPr>
              <w:spacing w:after="0" w:line="240" w:lineRule="auto"/>
              <w:rPr>
                <w:del w:id="529" w:author="任坦坦" w:date="2026-03-20T09:59:31Z"/>
                <w:rFonts w:hint="default" w:ascii="Times New Roman" w:hAnsi="Times New Roman" w:eastAsia="宋体" w:cs="Times New Roman"/>
                <w:sz w:val="24"/>
                <w:szCs w:val="24"/>
              </w:rPr>
            </w:pPr>
          </w:p>
        </w:tc>
        <w:tc>
          <w:tcPr>
            <w:tcW w:w="975" w:type="dxa"/>
          </w:tcPr>
          <w:p w14:paraId="00D40AF5">
            <w:pPr>
              <w:spacing w:after="0" w:line="240" w:lineRule="auto"/>
              <w:rPr>
                <w:del w:id="530" w:author="任坦坦" w:date="2026-03-20T09:59:31Z"/>
                <w:rFonts w:hint="default" w:ascii="Times New Roman" w:hAnsi="Times New Roman" w:eastAsia="宋体" w:cs="Times New Roman"/>
                <w:sz w:val="24"/>
                <w:szCs w:val="24"/>
              </w:rPr>
            </w:pPr>
          </w:p>
        </w:tc>
        <w:tc>
          <w:tcPr>
            <w:tcW w:w="975" w:type="dxa"/>
          </w:tcPr>
          <w:p w14:paraId="4C04F3E6">
            <w:pPr>
              <w:spacing w:after="0" w:line="240" w:lineRule="auto"/>
              <w:rPr>
                <w:del w:id="531" w:author="任坦坦" w:date="2026-03-20T09:59:31Z"/>
                <w:rFonts w:hint="default" w:ascii="Times New Roman" w:hAnsi="Times New Roman" w:eastAsia="宋体" w:cs="Times New Roman"/>
                <w:sz w:val="24"/>
                <w:szCs w:val="24"/>
              </w:rPr>
            </w:pPr>
          </w:p>
        </w:tc>
        <w:tc>
          <w:tcPr>
            <w:tcW w:w="975" w:type="dxa"/>
          </w:tcPr>
          <w:p w14:paraId="076F81C1">
            <w:pPr>
              <w:spacing w:after="0" w:line="240" w:lineRule="auto"/>
              <w:rPr>
                <w:del w:id="532" w:author="任坦坦" w:date="2026-03-20T09:59:31Z"/>
                <w:rFonts w:hint="default" w:ascii="Times New Roman" w:hAnsi="Times New Roman" w:eastAsia="宋体" w:cs="Times New Roman"/>
                <w:sz w:val="24"/>
                <w:szCs w:val="24"/>
              </w:rPr>
            </w:pPr>
          </w:p>
        </w:tc>
        <w:tc>
          <w:tcPr>
            <w:tcW w:w="975" w:type="dxa"/>
          </w:tcPr>
          <w:p w14:paraId="12B990A7">
            <w:pPr>
              <w:spacing w:after="0" w:line="240" w:lineRule="auto"/>
              <w:rPr>
                <w:del w:id="533" w:author="任坦坦" w:date="2026-03-20T09:59:31Z"/>
                <w:rFonts w:hint="default" w:ascii="Times New Roman" w:hAnsi="Times New Roman" w:eastAsia="宋体" w:cs="Times New Roman"/>
                <w:sz w:val="24"/>
                <w:szCs w:val="24"/>
              </w:rPr>
            </w:pPr>
          </w:p>
        </w:tc>
        <w:tc>
          <w:tcPr>
            <w:tcW w:w="975" w:type="dxa"/>
          </w:tcPr>
          <w:p w14:paraId="27033700">
            <w:pPr>
              <w:spacing w:after="0" w:line="240" w:lineRule="auto"/>
              <w:rPr>
                <w:del w:id="534" w:author="任坦坦" w:date="2026-03-20T09:59:31Z"/>
                <w:rFonts w:hint="default" w:ascii="Times New Roman" w:hAnsi="Times New Roman" w:eastAsia="宋体" w:cs="Times New Roman"/>
                <w:sz w:val="24"/>
                <w:szCs w:val="24"/>
              </w:rPr>
            </w:pPr>
          </w:p>
        </w:tc>
        <w:tc>
          <w:tcPr>
            <w:tcW w:w="975" w:type="dxa"/>
          </w:tcPr>
          <w:p w14:paraId="13C191A0">
            <w:pPr>
              <w:spacing w:after="0" w:line="240" w:lineRule="auto"/>
              <w:rPr>
                <w:del w:id="535" w:author="任坦坦" w:date="2026-03-20T09:59:31Z"/>
                <w:rFonts w:hint="default" w:ascii="Times New Roman" w:hAnsi="Times New Roman" w:eastAsia="宋体" w:cs="Times New Roman"/>
                <w:sz w:val="24"/>
                <w:szCs w:val="24"/>
              </w:rPr>
            </w:pPr>
          </w:p>
        </w:tc>
        <w:tc>
          <w:tcPr>
            <w:tcW w:w="975" w:type="dxa"/>
          </w:tcPr>
          <w:p w14:paraId="495FE75D">
            <w:pPr>
              <w:spacing w:after="0" w:line="240" w:lineRule="auto"/>
              <w:rPr>
                <w:del w:id="536" w:author="任坦坦" w:date="2026-03-20T09:59:31Z"/>
                <w:rFonts w:hint="default" w:ascii="Times New Roman" w:hAnsi="Times New Roman" w:eastAsia="宋体" w:cs="Times New Roman"/>
                <w:sz w:val="24"/>
                <w:szCs w:val="24"/>
              </w:rPr>
            </w:pPr>
          </w:p>
        </w:tc>
      </w:tr>
      <w:tr w14:paraId="571A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37" w:author="任坦坦" w:date="2026-03-20T09:59:31Z"/>
        </w:trPr>
        <w:tc>
          <w:tcPr>
            <w:tcW w:w="975" w:type="dxa"/>
          </w:tcPr>
          <w:p w14:paraId="2FED15A9">
            <w:pPr>
              <w:spacing w:after="0" w:line="240" w:lineRule="auto"/>
              <w:rPr>
                <w:del w:id="538" w:author="任坦坦" w:date="2026-03-20T09:59:31Z"/>
                <w:rFonts w:hint="default" w:ascii="Times New Roman" w:hAnsi="Times New Roman" w:eastAsia="宋体" w:cs="Times New Roman"/>
                <w:sz w:val="24"/>
                <w:szCs w:val="24"/>
              </w:rPr>
            </w:pPr>
            <w:del w:id="539" w:author="任坦坦" w:date="2026-03-20T09:59:31Z">
              <w:r>
                <w:rPr>
                  <w:rFonts w:hint="default" w:ascii="Times New Roman" w:hAnsi="Times New Roman" w:eastAsia="宋体" w:cs="Times New Roman"/>
                  <w:sz w:val="24"/>
                  <w:szCs w:val="24"/>
                </w:rPr>
                <w:delText>心电图（QTcF；必要时加测）</w:delText>
              </w:r>
            </w:del>
          </w:p>
        </w:tc>
        <w:tc>
          <w:tcPr>
            <w:tcW w:w="975" w:type="dxa"/>
          </w:tcPr>
          <w:p w14:paraId="4CBE0A49">
            <w:pPr>
              <w:spacing w:after="0" w:line="240" w:lineRule="auto"/>
              <w:rPr>
                <w:del w:id="540" w:author="任坦坦" w:date="2026-03-20T09:59:31Z"/>
                <w:rFonts w:hint="default" w:ascii="Times New Roman" w:hAnsi="Times New Roman" w:eastAsia="宋体" w:cs="Times New Roman"/>
                <w:sz w:val="24"/>
                <w:szCs w:val="24"/>
              </w:rPr>
            </w:pPr>
            <w:del w:id="541" w:author="任坦坦" w:date="2026-03-20T09:59:31Z">
              <w:r>
                <w:rPr>
                  <w:rFonts w:hint="default" w:ascii="Times New Roman" w:hAnsi="Times New Roman" w:eastAsia="宋体" w:cs="Times New Roman"/>
                  <w:sz w:val="24"/>
                  <w:szCs w:val="24"/>
                </w:rPr>
                <w:delText>X</w:delText>
              </w:r>
            </w:del>
          </w:p>
        </w:tc>
        <w:tc>
          <w:tcPr>
            <w:tcW w:w="975" w:type="dxa"/>
          </w:tcPr>
          <w:p w14:paraId="201E766A">
            <w:pPr>
              <w:spacing w:after="0" w:line="240" w:lineRule="auto"/>
              <w:rPr>
                <w:del w:id="542" w:author="任坦坦" w:date="2026-03-20T09:59:31Z"/>
                <w:rFonts w:hint="default" w:ascii="Times New Roman" w:hAnsi="Times New Roman" w:eastAsia="宋体" w:cs="Times New Roman"/>
                <w:sz w:val="24"/>
                <w:szCs w:val="24"/>
              </w:rPr>
            </w:pPr>
            <w:del w:id="543" w:author="任坦坦" w:date="2026-03-20T09:59:31Z">
              <w:r>
                <w:rPr>
                  <w:rFonts w:hint="default" w:ascii="Times New Roman" w:hAnsi="Times New Roman" w:eastAsia="宋体" w:cs="Times New Roman"/>
                  <w:sz w:val="24"/>
                  <w:szCs w:val="24"/>
                </w:rPr>
                <w:delText>X</w:delText>
              </w:r>
            </w:del>
          </w:p>
        </w:tc>
        <w:tc>
          <w:tcPr>
            <w:tcW w:w="975" w:type="dxa"/>
          </w:tcPr>
          <w:p w14:paraId="75CAF38A">
            <w:pPr>
              <w:spacing w:after="0" w:line="240" w:lineRule="auto"/>
              <w:rPr>
                <w:del w:id="544" w:author="任坦坦" w:date="2026-03-20T09:59:31Z"/>
                <w:rFonts w:hint="default" w:ascii="Times New Roman" w:hAnsi="Times New Roman" w:eastAsia="宋体" w:cs="Times New Roman"/>
                <w:sz w:val="24"/>
                <w:szCs w:val="24"/>
              </w:rPr>
            </w:pPr>
            <w:del w:id="545" w:author="任坦坦" w:date="2026-03-20T09:59:31Z">
              <w:r>
                <w:rPr>
                  <w:rFonts w:hint="default" w:ascii="Times New Roman" w:hAnsi="Times New Roman" w:eastAsia="宋体" w:cs="Times New Roman"/>
                  <w:sz w:val="24"/>
                  <w:szCs w:val="24"/>
                </w:rPr>
                <w:delText>X</w:delText>
              </w:r>
            </w:del>
          </w:p>
        </w:tc>
        <w:tc>
          <w:tcPr>
            <w:tcW w:w="975" w:type="dxa"/>
          </w:tcPr>
          <w:p w14:paraId="13410EE3">
            <w:pPr>
              <w:spacing w:after="0" w:line="240" w:lineRule="auto"/>
              <w:rPr>
                <w:del w:id="546" w:author="任坦坦" w:date="2026-03-20T09:59:31Z"/>
                <w:rFonts w:hint="default" w:ascii="Times New Roman" w:hAnsi="Times New Roman" w:eastAsia="宋体" w:cs="Times New Roman"/>
                <w:sz w:val="24"/>
                <w:szCs w:val="24"/>
              </w:rPr>
            </w:pPr>
            <w:del w:id="547" w:author="任坦坦" w:date="2026-03-20T09:59:31Z">
              <w:r>
                <w:rPr>
                  <w:rFonts w:hint="default" w:ascii="Times New Roman" w:hAnsi="Times New Roman" w:eastAsia="宋体" w:cs="Times New Roman"/>
                  <w:sz w:val="24"/>
                  <w:szCs w:val="24"/>
                </w:rPr>
                <w:delText>X</w:delText>
              </w:r>
            </w:del>
          </w:p>
        </w:tc>
        <w:tc>
          <w:tcPr>
            <w:tcW w:w="975" w:type="dxa"/>
          </w:tcPr>
          <w:p w14:paraId="4004E5A0">
            <w:pPr>
              <w:spacing w:after="0" w:line="240" w:lineRule="auto"/>
              <w:rPr>
                <w:del w:id="548" w:author="任坦坦" w:date="2026-03-20T09:59:31Z"/>
                <w:rFonts w:hint="default" w:ascii="Times New Roman" w:hAnsi="Times New Roman" w:eastAsia="宋体" w:cs="Times New Roman"/>
                <w:sz w:val="24"/>
                <w:szCs w:val="24"/>
              </w:rPr>
            </w:pPr>
            <w:del w:id="549" w:author="任坦坦" w:date="2026-03-20T09:59:31Z">
              <w:r>
                <w:rPr>
                  <w:rFonts w:hint="default" w:ascii="Times New Roman" w:hAnsi="Times New Roman" w:eastAsia="宋体" w:cs="Times New Roman"/>
                  <w:sz w:val="24"/>
                  <w:szCs w:val="24"/>
                </w:rPr>
                <w:delText>X</w:delText>
              </w:r>
            </w:del>
          </w:p>
        </w:tc>
        <w:tc>
          <w:tcPr>
            <w:tcW w:w="975" w:type="dxa"/>
          </w:tcPr>
          <w:p w14:paraId="50EFCB62">
            <w:pPr>
              <w:spacing w:after="0" w:line="240" w:lineRule="auto"/>
              <w:rPr>
                <w:del w:id="550" w:author="任坦坦" w:date="2026-03-20T09:59:31Z"/>
                <w:rFonts w:hint="default" w:ascii="Times New Roman" w:hAnsi="Times New Roman" w:eastAsia="宋体" w:cs="Times New Roman"/>
                <w:sz w:val="24"/>
                <w:szCs w:val="24"/>
              </w:rPr>
            </w:pPr>
            <w:del w:id="551" w:author="任坦坦" w:date="2026-03-20T09:59:31Z">
              <w:r>
                <w:rPr>
                  <w:rFonts w:hint="default" w:ascii="Times New Roman" w:hAnsi="Times New Roman" w:eastAsia="宋体" w:cs="Times New Roman"/>
                  <w:sz w:val="24"/>
                  <w:szCs w:val="24"/>
                </w:rPr>
                <w:delText>X</w:delText>
              </w:r>
            </w:del>
          </w:p>
        </w:tc>
        <w:tc>
          <w:tcPr>
            <w:tcW w:w="975" w:type="dxa"/>
          </w:tcPr>
          <w:p w14:paraId="21175376">
            <w:pPr>
              <w:spacing w:after="0" w:line="240" w:lineRule="auto"/>
              <w:rPr>
                <w:del w:id="552" w:author="任坦坦" w:date="2026-03-20T09:59:31Z"/>
                <w:rFonts w:hint="default" w:ascii="Times New Roman" w:hAnsi="Times New Roman" w:eastAsia="宋体" w:cs="Times New Roman"/>
                <w:sz w:val="24"/>
                <w:szCs w:val="24"/>
              </w:rPr>
            </w:pPr>
            <w:del w:id="553" w:author="任坦坦" w:date="2026-03-20T09:59:31Z">
              <w:r>
                <w:rPr>
                  <w:rFonts w:hint="default" w:ascii="Times New Roman" w:hAnsi="Times New Roman" w:eastAsia="宋体" w:cs="Times New Roman"/>
                  <w:sz w:val="24"/>
                  <w:szCs w:val="24"/>
                </w:rPr>
                <w:delText>X</w:delText>
              </w:r>
            </w:del>
          </w:p>
        </w:tc>
        <w:tc>
          <w:tcPr>
            <w:tcW w:w="975" w:type="dxa"/>
          </w:tcPr>
          <w:p w14:paraId="7FD58A83">
            <w:pPr>
              <w:spacing w:after="0" w:line="240" w:lineRule="auto"/>
              <w:rPr>
                <w:del w:id="554" w:author="任坦坦" w:date="2026-03-20T09:59:31Z"/>
                <w:rFonts w:hint="default" w:ascii="Times New Roman" w:hAnsi="Times New Roman" w:eastAsia="宋体" w:cs="Times New Roman"/>
                <w:sz w:val="24"/>
                <w:szCs w:val="24"/>
              </w:rPr>
            </w:pPr>
            <w:del w:id="555" w:author="任坦坦" w:date="2026-03-20T09:59:31Z">
              <w:r>
                <w:rPr>
                  <w:rFonts w:hint="default" w:ascii="Times New Roman" w:hAnsi="Times New Roman" w:eastAsia="宋体" w:cs="Times New Roman"/>
                  <w:sz w:val="24"/>
                  <w:szCs w:val="24"/>
                </w:rPr>
                <w:delText>X</w:delText>
              </w:r>
            </w:del>
          </w:p>
        </w:tc>
        <w:tc>
          <w:tcPr>
            <w:tcW w:w="975" w:type="dxa"/>
          </w:tcPr>
          <w:p w14:paraId="26C118A3">
            <w:pPr>
              <w:spacing w:after="0" w:line="240" w:lineRule="auto"/>
              <w:rPr>
                <w:del w:id="556" w:author="任坦坦" w:date="2026-03-20T09:59:31Z"/>
                <w:rFonts w:hint="default" w:ascii="Times New Roman" w:hAnsi="Times New Roman" w:eastAsia="宋体" w:cs="Times New Roman"/>
                <w:sz w:val="24"/>
                <w:szCs w:val="24"/>
              </w:rPr>
            </w:pPr>
            <w:del w:id="557" w:author="任坦坦" w:date="2026-03-20T09:59:31Z">
              <w:r>
                <w:rPr>
                  <w:rFonts w:hint="default" w:ascii="Times New Roman" w:hAnsi="Times New Roman" w:eastAsia="宋体" w:cs="Times New Roman"/>
                  <w:sz w:val="24"/>
                  <w:szCs w:val="24"/>
                </w:rPr>
                <w:delText>X</w:delText>
              </w:r>
            </w:del>
          </w:p>
        </w:tc>
      </w:tr>
      <w:tr w14:paraId="6572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58" w:author="任坦坦" w:date="2026-03-20T09:59:31Z"/>
        </w:trPr>
        <w:tc>
          <w:tcPr>
            <w:tcW w:w="975" w:type="dxa"/>
          </w:tcPr>
          <w:p w14:paraId="4396EDC7">
            <w:pPr>
              <w:spacing w:after="0" w:line="240" w:lineRule="auto"/>
              <w:rPr>
                <w:del w:id="559" w:author="任坦坦" w:date="2026-03-20T09:59:31Z"/>
                <w:rFonts w:hint="default" w:ascii="Times New Roman" w:hAnsi="Times New Roman" w:eastAsia="宋体" w:cs="Times New Roman"/>
                <w:sz w:val="24"/>
                <w:szCs w:val="24"/>
              </w:rPr>
            </w:pPr>
            <w:del w:id="560" w:author="任坦坦" w:date="2026-03-20T09:59:31Z">
              <w:r>
                <w:rPr>
                  <w:rFonts w:hint="default" w:ascii="Times New Roman" w:hAnsi="Times New Roman" w:eastAsia="宋体" w:cs="Times New Roman"/>
                  <w:sz w:val="24"/>
                  <w:szCs w:val="24"/>
                </w:rPr>
                <w:delText>安全性实验室（血常规、肝肾功能、电解质）</w:delText>
              </w:r>
            </w:del>
          </w:p>
        </w:tc>
        <w:tc>
          <w:tcPr>
            <w:tcW w:w="975" w:type="dxa"/>
          </w:tcPr>
          <w:p w14:paraId="526C97E3">
            <w:pPr>
              <w:spacing w:after="0" w:line="240" w:lineRule="auto"/>
              <w:rPr>
                <w:del w:id="561" w:author="任坦坦" w:date="2026-03-20T09:59:31Z"/>
                <w:rFonts w:hint="default" w:ascii="Times New Roman" w:hAnsi="Times New Roman" w:eastAsia="宋体" w:cs="Times New Roman"/>
                <w:sz w:val="24"/>
                <w:szCs w:val="24"/>
              </w:rPr>
            </w:pPr>
            <w:del w:id="562" w:author="任坦坦" w:date="2026-03-20T09:59:31Z">
              <w:r>
                <w:rPr>
                  <w:rFonts w:hint="default" w:ascii="Times New Roman" w:hAnsi="Times New Roman" w:eastAsia="宋体" w:cs="Times New Roman"/>
                  <w:sz w:val="24"/>
                  <w:szCs w:val="24"/>
                </w:rPr>
                <w:delText>X</w:delText>
              </w:r>
            </w:del>
          </w:p>
        </w:tc>
        <w:tc>
          <w:tcPr>
            <w:tcW w:w="975" w:type="dxa"/>
          </w:tcPr>
          <w:p w14:paraId="7CB1EB4C">
            <w:pPr>
              <w:spacing w:after="0" w:line="240" w:lineRule="auto"/>
              <w:rPr>
                <w:del w:id="563" w:author="任坦坦" w:date="2026-03-20T09:59:31Z"/>
                <w:rFonts w:hint="default" w:ascii="Times New Roman" w:hAnsi="Times New Roman" w:eastAsia="宋体" w:cs="Times New Roman"/>
                <w:sz w:val="24"/>
                <w:szCs w:val="24"/>
              </w:rPr>
            </w:pPr>
            <w:del w:id="564" w:author="任坦坦" w:date="2026-03-20T09:59:31Z">
              <w:r>
                <w:rPr>
                  <w:rFonts w:hint="default" w:ascii="Times New Roman" w:hAnsi="Times New Roman" w:eastAsia="宋体" w:cs="Times New Roman"/>
                  <w:sz w:val="24"/>
                  <w:szCs w:val="24"/>
                </w:rPr>
                <w:delText>X</w:delText>
              </w:r>
            </w:del>
          </w:p>
        </w:tc>
        <w:tc>
          <w:tcPr>
            <w:tcW w:w="975" w:type="dxa"/>
          </w:tcPr>
          <w:p w14:paraId="360F97D3">
            <w:pPr>
              <w:spacing w:after="0" w:line="240" w:lineRule="auto"/>
              <w:rPr>
                <w:del w:id="565" w:author="任坦坦" w:date="2026-03-20T09:59:31Z"/>
                <w:rFonts w:hint="default" w:ascii="Times New Roman" w:hAnsi="Times New Roman" w:eastAsia="宋体" w:cs="Times New Roman"/>
                <w:sz w:val="24"/>
                <w:szCs w:val="24"/>
              </w:rPr>
            </w:pPr>
            <w:del w:id="566" w:author="任坦坦" w:date="2026-03-20T09:59:31Z">
              <w:r>
                <w:rPr>
                  <w:rFonts w:hint="default" w:ascii="Times New Roman" w:hAnsi="Times New Roman" w:eastAsia="宋体" w:cs="Times New Roman"/>
                  <w:sz w:val="24"/>
                  <w:szCs w:val="24"/>
                </w:rPr>
                <w:delText>X</w:delText>
              </w:r>
            </w:del>
          </w:p>
        </w:tc>
        <w:tc>
          <w:tcPr>
            <w:tcW w:w="975" w:type="dxa"/>
          </w:tcPr>
          <w:p w14:paraId="1A6F39B6">
            <w:pPr>
              <w:spacing w:after="0" w:line="240" w:lineRule="auto"/>
              <w:rPr>
                <w:del w:id="567" w:author="任坦坦" w:date="2026-03-20T09:59:31Z"/>
                <w:rFonts w:hint="default" w:ascii="Times New Roman" w:hAnsi="Times New Roman" w:eastAsia="宋体" w:cs="Times New Roman"/>
                <w:sz w:val="24"/>
                <w:szCs w:val="24"/>
              </w:rPr>
            </w:pPr>
            <w:del w:id="568" w:author="任坦坦" w:date="2026-03-20T09:59:31Z">
              <w:r>
                <w:rPr>
                  <w:rFonts w:hint="default" w:ascii="Times New Roman" w:hAnsi="Times New Roman" w:eastAsia="宋体" w:cs="Times New Roman"/>
                  <w:sz w:val="24"/>
                  <w:szCs w:val="24"/>
                </w:rPr>
                <w:delText>X</w:delText>
              </w:r>
            </w:del>
          </w:p>
        </w:tc>
        <w:tc>
          <w:tcPr>
            <w:tcW w:w="975" w:type="dxa"/>
          </w:tcPr>
          <w:p w14:paraId="53A500DF">
            <w:pPr>
              <w:spacing w:after="0" w:line="240" w:lineRule="auto"/>
              <w:rPr>
                <w:del w:id="569" w:author="任坦坦" w:date="2026-03-20T09:59:31Z"/>
                <w:rFonts w:hint="default" w:ascii="Times New Roman" w:hAnsi="Times New Roman" w:eastAsia="宋体" w:cs="Times New Roman"/>
                <w:sz w:val="24"/>
                <w:szCs w:val="24"/>
              </w:rPr>
            </w:pPr>
            <w:del w:id="570" w:author="任坦坦" w:date="2026-03-20T09:59:31Z">
              <w:r>
                <w:rPr>
                  <w:rFonts w:hint="default" w:ascii="Times New Roman" w:hAnsi="Times New Roman" w:eastAsia="宋体" w:cs="Times New Roman"/>
                  <w:sz w:val="24"/>
                  <w:szCs w:val="24"/>
                </w:rPr>
                <w:delText>X</w:delText>
              </w:r>
            </w:del>
          </w:p>
        </w:tc>
        <w:tc>
          <w:tcPr>
            <w:tcW w:w="975" w:type="dxa"/>
          </w:tcPr>
          <w:p w14:paraId="79FD0313">
            <w:pPr>
              <w:spacing w:after="0" w:line="240" w:lineRule="auto"/>
              <w:rPr>
                <w:del w:id="571" w:author="任坦坦" w:date="2026-03-20T09:59:31Z"/>
                <w:rFonts w:hint="default" w:ascii="Times New Roman" w:hAnsi="Times New Roman" w:eastAsia="宋体" w:cs="Times New Roman"/>
                <w:sz w:val="24"/>
                <w:szCs w:val="24"/>
              </w:rPr>
            </w:pPr>
            <w:del w:id="572" w:author="任坦坦" w:date="2026-03-20T09:59:31Z">
              <w:r>
                <w:rPr>
                  <w:rFonts w:hint="default" w:ascii="Times New Roman" w:hAnsi="Times New Roman" w:eastAsia="宋体" w:cs="Times New Roman"/>
                  <w:sz w:val="24"/>
                  <w:szCs w:val="24"/>
                </w:rPr>
                <w:delText>X</w:delText>
              </w:r>
            </w:del>
          </w:p>
        </w:tc>
        <w:tc>
          <w:tcPr>
            <w:tcW w:w="975" w:type="dxa"/>
          </w:tcPr>
          <w:p w14:paraId="37A29503">
            <w:pPr>
              <w:spacing w:after="0" w:line="240" w:lineRule="auto"/>
              <w:rPr>
                <w:del w:id="573" w:author="任坦坦" w:date="2026-03-20T09:59:31Z"/>
                <w:rFonts w:hint="default" w:ascii="Times New Roman" w:hAnsi="Times New Roman" w:eastAsia="宋体" w:cs="Times New Roman"/>
                <w:sz w:val="24"/>
                <w:szCs w:val="24"/>
              </w:rPr>
            </w:pPr>
            <w:del w:id="574" w:author="任坦坦" w:date="2026-03-20T09:59:31Z">
              <w:r>
                <w:rPr>
                  <w:rFonts w:hint="default" w:ascii="Times New Roman" w:hAnsi="Times New Roman" w:eastAsia="宋体" w:cs="Times New Roman"/>
                  <w:sz w:val="24"/>
                  <w:szCs w:val="24"/>
                </w:rPr>
                <w:delText>X</w:delText>
              </w:r>
            </w:del>
          </w:p>
        </w:tc>
        <w:tc>
          <w:tcPr>
            <w:tcW w:w="975" w:type="dxa"/>
          </w:tcPr>
          <w:p w14:paraId="0FC5C6B2">
            <w:pPr>
              <w:spacing w:after="0" w:line="240" w:lineRule="auto"/>
              <w:rPr>
                <w:del w:id="575" w:author="任坦坦" w:date="2026-03-20T09:59:31Z"/>
                <w:rFonts w:hint="default" w:ascii="Times New Roman" w:hAnsi="Times New Roman" w:eastAsia="宋体" w:cs="Times New Roman"/>
                <w:sz w:val="24"/>
                <w:szCs w:val="24"/>
              </w:rPr>
            </w:pPr>
            <w:del w:id="576" w:author="任坦坦" w:date="2026-03-20T09:59:31Z">
              <w:r>
                <w:rPr>
                  <w:rFonts w:hint="default" w:ascii="Times New Roman" w:hAnsi="Times New Roman" w:eastAsia="宋体" w:cs="Times New Roman"/>
                  <w:sz w:val="24"/>
                  <w:szCs w:val="24"/>
                </w:rPr>
                <w:delText>X</w:delText>
              </w:r>
            </w:del>
          </w:p>
        </w:tc>
        <w:tc>
          <w:tcPr>
            <w:tcW w:w="975" w:type="dxa"/>
          </w:tcPr>
          <w:p w14:paraId="48C48DBE">
            <w:pPr>
              <w:spacing w:after="0" w:line="240" w:lineRule="auto"/>
              <w:rPr>
                <w:del w:id="577" w:author="任坦坦" w:date="2026-03-20T09:59:31Z"/>
                <w:rFonts w:hint="default" w:ascii="Times New Roman" w:hAnsi="Times New Roman" w:eastAsia="宋体" w:cs="Times New Roman"/>
                <w:sz w:val="24"/>
                <w:szCs w:val="24"/>
              </w:rPr>
            </w:pPr>
            <w:del w:id="578" w:author="任坦坦" w:date="2026-03-20T09:59:31Z">
              <w:r>
                <w:rPr>
                  <w:rFonts w:hint="default" w:ascii="Times New Roman" w:hAnsi="Times New Roman" w:eastAsia="宋体" w:cs="Times New Roman"/>
                  <w:sz w:val="24"/>
                  <w:szCs w:val="24"/>
                </w:rPr>
                <w:delText>X</w:delText>
              </w:r>
            </w:del>
          </w:p>
        </w:tc>
      </w:tr>
      <w:tr w14:paraId="7E23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79" w:author="任坦坦" w:date="2026-03-20T09:59:31Z"/>
        </w:trPr>
        <w:tc>
          <w:tcPr>
            <w:tcW w:w="975" w:type="dxa"/>
          </w:tcPr>
          <w:p w14:paraId="698AAFB4">
            <w:pPr>
              <w:spacing w:after="0" w:line="240" w:lineRule="auto"/>
              <w:rPr>
                <w:del w:id="580" w:author="任坦坦" w:date="2026-03-20T09:59:31Z"/>
                <w:rFonts w:hint="default" w:ascii="Times New Roman" w:hAnsi="Times New Roman" w:eastAsia="宋体" w:cs="Times New Roman"/>
                <w:sz w:val="24"/>
                <w:szCs w:val="24"/>
              </w:rPr>
            </w:pPr>
            <w:del w:id="581" w:author="任坦坦" w:date="2026-03-20T09:59:31Z">
              <w:r>
                <w:rPr>
                  <w:rFonts w:hint="default" w:ascii="Times New Roman" w:hAnsi="Times New Roman" w:eastAsia="宋体" w:cs="Times New Roman"/>
                  <w:sz w:val="24"/>
                  <w:szCs w:val="24"/>
                </w:rPr>
                <w:delText>CXR（常规随访影像；不作为M6 Hard Gate）</w:delText>
              </w:r>
            </w:del>
          </w:p>
        </w:tc>
        <w:tc>
          <w:tcPr>
            <w:tcW w:w="975" w:type="dxa"/>
          </w:tcPr>
          <w:p w14:paraId="16092C76">
            <w:pPr>
              <w:spacing w:after="0" w:line="240" w:lineRule="auto"/>
              <w:rPr>
                <w:del w:id="582" w:author="任坦坦" w:date="2026-03-20T09:59:31Z"/>
                <w:rFonts w:hint="default" w:ascii="Times New Roman" w:hAnsi="Times New Roman" w:eastAsia="宋体" w:cs="Times New Roman"/>
                <w:sz w:val="24"/>
                <w:szCs w:val="24"/>
              </w:rPr>
            </w:pPr>
            <w:del w:id="583" w:author="任坦坦" w:date="2026-03-20T09:59:31Z">
              <w:r>
                <w:rPr>
                  <w:rFonts w:hint="default" w:ascii="Times New Roman" w:hAnsi="Times New Roman" w:eastAsia="宋体" w:cs="Times New Roman"/>
                  <w:sz w:val="24"/>
                  <w:szCs w:val="24"/>
                </w:rPr>
                <w:delText>X</w:delText>
              </w:r>
            </w:del>
          </w:p>
        </w:tc>
        <w:tc>
          <w:tcPr>
            <w:tcW w:w="975" w:type="dxa"/>
          </w:tcPr>
          <w:p w14:paraId="7E665BAB">
            <w:pPr>
              <w:spacing w:after="0" w:line="240" w:lineRule="auto"/>
              <w:rPr>
                <w:del w:id="584" w:author="任坦坦" w:date="2026-03-20T09:59:31Z"/>
                <w:rFonts w:hint="default" w:ascii="Times New Roman" w:hAnsi="Times New Roman" w:eastAsia="宋体" w:cs="Times New Roman"/>
                <w:sz w:val="24"/>
                <w:szCs w:val="24"/>
              </w:rPr>
            </w:pPr>
          </w:p>
        </w:tc>
        <w:tc>
          <w:tcPr>
            <w:tcW w:w="975" w:type="dxa"/>
          </w:tcPr>
          <w:p w14:paraId="735D9F80">
            <w:pPr>
              <w:spacing w:after="0" w:line="240" w:lineRule="auto"/>
              <w:rPr>
                <w:del w:id="585" w:author="任坦坦" w:date="2026-03-20T09:59:31Z"/>
                <w:rFonts w:hint="default" w:ascii="Times New Roman" w:hAnsi="Times New Roman" w:eastAsia="宋体" w:cs="Times New Roman"/>
                <w:sz w:val="24"/>
                <w:szCs w:val="24"/>
              </w:rPr>
            </w:pPr>
          </w:p>
        </w:tc>
        <w:tc>
          <w:tcPr>
            <w:tcW w:w="975" w:type="dxa"/>
          </w:tcPr>
          <w:p w14:paraId="4ECE1742">
            <w:pPr>
              <w:spacing w:after="0" w:line="240" w:lineRule="auto"/>
              <w:rPr>
                <w:del w:id="586" w:author="任坦坦" w:date="2026-03-20T09:59:31Z"/>
                <w:rFonts w:hint="default" w:ascii="Times New Roman" w:hAnsi="Times New Roman" w:eastAsia="宋体" w:cs="Times New Roman"/>
                <w:sz w:val="24"/>
                <w:szCs w:val="24"/>
              </w:rPr>
            </w:pPr>
          </w:p>
        </w:tc>
        <w:tc>
          <w:tcPr>
            <w:tcW w:w="975" w:type="dxa"/>
          </w:tcPr>
          <w:p w14:paraId="762463AF">
            <w:pPr>
              <w:spacing w:after="0" w:line="240" w:lineRule="auto"/>
              <w:rPr>
                <w:del w:id="587" w:author="任坦坦" w:date="2026-03-20T09:59:31Z"/>
                <w:rFonts w:hint="default" w:ascii="Times New Roman" w:hAnsi="Times New Roman" w:eastAsia="宋体" w:cs="Times New Roman"/>
                <w:sz w:val="24"/>
                <w:szCs w:val="24"/>
              </w:rPr>
            </w:pPr>
            <w:del w:id="588" w:author="任坦坦" w:date="2026-03-20T09:59:31Z">
              <w:r>
                <w:rPr>
                  <w:rFonts w:hint="default" w:ascii="Times New Roman" w:hAnsi="Times New Roman" w:eastAsia="宋体" w:cs="Times New Roman"/>
                  <w:sz w:val="24"/>
                  <w:szCs w:val="24"/>
                </w:rPr>
                <w:delText>X</w:delText>
              </w:r>
            </w:del>
          </w:p>
        </w:tc>
        <w:tc>
          <w:tcPr>
            <w:tcW w:w="975" w:type="dxa"/>
          </w:tcPr>
          <w:p w14:paraId="6DC69DF1">
            <w:pPr>
              <w:spacing w:after="0" w:line="240" w:lineRule="auto"/>
              <w:rPr>
                <w:del w:id="589" w:author="任坦坦" w:date="2026-03-20T09:59:31Z"/>
                <w:rFonts w:hint="default" w:ascii="Times New Roman" w:hAnsi="Times New Roman" w:eastAsia="宋体" w:cs="Times New Roman"/>
                <w:sz w:val="24"/>
                <w:szCs w:val="24"/>
              </w:rPr>
            </w:pPr>
            <w:del w:id="590" w:author="任坦坦" w:date="2026-03-20T09:59:31Z">
              <w:r>
                <w:rPr>
                  <w:rFonts w:hint="default" w:ascii="Times New Roman" w:hAnsi="Times New Roman" w:eastAsia="宋体" w:cs="Times New Roman"/>
                  <w:sz w:val="24"/>
                  <w:szCs w:val="24"/>
                </w:rPr>
                <w:delText>X</w:delText>
              </w:r>
            </w:del>
          </w:p>
        </w:tc>
        <w:tc>
          <w:tcPr>
            <w:tcW w:w="975" w:type="dxa"/>
          </w:tcPr>
          <w:p w14:paraId="7F46040B">
            <w:pPr>
              <w:spacing w:after="0" w:line="240" w:lineRule="auto"/>
              <w:rPr>
                <w:del w:id="591" w:author="任坦坦" w:date="2026-03-20T09:59:31Z"/>
                <w:rFonts w:hint="default" w:ascii="Times New Roman" w:hAnsi="Times New Roman" w:eastAsia="宋体" w:cs="Times New Roman"/>
                <w:sz w:val="24"/>
                <w:szCs w:val="24"/>
              </w:rPr>
            </w:pPr>
            <w:del w:id="592" w:author="任坦坦" w:date="2026-03-20T09:59:31Z">
              <w:r>
                <w:rPr>
                  <w:rFonts w:hint="default" w:ascii="Times New Roman" w:hAnsi="Times New Roman" w:eastAsia="宋体" w:cs="Times New Roman"/>
                  <w:sz w:val="24"/>
                  <w:szCs w:val="24"/>
                </w:rPr>
                <w:delText>X</w:delText>
              </w:r>
            </w:del>
          </w:p>
        </w:tc>
        <w:tc>
          <w:tcPr>
            <w:tcW w:w="975" w:type="dxa"/>
          </w:tcPr>
          <w:p w14:paraId="48EA6C90">
            <w:pPr>
              <w:spacing w:after="0" w:line="240" w:lineRule="auto"/>
              <w:rPr>
                <w:del w:id="593" w:author="任坦坦" w:date="2026-03-20T09:59:31Z"/>
                <w:rFonts w:hint="default" w:ascii="Times New Roman" w:hAnsi="Times New Roman" w:eastAsia="宋体" w:cs="Times New Roman"/>
                <w:sz w:val="24"/>
                <w:szCs w:val="24"/>
              </w:rPr>
            </w:pPr>
            <w:del w:id="594" w:author="任坦坦" w:date="2026-03-20T09:59:31Z">
              <w:r>
                <w:rPr>
                  <w:rFonts w:hint="default" w:ascii="Times New Roman" w:hAnsi="Times New Roman" w:eastAsia="宋体" w:cs="Times New Roman"/>
                  <w:sz w:val="24"/>
                  <w:szCs w:val="24"/>
                </w:rPr>
                <w:delText>X</w:delText>
              </w:r>
            </w:del>
          </w:p>
        </w:tc>
        <w:tc>
          <w:tcPr>
            <w:tcW w:w="975" w:type="dxa"/>
          </w:tcPr>
          <w:p w14:paraId="51865B87">
            <w:pPr>
              <w:spacing w:after="0" w:line="240" w:lineRule="auto"/>
              <w:rPr>
                <w:del w:id="595" w:author="任坦坦" w:date="2026-03-20T09:59:31Z"/>
                <w:rFonts w:hint="default" w:ascii="Times New Roman" w:hAnsi="Times New Roman" w:eastAsia="宋体" w:cs="Times New Roman"/>
                <w:sz w:val="24"/>
                <w:szCs w:val="24"/>
              </w:rPr>
            </w:pPr>
            <w:del w:id="596" w:author="任坦坦" w:date="2026-03-20T09:59:31Z">
              <w:r>
                <w:rPr>
                  <w:rFonts w:hint="default" w:ascii="Times New Roman" w:hAnsi="Times New Roman" w:eastAsia="宋体" w:cs="Times New Roman"/>
                  <w:sz w:val="24"/>
                  <w:szCs w:val="24"/>
                </w:rPr>
                <w:delText>X</w:delText>
              </w:r>
            </w:del>
          </w:p>
        </w:tc>
      </w:tr>
      <w:tr w14:paraId="5ADB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97" w:author="任坦坦" w:date="2026-03-20T09:59:31Z"/>
        </w:trPr>
        <w:tc>
          <w:tcPr>
            <w:tcW w:w="975" w:type="dxa"/>
          </w:tcPr>
          <w:p w14:paraId="53E43000">
            <w:pPr>
              <w:spacing w:after="0" w:line="240" w:lineRule="auto"/>
              <w:rPr>
                <w:del w:id="598" w:author="任坦坦" w:date="2026-03-20T09:59:31Z"/>
                <w:rFonts w:hint="default" w:ascii="Times New Roman" w:hAnsi="Times New Roman" w:eastAsia="宋体" w:cs="Times New Roman"/>
                <w:sz w:val="24"/>
                <w:szCs w:val="24"/>
              </w:rPr>
            </w:pPr>
            <w:del w:id="599" w:author="任坦坦" w:date="2026-03-20T09:59:31Z">
              <w:r>
                <w:rPr>
                  <w:rFonts w:hint="default" w:ascii="Times New Roman" w:hAnsi="Times New Roman" w:eastAsia="宋体" w:cs="Times New Roman"/>
                  <w:sz w:val="24"/>
                  <w:szCs w:val="24"/>
                </w:rPr>
                <w:delText>CT（辅助影像；按SOP执行）</w:delText>
              </w:r>
            </w:del>
          </w:p>
        </w:tc>
        <w:tc>
          <w:tcPr>
            <w:tcW w:w="975" w:type="dxa"/>
          </w:tcPr>
          <w:p w14:paraId="4F3F6BBD">
            <w:pPr>
              <w:spacing w:after="0" w:line="240" w:lineRule="auto"/>
              <w:rPr>
                <w:del w:id="600" w:author="任坦坦" w:date="2026-03-20T09:59:31Z"/>
                <w:rFonts w:hint="default" w:ascii="Times New Roman" w:hAnsi="Times New Roman" w:eastAsia="宋体" w:cs="Times New Roman"/>
                <w:sz w:val="24"/>
                <w:szCs w:val="24"/>
              </w:rPr>
            </w:pPr>
            <w:del w:id="601" w:author="任坦坦" w:date="2026-03-20T09:59:31Z">
              <w:r>
                <w:rPr>
                  <w:rFonts w:hint="default" w:ascii="Times New Roman" w:hAnsi="Times New Roman" w:eastAsia="宋体" w:cs="Times New Roman"/>
                  <w:sz w:val="24"/>
                  <w:szCs w:val="24"/>
                </w:rPr>
                <w:delText>X</w:delText>
              </w:r>
            </w:del>
          </w:p>
        </w:tc>
        <w:tc>
          <w:tcPr>
            <w:tcW w:w="975" w:type="dxa"/>
          </w:tcPr>
          <w:p w14:paraId="72DBABF5">
            <w:pPr>
              <w:spacing w:after="0" w:line="240" w:lineRule="auto"/>
              <w:rPr>
                <w:del w:id="602" w:author="任坦坦" w:date="2026-03-20T09:59:31Z"/>
                <w:rFonts w:hint="default" w:ascii="Times New Roman" w:hAnsi="Times New Roman" w:eastAsia="宋体" w:cs="Times New Roman"/>
                <w:sz w:val="24"/>
                <w:szCs w:val="24"/>
              </w:rPr>
            </w:pPr>
          </w:p>
        </w:tc>
        <w:tc>
          <w:tcPr>
            <w:tcW w:w="975" w:type="dxa"/>
          </w:tcPr>
          <w:p w14:paraId="7C857819">
            <w:pPr>
              <w:spacing w:after="0" w:line="240" w:lineRule="auto"/>
              <w:rPr>
                <w:del w:id="603" w:author="任坦坦" w:date="2026-03-20T09:59:31Z"/>
                <w:rFonts w:hint="default" w:ascii="Times New Roman" w:hAnsi="Times New Roman" w:eastAsia="宋体" w:cs="Times New Roman"/>
                <w:sz w:val="24"/>
                <w:szCs w:val="24"/>
              </w:rPr>
            </w:pPr>
          </w:p>
        </w:tc>
        <w:tc>
          <w:tcPr>
            <w:tcW w:w="975" w:type="dxa"/>
          </w:tcPr>
          <w:p w14:paraId="55F98E64">
            <w:pPr>
              <w:spacing w:after="0" w:line="240" w:lineRule="auto"/>
              <w:rPr>
                <w:del w:id="604" w:author="任坦坦" w:date="2026-03-20T09:59:31Z"/>
                <w:rFonts w:hint="default" w:ascii="Times New Roman" w:hAnsi="Times New Roman" w:eastAsia="宋体" w:cs="Times New Roman"/>
                <w:sz w:val="24"/>
                <w:szCs w:val="24"/>
              </w:rPr>
            </w:pPr>
            <w:del w:id="605" w:author="任坦坦" w:date="2026-03-20T09:59:31Z">
              <w:r>
                <w:rPr>
                  <w:rFonts w:hint="default" w:ascii="Times New Roman" w:hAnsi="Times New Roman" w:eastAsia="宋体" w:cs="Times New Roman"/>
                  <w:sz w:val="24"/>
                  <w:szCs w:val="24"/>
                </w:rPr>
                <w:delText>X</w:delText>
              </w:r>
            </w:del>
          </w:p>
        </w:tc>
        <w:tc>
          <w:tcPr>
            <w:tcW w:w="975" w:type="dxa"/>
          </w:tcPr>
          <w:p w14:paraId="76234585">
            <w:pPr>
              <w:spacing w:after="0" w:line="240" w:lineRule="auto"/>
              <w:rPr>
                <w:del w:id="606" w:author="任坦坦" w:date="2026-03-20T09:59:31Z"/>
                <w:rFonts w:hint="default" w:ascii="Times New Roman" w:hAnsi="Times New Roman" w:eastAsia="宋体" w:cs="Times New Roman"/>
                <w:sz w:val="24"/>
                <w:szCs w:val="24"/>
              </w:rPr>
            </w:pPr>
            <w:del w:id="607" w:author="任坦坦" w:date="2026-03-20T09:59:31Z">
              <w:r>
                <w:rPr>
                  <w:rFonts w:hint="default" w:ascii="Times New Roman" w:hAnsi="Times New Roman" w:eastAsia="宋体" w:cs="Times New Roman"/>
                  <w:sz w:val="24"/>
                  <w:szCs w:val="24"/>
                </w:rPr>
                <w:delText>X</w:delText>
              </w:r>
            </w:del>
          </w:p>
        </w:tc>
        <w:tc>
          <w:tcPr>
            <w:tcW w:w="975" w:type="dxa"/>
          </w:tcPr>
          <w:p w14:paraId="323F061C">
            <w:pPr>
              <w:spacing w:after="0" w:line="240" w:lineRule="auto"/>
              <w:rPr>
                <w:del w:id="608" w:author="任坦坦" w:date="2026-03-20T09:59:31Z"/>
                <w:rFonts w:hint="default" w:ascii="Times New Roman" w:hAnsi="Times New Roman" w:eastAsia="宋体" w:cs="Times New Roman"/>
                <w:sz w:val="24"/>
                <w:szCs w:val="24"/>
              </w:rPr>
            </w:pPr>
            <w:del w:id="609" w:author="任坦坦" w:date="2026-03-20T09:59:31Z">
              <w:r>
                <w:rPr>
                  <w:rFonts w:hint="default" w:ascii="Times New Roman" w:hAnsi="Times New Roman" w:eastAsia="宋体" w:cs="Times New Roman"/>
                  <w:sz w:val="24"/>
                  <w:szCs w:val="24"/>
                </w:rPr>
                <w:delText>X</w:delText>
              </w:r>
            </w:del>
          </w:p>
        </w:tc>
        <w:tc>
          <w:tcPr>
            <w:tcW w:w="975" w:type="dxa"/>
          </w:tcPr>
          <w:p w14:paraId="55DB7167">
            <w:pPr>
              <w:spacing w:after="0" w:line="240" w:lineRule="auto"/>
              <w:rPr>
                <w:del w:id="610" w:author="任坦坦" w:date="2026-03-20T09:59:31Z"/>
                <w:rFonts w:hint="default" w:ascii="Times New Roman" w:hAnsi="Times New Roman" w:eastAsia="宋体" w:cs="Times New Roman"/>
                <w:sz w:val="24"/>
                <w:szCs w:val="24"/>
              </w:rPr>
            </w:pPr>
            <w:del w:id="611" w:author="任坦坦" w:date="2026-03-20T09:59:31Z">
              <w:r>
                <w:rPr>
                  <w:rFonts w:hint="default" w:ascii="Times New Roman" w:hAnsi="Times New Roman" w:eastAsia="宋体" w:cs="Times New Roman"/>
                  <w:sz w:val="24"/>
                  <w:szCs w:val="24"/>
                </w:rPr>
                <w:delText>X</w:delText>
              </w:r>
            </w:del>
          </w:p>
        </w:tc>
        <w:tc>
          <w:tcPr>
            <w:tcW w:w="975" w:type="dxa"/>
          </w:tcPr>
          <w:p w14:paraId="0D358E0D">
            <w:pPr>
              <w:spacing w:after="0" w:line="240" w:lineRule="auto"/>
              <w:rPr>
                <w:del w:id="612" w:author="任坦坦" w:date="2026-03-20T09:59:31Z"/>
                <w:rFonts w:hint="default" w:ascii="Times New Roman" w:hAnsi="Times New Roman" w:eastAsia="宋体" w:cs="Times New Roman"/>
                <w:sz w:val="24"/>
                <w:szCs w:val="24"/>
              </w:rPr>
            </w:pPr>
            <w:del w:id="613" w:author="任坦坦" w:date="2026-03-20T09:59:31Z">
              <w:r>
                <w:rPr>
                  <w:rFonts w:hint="default" w:ascii="Times New Roman" w:hAnsi="Times New Roman" w:eastAsia="宋体" w:cs="Times New Roman"/>
                  <w:sz w:val="24"/>
                  <w:szCs w:val="24"/>
                </w:rPr>
                <w:delText>X</w:delText>
              </w:r>
            </w:del>
          </w:p>
        </w:tc>
        <w:tc>
          <w:tcPr>
            <w:tcW w:w="975" w:type="dxa"/>
          </w:tcPr>
          <w:p w14:paraId="328B8B4D">
            <w:pPr>
              <w:spacing w:after="0" w:line="240" w:lineRule="auto"/>
              <w:rPr>
                <w:del w:id="614" w:author="任坦坦" w:date="2026-03-20T09:59:31Z"/>
                <w:rFonts w:hint="default" w:ascii="Times New Roman" w:hAnsi="Times New Roman" w:eastAsia="宋体" w:cs="Times New Roman"/>
                <w:sz w:val="24"/>
                <w:szCs w:val="24"/>
              </w:rPr>
            </w:pPr>
            <w:del w:id="615" w:author="任坦坦" w:date="2026-03-20T09:59:31Z">
              <w:r>
                <w:rPr>
                  <w:rFonts w:hint="default" w:ascii="Times New Roman" w:hAnsi="Times New Roman" w:eastAsia="宋体" w:cs="Times New Roman"/>
                  <w:sz w:val="24"/>
                  <w:szCs w:val="24"/>
                </w:rPr>
                <w:delText>X</w:delText>
              </w:r>
            </w:del>
          </w:p>
        </w:tc>
      </w:tr>
      <w:tr w14:paraId="7F7B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16" w:author="任坦坦" w:date="2026-03-20T09:59:31Z"/>
        </w:trPr>
        <w:tc>
          <w:tcPr>
            <w:tcW w:w="975" w:type="dxa"/>
          </w:tcPr>
          <w:p w14:paraId="0811D531">
            <w:pPr>
              <w:spacing w:after="0" w:line="240" w:lineRule="auto"/>
              <w:rPr>
                <w:del w:id="617" w:author="任坦坦" w:date="2026-03-20T09:59:31Z"/>
                <w:rFonts w:hint="default" w:ascii="Times New Roman" w:hAnsi="Times New Roman" w:eastAsia="宋体" w:cs="Times New Roman"/>
                <w:sz w:val="24"/>
                <w:szCs w:val="24"/>
              </w:rPr>
            </w:pPr>
            <w:del w:id="618" w:author="任坦坦" w:date="2026-03-20T09:59:31Z">
              <w:r>
                <w:rPr>
                  <w:rFonts w:hint="default" w:ascii="Times New Roman" w:hAnsi="Times New Roman" w:eastAsia="宋体" w:cs="Times New Roman"/>
                  <w:sz w:val="24"/>
                  <w:szCs w:val="24"/>
                </w:rPr>
                <w:delText>TB22 血转录组（按预设窗口采集）</w:delText>
              </w:r>
            </w:del>
          </w:p>
        </w:tc>
        <w:tc>
          <w:tcPr>
            <w:tcW w:w="975" w:type="dxa"/>
          </w:tcPr>
          <w:p w14:paraId="14DAB1C4">
            <w:pPr>
              <w:spacing w:after="0" w:line="240" w:lineRule="auto"/>
              <w:rPr>
                <w:del w:id="619" w:author="任坦坦" w:date="2026-03-20T09:59:31Z"/>
                <w:rFonts w:hint="default" w:ascii="Times New Roman" w:hAnsi="Times New Roman" w:eastAsia="宋体" w:cs="Times New Roman"/>
                <w:sz w:val="24"/>
                <w:szCs w:val="24"/>
              </w:rPr>
            </w:pPr>
          </w:p>
        </w:tc>
        <w:tc>
          <w:tcPr>
            <w:tcW w:w="975" w:type="dxa"/>
          </w:tcPr>
          <w:p w14:paraId="7D8E7527">
            <w:pPr>
              <w:spacing w:after="0" w:line="240" w:lineRule="auto"/>
              <w:rPr>
                <w:del w:id="620" w:author="任坦坦" w:date="2026-03-20T09:59:31Z"/>
                <w:rFonts w:hint="default" w:ascii="Times New Roman" w:hAnsi="Times New Roman" w:eastAsia="宋体" w:cs="Times New Roman"/>
                <w:sz w:val="24"/>
                <w:szCs w:val="24"/>
              </w:rPr>
            </w:pPr>
            <w:del w:id="621" w:author="任坦坦" w:date="2026-03-20T09:59:31Z">
              <w:r>
                <w:rPr>
                  <w:rFonts w:hint="default" w:ascii="Times New Roman" w:hAnsi="Times New Roman" w:eastAsia="宋体" w:cs="Times New Roman"/>
                  <w:sz w:val="24"/>
                  <w:szCs w:val="24"/>
                </w:rPr>
                <w:delText>X</w:delText>
              </w:r>
            </w:del>
          </w:p>
        </w:tc>
        <w:tc>
          <w:tcPr>
            <w:tcW w:w="975" w:type="dxa"/>
          </w:tcPr>
          <w:p w14:paraId="615F7464">
            <w:pPr>
              <w:spacing w:after="0" w:line="240" w:lineRule="auto"/>
              <w:rPr>
                <w:del w:id="622" w:author="任坦坦" w:date="2026-03-20T09:59:31Z"/>
                <w:rFonts w:hint="default" w:ascii="Times New Roman" w:hAnsi="Times New Roman" w:eastAsia="宋体" w:cs="Times New Roman"/>
                <w:sz w:val="24"/>
                <w:szCs w:val="24"/>
              </w:rPr>
            </w:pPr>
            <w:del w:id="623" w:author="任坦坦" w:date="2026-03-20T09:59:31Z">
              <w:r>
                <w:rPr>
                  <w:rFonts w:hint="default" w:ascii="Times New Roman" w:hAnsi="Times New Roman" w:eastAsia="宋体" w:cs="Times New Roman"/>
                  <w:sz w:val="24"/>
                  <w:szCs w:val="24"/>
                </w:rPr>
                <w:delText>X</w:delText>
              </w:r>
            </w:del>
          </w:p>
        </w:tc>
        <w:tc>
          <w:tcPr>
            <w:tcW w:w="975" w:type="dxa"/>
          </w:tcPr>
          <w:p w14:paraId="31B0E99A">
            <w:pPr>
              <w:spacing w:after="0" w:line="240" w:lineRule="auto"/>
              <w:rPr>
                <w:del w:id="624" w:author="任坦坦" w:date="2026-03-20T09:59:31Z"/>
                <w:rFonts w:hint="default" w:ascii="Times New Roman" w:hAnsi="Times New Roman" w:eastAsia="宋体" w:cs="Times New Roman"/>
                <w:sz w:val="24"/>
                <w:szCs w:val="24"/>
              </w:rPr>
            </w:pPr>
          </w:p>
        </w:tc>
        <w:tc>
          <w:tcPr>
            <w:tcW w:w="975" w:type="dxa"/>
          </w:tcPr>
          <w:p w14:paraId="7B2409C8">
            <w:pPr>
              <w:spacing w:after="0" w:line="240" w:lineRule="auto"/>
              <w:rPr>
                <w:del w:id="625" w:author="任坦坦" w:date="2026-03-20T09:59:31Z"/>
                <w:rFonts w:hint="default" w:ascii="Times New Roman" w:hAnsi="Times New Roman" w:eastAsia="宋体" w:cs="Times New Roman"/>
                <w:sz w:val="24"/>
                <w:szCs w:val="24"/>
              </w:rPr>
            </w:pPr>
            <w:del w:id="626" w:author="任坦坦" w:date="2026-03-20T09:59:31Z">
              <w:r>
                <w:rPr>
                  <w:rFonts w:hint="default" w:ascii="Times New Roman" w:hAnsi="Times New Roman" w:eastAsia="宋体" w:cs="Times New Roman"/>
                  <w:sz w:val="24"/>
                  <w:szCs w:val="24"/>
                </w:rPr>
                <w:delText>X</w:delText>
              </w:r>
            </w:del>
          </w:p>
        </w:tc>
        <w:tc>
          <w:tcPr>
            <w:tcW w:w="975" w:type="dxa"/>
          </w:tcPr>
          <w:p w14:paraId="3CC72937">
            <w:pPr>
              <w:spacing w:after="0" w:line="240" w:lineRule="auto"/>
              <w:rPr>
                <w:del w:id="627" w:author="任坦坦" w:date="2026-03-20T09:59:31Z"/>
                <w:rFonts w:hint="default" w:ascii="Times New Roman" w:hAnsi="Times New Roman" w:eastAsia="宋体" w:cs="Times New Roman"/>
                <w:sz w:val="24"/>
                <w:szCs w:val="24"/>
              </w:rPr>
            </w:pPr>
            <w:del w:id="628" w:author="任坦坦" w:date="2026-03-20T09:59:31Z">
              <w:r>
                <w:rPr>
                  <w:rFonts w:hint="default" w:ascii="Times New Roman" w:hAnsi="Times New Roman" w:eastAsia="宋体" w:cs="Times New Roman"/>
                  <w:sz w:val="24"/>
                  <w:szCs w:val="24"/>
                </w:rPr>
                <w:delText>X</w:delText>
              </w:r>
            </w:del>
          </w:p>
        </w:tc>
        <w:tc>
          <w:tcPr>
            <w:tcW w:w="975" w:type="dxa"/>
          </w:tcPr>
          <w:p w14:paraId="5715836D">
            <w:pPr>
              <w:spacing w:after="0" w:line="240" w:lineRule="auto"/>
              <w:rPr>
                <w:del w:id="629" w:author="任坦坦" w:date="2026-03-20T09:59:31Z"/>
                <w:rFonts w:hint="default" w:ascii="Times New Roman" w:hAnsi="Times New Roman" w:eastAsia="宋体" w:cs="Times New Roman"/>
                <w:sz w:val="24"/>
                <w:szCs w:val="24"/>
              </w:rPr>
            </w:pPr>
            <w:del w:id="630" w:author="任坦坦" w:date="2026-03-20T09:59:31Z">
              <w:r>
                <w:rPr>
                  <w:rFonts w:hint="default" w:ascii="Times New Roman" w:hAnsi="Times New Roman" w:eastAsia="宋体" w:cs="Times New Roman"/>
                  <w:sz w:val="24"/>
                  <w:szCs w:val="24"/>
                </w:rPr>
                <w:delText>X</w:delText>
              </w:r>
            </w:del>
          </w:p>
        </w:tc>
        <w:tc>
          <w:tcPr>
            <w:tcW w:w="975" w:type="dxa"/>
          </w:tcPr>
          <w:p w14:paraId="186B774A">
            <w:pPr>
              <w:spacing w:after="0" w:line="240" w:lineRule="auto"/>
              <w:rPr>
                <w:del w:id="631" w:author="任坦坦" w:date="2026-03-20T09:59:31Z"/>
                <w:rFonts w:hint="default" w:ascii="Times New Roman" w:hAnsi="Times New Roman" w:eastAsia="宋体" w:cs="Times New Roman"/>
                <w:sz w:val="24"/>
                <w:szCs w:val="24"/>
              </w:rPr>
            </w:pPr>
          </w:p>
        </w:tc>
        <w:tc>
          <w:tcPr>
            <w:tcW w:w="975" w:type="dxa"/>
          </w:tcPr>
          <w:p w14:paraId="0793FB85">
            <w:pPr>
              <w:spacing w:after="0" w:line="240" w:lineRule="auto"/>
              <w:rPr>
                <w:del w:id="632" w:author="任坦坦" w:date="2026-03-20T09:59:31Z"/>
                <w:rFonts w:hint="default" w:ascii="Times New Roman" w:hAnsi="Times New Roman" w:eastAsia="宋体" w:cs="Times New Roman"/>
                <w:sz w:val="24"/>
                <w:szCs w:val="24"/>
              </w:rPr>
            </w:pPr>
          </w:p>
        </w:tc>
      </w:tr>
      <w:tr w14:paraId="53CA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33" w:author="任坦坦" w:date="2026-03-20T09:59:31Z"/>
        </w:trPr>
        <w:tc>
          <w:tcPr>
            <w:tcW w:w="975" w:type="dxa"/>
          </w:tcPr>
          <w:p w14:paraId="60A92921">
            <w:pPr>
              <w:spacing w:after="0" w:line="240" w:lineRule="auto"/>
              <w:rPr>
                <w:del w:id="634" w:author="任坦坦" w:date="2026-03-20T09:59:31Z"/>
                <w:rFonts w:hint="default" w:ascii="Times New Roman" w:hAnsi="Times New Roman" w:eastAsia="宋体" w:cs="Times New Roman"/>
                <w:sz w:val="24"/>
                <w:szCs w:val="24"/>
              </w:rPr>
            </w:pPr>
            <w:del w:id="635" w:author="任坦坦" w:date="2026-03-20T09:59:31Z">
              <w:r>
                <w:rPr>
                  <w:rFonts w:hint="default" w:ascii="Times New Roman" w:hAnsi="Times New Roman" w:eastAsia="宋体" w:cs="Times New Roman"/>
                  <w:sz w:val="24"/>
                  <w:szCs w:val="24"/>
                </w:rPr>
                <w:delText>PRO-CTCAE 症状自评（电子化）</w:delText>
              </w:r>
            </w:del>
          </w:p>
        </w:tc>
        <w:tc>
          <w:tcPr>
            <w:tcW w:w="975" w:type="dxa"/>
          </w:tcPr>
          <w:p w14:paraId="702BF889">
            <w:pPr>
              <w:spacing w:after="0" w:line="240" w:lineRule="auto"/>
              <w:rPr>
                <w:del w:id="636" w:author="任坦坦" w:date="2026-03-20T09:59:31Z"/>
                <w:rFonts w:hint="default" w:ascii="Times New Roman" w:hAnsi="Times New Roman" w:eastAsia="宋体" w:cs="Times New Roman"/>
                <w:sz w:val="24"/>
                <w:szCs w:val="24"/>
              </w:rPr>
            </w:pPr>
          </w:p>
        </w:tc>
        <w:tc>
          <w:tcPr>
            <w:tcW w:w="975" w:type="dxa"/>
          </w:tcPr>
          <w:p w14:paraId="6D2F06E8">
            <w:pPr>
              <w:spacing w:after="0" w:line="240" w:lineRule="auto"/>
              <w:rPr>
                <w:del w:id="637" w:author="任坦坦" w:date="2026-03-20T09:59:31Z"/>
                <w:rFonts w:hint="default" w:ascii="Times New Roman" w:hAnsi="Times New Roman" w:eastAsia="宋体" w:cs="Times New Roman"/>
                <w:sz w:val="24"/>
                <w:szCs w:val="24"/>
              </w:rPr>
            </w:pPr>
            <w:del w:id="638" w:author="任坦坦" w:date="2026-03-20T09:59:31Z">
              <w:r>
                <w:rPr>
                  <w:rFonts w:hint="default" w:ascii="Times New Roman" w:hAnsi="Times New Roman" w:eastAsia="宋体" w:cs="Times New Roman"/>
                  <w:sz w:val="24"/>
                  <w:szCs w:val="24"/>
                </w:rPr>
                <w:delText>X</w:delText>
              </w:r>
            </w:del>
          </w:p>
        </w:tc>
        <w:tc>
          <w:tcPr>
            <w:tcW w:w="975" w:type="dxa"/>
          </w:tcPr>
          <w:p w14:paraId="32E34349">
            <w:pPr>
              <w:spacing w:after="0" w:line="240" w:lineRule="auto"/>
              <w:rPr>
                <w:del w:id="639" w:author="任坦坦" w:date="2026-03-20T09:59:31Z"/>
                <w:rFonts w:hint="default" w:ascii="Times New Roman" w:hAnsi="Times New Roman" w:eastAsia="宋体" w:cs="Times New Roman"/>
                <w:sz w:val="24"/>
                <w:szCs w:val="24"/>
              </w:rPr>
            </w:pPr>
            <w:del w:id="640" w:author="任坦坦" w:date="2026-03-20T09:59:31Z">
              <w:r>
                <w:rPr>
                  <w:rFonts w:hint="default" w:ascii="Times New Roman" w:hAnsi="Times New Roman" w:eastAsia="宋体" w:cs="Times New Roman"/>
                  <w:sz w:val="24"/>
                  <w:szCs w:val="24"/>
                </w:rPr>
                <w:delText>X</w:delText>
              </w:r>
            </w:del>
          </w:p>
        </w:tc>
        <w:tc>
          <w:tcPr>
            <w:tcW w:w="975" w:type="dxa"/>
          </w:tcPr>
          <w:p w14:paraId="4F494DBC">
            <w:pPr>
              <w:spacing w:after="0" w:line="240" w:lineRule="auto"/>
              <w:rPr>
                <w:del w:id="641" w:author="任坦坦" w:date="2026-03-20T09:59:31Z"/>
                <w:rFonts w:hint="default" w:ascii="Times New Roman" w:hAnsi="Times New Roman" w:eastAsia="宋体" w:cs="Times New Roman"/>
                <w:sz w:val="24"/>
                <w:szCs w:val="24"/>
              </w:rPr>
            </w:pPr>
            <w:del w:id="642" w:author="任坦坦" w:date="2026-03-20T09:59:31Z">
              <w:r>
                <w:rPr>
                  <w:rFonts w:hint="default" w:ascii="Times New Roman" w:hAnsi="Times New Roman" w:eastAsia="宋体" w:cs="Times New Roman"/>
                  <w:sz w:val="24"/>
                  <w:szCs w:val="24"/>
                </w:rPr>
                <w:delText>X</w:delText>
              </w:r>
            </w:del>
          </w:p>
        </w:tc>
        <w:tc>
          <w:tcPr>
            <w:tcW w:w="975" w:type="dxa"/>
          </w:tcPr>
          <w:p w14:paraId="598E8258">
            <w:pPr>
              <w:spacing w:after="0" w:line="240" w:lineRule="auto"/>
              <w:rPr>
                <w:del w:id="643" w:author="任坦坦" w:date="2026-03-20T09:59:31Z"/>
                <w:rFonts w:hint="default" w:ascii="Times New Roman" w:hAnsi="Times New Roman" w:eastAsia="宋体" w:cs="Times New Roman"/>
                <w:sz w:val="24"/>
                <w:szCs w:val="24"/>
              </w:rPr>
            </w:pPr>
            <w:del w:id="644" w:author="任坦坦" w:date="2026-03-20T09:59:31Z">
              <w:r>
                <w:rPr>
                  <w:rFonts w:hint="default" w:ascii="Times New Roman" w:hAnsi="Times New Roman" w:eastAsia="宋体" w:cs="Times New Roman"/>
                  <w:sz w:val="24"/>
                  <w:szCs w:val="24"/>
                </w:rPr>
                <w:delText>X</w:delText>
              </w:r>
            </w:del>
          </w:p>
        </w:tc>
        <w:tc>
          <w:tcPr>
            <w:tcW w:w="975" w:type="dxa"/>
          </w:tcPr>
          <w:p w14:paraId="56E2D0C3">
            <w:pPr>
              <w:spacing w:after="0" w:line="240" w:lineRule="auto"/>
              <w:rPr>
                <w:del w:id="645" w:author="任坦坦" w:date="2026-03-20T09:59:31Z"/>
                <w:rFonts w:hint="default" w:ascii="Times New Roman" w:hAnsi="Times New Roman" w:eastAsia="宋体" w:cs="Times New Roman"/>
                <w:sz w:val="24"/>
                <w:szCs w:val="24"/>
              </w:rPr>
            </w:pPr>
            <w:del w:id="646" w:author="任坦坦" w:date="2026-03-20T09:59:31Z">
              <w:r>
                <w:rPr>
                  <w:rFonts w:hint="default" w:ascii="Times New Roman" w:hAnsi="Times New Roman" w:eastAsia="宋体" w:cs="Times New Roman"/>
                  <w:sz w:val="24"/>
                  <w:szCs w:val="24"/>
                </w:rPr>
                <w:delText>X</w:delText>
              </w:r>
            </w:del>
          </w:p>
        </w:tc>
        <w:tc>
          <w:tcPr>
            <w:tcW w:w="975" w:type="dxa"/>
          </w:tcPr>
          <w:p w14:paraId="688E275A">
            <w:pPr>
              <w:spacing w:after="0" w:line="240" w:lineRule="auto"/>
              <w:rPr>
                <w:del w:id="647" w:author="任坦坦" w:date="2026-03-20T09:59:31Z"/>
                <w:rFonts w:hint="default" w:ascii="Times New Roman" w:hAnsi="Times New Roman" w:eastAsia="宋体" w:cs="Times New Roman"/>
                <w:sz w:val="24"/>
                <w:szCs w:val="24"/>
              </w:rPr>
            </w:pPr>
            <w:del w:id="648" w:author="任坦坦" w:date="2026-03-20T09:59:31Z">
              <w:r>
                <w:rPr>
                  <w:rFonts w:hint="default" w:ascii="Times New Roman" w:hAnsi="Times New Roman" w:eastAsia="宋体" w:cs="Times New Roman"/>
                  <w:sz w:val="24"/>
                  <w:szCs w:val="24"/>
                </w:rPr>
                <w:delText>X</w:delText>
              </w:r>
            </w:del>
          </w:p>
        </w:tc>
        <w:tc>
          <w:tcPr>
            <w:tcW w:w="975" w:type="dxa"/>
          </w:tcPr>
          <w:p w14:paraId="4E2E3D76">
            <w:pPr>
              <w:spacing w:after="0" w:line="240" w:lineRule="auto"/>
              <w:rPr>
                <w:del w:id="649" w:author="任坦坦" w:date="2026-03-20T09:59:31Z"/>
                <w:rFonts w:hint="default" w:ascii="Times New Roman" w:hAnsi="Times New Roman" w:eastAsia="宋体" w:cs="Times New Roman"/>
                <w:sz w:val="24"/>
                <w:szCs w:val="24"/>
              </w:rPr>
            </w:pPr>
            <w:del w:id="650" w:author="任坦坦" w:date="2026-03-20T09:59:31Z">
              <w:r>
                <w:rPr>
                  <w:rFonts w:hint="default" w:ascii="Times New Roman" w:hAnsi="Times New Roman" w:eastAsia="宋体" w:cs="Times New Roman"/>
                  <w:sz w:val="24"/>
                  <w:szCs w:val="24"/>
                </w:rPr>
                <w:delText>X</w:delText>
              </w:r>
            </w:del>
          </w:p>
        </w:tc>
        <w:tc>
          <w:tcPr>
            <w:tcW w:w="975" w:type="dxa"/>
          </w:tcPr>
          <w:p w14:paraId="59B21E59">
            <w:pPr>
              <w:spacing w:after="0" w:line="240" w:lineRule="auto"/>
              <w:rPr>
                <w:del w:id="651" w:author="任坦坦" w:date="2026-03-20T09:59:31Z"/>
                <w:rFonts w:hint="default" w:ascii="Times New Roman" w:hAnsi="Times New Roman" w:eastAsia="宋体" w:cs="Times New Roman"/>
                <w:sz w:val="24"/>
                <w:szCs w:val="24"/>
              </w:rPr>
            </w:pPr>
            <w:del w:id="652" w:author="任坦坦" w:date="2026-03-20T09:59:31Z">
              <w:r>
                <w:rPr>
                  <w:rFonts w:hint="default" w:ascii="Times New Roman" w:hAnsi="Times New Roman" w:eastAsia="宋体" w:cs="Times New Roman"/>
                  <w:sz w:val="24"/>
                  <w:szCs w:val="24"/>
                </w:rPr>
                <w:delText>X</w:delText>
              </w:r>
            </w:del>
          </w:p>
        </w:tc>
      </w:tr>
      <w:tr w14:paraId="6539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653" w:author="任坦坦" w:date="2026-03-20T09:59:31Z"/>
        </w:trPr>
        <w:tc>
          <w:tcPr>
            <w:tcW w:w="975" w:type="dxa"/>
          </w:tcPr>
          <w:p w14:paraId="0240741E">
            <w:pPr>
              <w:spacing w:after="0" w:line="240" w:lineRule="auto"/>
              <w:rPr>
                <w:del w:id="654" w:author="任坦坦" w:date="2026-03-20T09:59:31Z"/>
                <w:rFonts w:hint="default" w:ascii="Times New Roman" w:hAnsi="Times New Roman" w:eastAsia="宋体" w:cs="Times New Roman"/>
                <w:sz w:val="24"/>
                <w:szCs w:val="24"/>
              </w:rPr>
            </w:pPr>
            <w:del w:id="655" w:author="任坦坦" w:date="2026-03-20T09:59:31Z">
              <w:r>
                <w:rPr>
                  <w:rFonts w:hint="default" w:ascii="Times New Roman" w:hAnsi="Times New Roman" w:eastAsia="宋体" w:cs="Times New Roman"/>
                  <w:sz w:val="24"/>
                  <w:szCs w:val="24"/>
                </w:rPr>
                <w:delText>糖尿病相关评估（血糖日志/用药调整/低血糖；HbA1c按SOP）</w:delText>
              </w:r>
            </w:del>
          </w:p>
        </w:tc>
        <w:tc>
          <w:tcPr>
            <w:tcW w:w="975" w:type="dxa"/>
          </w:tcPr>
          <w:p w14:paraId="302030E9">
            <w:pPr>
              <w:spacing w:after="0" w:line="240" w:lineRule="auto"/>
              <w:rPr>
                <w:del w:id="656" w:author="任坦坦" w:date="2026-03-20T09:59:31Z"/>
                <w:rFonts w:hint="default" w:ascii="Times New Roman" w:hAnsi="Times New Roman" w:eastAsia="宋体" w:cs="Times New Roman"/>
                <w:sz w:val="24"/>
                <w:szCs w:val="24"/>
              </w:rPr>
            </w:pPr>
            <w:del w:id="657" w:author="任坦坦" w:date="2026-03-20T09:59:31Z">
              <w:r>
                <w:rPr>
                  <w:rFonts w:hint="default" w:ascii="Times New Roman" w:hAnsi="Times New Roman" w:eastAsia="宋体" w:cs="Times New Roman"/>
                  <w:sz w:val="24"/>
                  <w:szCs w:val="24"/>
                </w:rPr>
                <w:delText>X</w:delText>
              </w:r>
            </w:del>
          </w:p>
        </w:tc>
        <w:tc>
          <w:tcPr>
            <w:tcW w:w="975" w:type="dxa"/>
          </w:tcPr>
          <w:p w14:paraId="32BE9B5D">
            <w:pPr>
              <w:spacing w:after="0" w:line="240" w:lineRule="auto"/>
              <w:rPr>
                <w:del w:id="658" w:author="任坦坦" w:date="2026-03-20T09:59:31Z"/>
                <w:rFonts w:hint="default" w:ascii="Times New Roman" w:hAnsi="Times New Roman" w:eastAsia="宋体" w:cs="Times New Roman"/>
                <w:sz w:val="24"/>
                <w:szCs w:val="24"/>
              </w:rPr>
            </w:pPr>
            <w:del w:id="659" w:author="任坦坦" w:date="2026-03-20T09:59:31Z">
              <w:r>
                <w:rPr>
                  <w:rFonts w:hint="default" w:ascii="Times New Roman" w:hAnsi="Times New Roman" w:eastAsia="宋体" w:cs="Times New Roman"/>
                  <w:sz w:val="24"/>
                  <w:szCs w:val="24"/>
                </w:rPr>
                <w:delText>X</w:delText>
              </w:r>
            </w:del>
          </w:p>
        </w:tc>
        <w:tc>
          <w:tcPr>
            <w:tcW w:w="975" w:type="dxa"/>
          </w:tcPr>
          <w:p w14:paraId="0AFB069A">
            <w:pPr>
              <w:spacing w:after="0" w:line="240" w:lineRule="auto"/>
              <w:rPr>
                <w:del w:id="660" w:author="任坦坦" w:date="2026-03-20T09:59:31Z"/>
                <w:rFonts w:hint="default" w:ascii="Times New Roman" w:hAnsi="Times New Roman" w:eastAsia="宋体" w:cs="Times New Roman"/>
                <w:sz w:val="24"/>
                <w:szCs w:val="24"/>
              </w:rPr>
            </w:pPr>
            <w:del w:id="661" w:author="任坦坦" w:date="2026-03-20T09:59:31Z">
              <w:r>
                <w:rPr>
                  <w:rFonts w:hint="default" w:ascii="Times New Roman" w:hAnsi="Times New Roman" w:eastAsia="宋体" w:cs="Times New Roman"/>
                  <w:sz w:val="24"/>
                  <w:szCs w:val="24"/>
                </w:rPr>
                <w:delText>X</w:delText>
              </w:r>
            </w:del>
          </w:p>
        </w:tc>
        <w:tc>
          <w:tcPr>
            <w:tcW w:w="975" w:type="dxa"/>
          </w:tcPr>
          <w:p w14:paraId="44A496F8">
            <w:pPr>
              <w:spacing w:after="0" w:line="240" w:lineRule="auto"/>
              <w:rPr>
                <w:del w:id="662" w:author="任坦坦" w:date="2026-03-20T09:59:31Z"/>
                <w:rFonts w:hint="default" w:ascii="Times New Roman" w:hAnsi="Times New Roman" w:eastAsia="宋体" w:cs="Times New Roman"/>
                <w:sz w:val="24"/>
                <w:szCs w:val="24"/>
              </w:rPr>
            </w:pPr>
            <w:del w:id="663" w:author="任坦坦" w:date="2026-03-20T09:59:31Z">
              <w:r>
                <w:rPr>
                  <w:rFonts w:hint="default" w:ascii="Times New Roman" w:hAnsi="Times New Roman" w:eastAsia="宋体" w:cs="Times New Roman"/>
                  <w:sz w:val="24"/>
                  <w:szCs w:val="24"/>
                </w:rPr>
                <w:delText>X</w:delText>
              </w:r>
            </w:del>
          </w:p>
        </w:tc>
        <w:tc>
          <w:tcPr>
            <w:tcW w:w="975" w:type="dxa"/>
          </w:tcPr>
          <w:p w14:paraId="46D80CC9">
            <w:pPr>
              <w:spacing w:after="0" w:line="240" w:lineRule="auto"/>
              <w:rPr>
                <w:del w:id="664" w:author="任坦坦" w:date="2026-03-20T09:59:31Z"/>
                <w:rFonts w:hint="default" w:ascii="Times New Roman" w:hAnsi="Times New Roman" w:eastAsia="宋体" w:cs="Times New Roman"/>
                <w:sz w:val="24"/>
                <w:szCs w:val="24"/>
              </w:rPr>
            </w:pPr>
          </w:p>
        </w:tc>
        <w:tc>
          <w:tcPr>
            <w:tcW w:w="975" w:type="dxa"/>
          </w:tcPr>
          <w:p w14:paraId="08194629">
            <w:pPr>
              <w:spacing w:after="0" w:line="240" w:lineRule="auto"/>
              <w:rPr>
                <w:del w:id="665" w:author="任坦坦" w:date="2026-03-20T09:59:31Z"/>
                <w:rFonts w:hint="default" w:ascii="Times New Roman" w:hAnsi="Times New Roman" w:eastAsia="宋体" w:cs="Times New Roman"/>
                <w:sz w:val="24"/>
                <w:szCs w:val="24"/>
              </w:rPr>
            </w:pPr>
            <w:del w:id="666" w:author="任坦坦" w:date="2026-03-20T09:59:31Z">
              <w:r>
                <w:rPr>
                  <w:rFonts w:hint="default" w:ascii="Times New Roman" w:hAnsi="Times New Roman" w:eastAsia="宋体" w:cs="Times New Roman"/>
                  <w:sz w:val="24"/>
                  <w:szCs w:val="24"/>
                </w:rPr>
                <w:delText>X</w:delText>
              </w:r>
            </w:del>
          </w:p>
        </w:tc>
        <w:tc>
          <w:tcPr>
            <w:tcW w:w="975" w:type="dxa"/>
          </w:tcPr>
          <w:p w14:paraId="1D60A20A">
            <w:pPr>
              <w:spacing w:after="0" w:line="240" w:lineRule="auto"/>
              <w:rPr>
                <w:del w:id="667" w:author="任坦坦" w:date="2026-03-20T09:59:31Z"/>
                <w:rFonts w:hint="default" w:ascii="Times New Roman" w:hAnsi="Times New Roman" w:eastAsia="宋体" w:cs="Times New Roman"/>
                <w:sz w:val="24"/>
                <w:szCs w:val="24"/>
              </w:rPr>
            </w:pPr>
            <w:del w:id="668" w:author="任坦坦" w:date="2026-03-20T09:59:31Z">
              <w:r>
                <w:rPr>
                  <w:rFonts w:hint="default" w:ascii="Times New Roman" w:hAnsi="Times New Roman" w:eastAsia="宋体" w:cs="Times New Roman"/>
                  <w:sz w:val="24"/>
                  <w:szCs w:val="24"/>
                </w:rPr>
                <w:delText>X</w:delText>
              </w:r>
            </w:del>
          </w:p>
        </w:tc>
        <w:tc>
          <w:tcPr>
            <w:tcW w:w="975" w:type="dxa"/>
          </w:tcPr>
          <w:p w14:paraId="77937ADF">
            <w:pPr>
              <w:spacing w:after="0" w:line="240" w:lineRule="auto"/>
              <w:rPr>
                <w:del w:id="669" w:author="任坦坦" w:date="2026-03-20T09:59:31Z"/>
                <w:rFonts w:hint="default" w:ascii="Times New Roman" w:hAnsi="Times New Roman" w:eastAsia="宋体" w:cs="Times New Roman"/>
                <w:sz w:val="24"/>
                <w:szCs w:val="24"/>
              </w:rPr>
            </w:pPr>
            <w:del w:id="670" w:author="任坦坦" w:date="2026-03-20T09:59:31Z">
              <w:r>
                <w:rPr>
                  <w:rFonts w:hint="default" w:ascii="Times New Roman" w:hAnsi="Times New Roman" w:eastAsia="宋体" w:cs="Times New Roman"/>
                  <w:sz w:val="24"/>
                  <w:szCs w:val="24"/>
                </w:rPr>
                <w:delText>X</w:delText>
              </w:r>
            </w:del>
          </w:p>
        </w:tc>
        <w:tc>
          <w:tcPr>
            <w:tcW w:w="975" w:type="dxa"/>
          </w:tcPr>
          <w:p w14:paraId="0679FB25">
            <w:pPr>
              <w:spacing w:after="0" w:line="240" w:lineRule="auto"/>
              <w:rPr>
                <w:del w:id="671" w:author="任坦坦" w:date="2026-03-20T09:59:31Z"/>
                <w:rFonts w:hint="default" w:ascii="Times New Roman" w:hAnsi="Times New Roman" w:eastAsia="宋体" w:cs="Times New Roman"/>
                <w:sz w:val="24"/>
                <w:szCs w:val="24"/>
              </w:rPr>
            </w:pPr>
            <w:del w:id="672" w:author="任坦坦" w:date="2026-03-20T09:59:31Z">
              <w:r>
                <w:rPr>
                  <w:rFonts w:hint="default" w:ascii="Times New Roman" w:hAnsi="Times New Roman" w:eastAsia="宋体" w:cs="Times New Roman"/>
                  <w:sz w:val="24"/>
                  <w:szCs w:val="24"/>
                </w:rPr>
                <w:delText>X</w:delText>
              </w:r>
            </w:del>
          </w:p>
        </w:tc>
      </w:tr>
      <w:tr w14:paraId="6ACD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73" w:author="任坦坦" w:date="2026-03-20T09:59:31Z"/>
        </w:trPr>
        <w:tc>
          <w:tcPr>
            <w:tcW w:w="975" w:type="dxa"/>
            <w:vAlign w:val="top"/>
          </w:tcPr>
          <w:p w14:paraId="09357AAB">
            <w:pPr>
              <w:spacing w:after="0" w:line="240" w:lineRule="auto"/>
              <w:rPr>
                <w:del w:id="674" w:author="任坦坦" w:date="2026-03-20T09:59:31Z"/>
                <w:rFonts w:hint="default" w:ascii="Times New Roman" w:hAnsi="Times New Roman" w:eastAsia="宋体" w:cs="Times New Roman"/>
                <w:sz w:val="24"/>
                <w:szCs w:val="24"/>
              </w:rPr>
            </w:pPr>
            <w:del w:id="675" w:author="任坦坦" w:date="2026-03-20T09:59:31Z">
              <w:r>
                <w:rPr>
                  <w:rFonts w:hint="eastAsia" w:ascii="Times New Roman" w:hAnsi="Times New Roman" w:eastAsia="宋体" w:cs="Times New Roman"/>
                  <w:sz w:val="24"/>
                  <w:szCs w:val="24"/>
                  <w:lang w:eastAsia="zh-CN"/>
                </w:rPr>
                <w:delText>卫生经济学调查问卷</w:delText>
              </w:r>
            </w:del>
          </w:p>
        </w:tc>
        <w:tc>
          <w:tcPr>
            <w:tcW w:w="975" w:type="dxa"/>
            <w:vAlign w:val="top"/>
          </w:tcPr>
          <w:p w14:paraId="4AAF1FCE">
            <w:pPr>
              <w:spacing w:after="0" w:line="240" w:lineRule="auto"/>
              <w:rPr>
                <w:del w:id="676" w:author="任坦坦" w:date="2026-03-20T09:59:31Z"/>
                <w:rFonts w:hint="default" w:ascii="Times New Roman" w:hAnsi="Times New Roman" w:eastAsia="宋体" w:cs="Times New Roman"/>
                <w:sz w:val="24"/>
                <w:szCs w:val="24"/>
              </w:rPr>
            </w:pPr>
            <w:del w:id="677" w:author="任坦坦" w:date="2026-03-20T09:59:31Z">
              <w:r>
                <w:rPr>
                  <w:rFonts w:ascii="Times New Roman" w:hAnsi="Times New Roman" w:eastAsia="宋体" w:cs="Times New Roman"/>
                  <w:sz w:val="24"/>
                  <w:szCs w:val="24"/>
                </w:rPr>
                <w:delText>X</w:delText>
              </w:r>
            </w:del>
          </w:p>
        </w:tc>
        <w:tc>
          <w:tcPr>
            <w:tcW w:w="975" w:type="dxa"/>
            <w:vAlign w:val="top"/>
          </w:tcPr>
          <w:p w14:paraId="484B5101">
            <w:pPr>
              <w:spacing w:after="0" w:line="240" w:lineRule="auto"/>
              <w:rPr>
                <w:del w:id="678" w:author="任坦坦" w:date="2026-03-20T09:59:31Z"/>
                <w:rFonts w:hint="default" w:ascii="Times New Roman" w:hAnsi="Times New Roman" w:eastAsia="宋体" w:cs="Times New Roman"/>
                <w:sz w:val="24"/>
                <w:szCs w:val="24"/>
              </w:rPr>
            </w:pPr>
          </w:p>
        </w:tc>
        <w:tc>
          <w:tcPr>
            <w:tcW w:w="975" w:type="dxa"/>
            <w:vAlign w:val="top"/>
          </w:tcPr>
          <w:p w14:paraId="48CCB940">
            <w:pPr>
              <w:spacing w:after="0" w:line="240" w:lineRule="auto"/>
              <w:rPr>
                <w:del w:id="679" w:author="任坦坦" w:date="2026-03-20T09:59:31Z"/>
                <w:rFonts w:hint="default" w:ascii="Times New Roman" w:hAnsi="Times New Roman" w:eastAsia="宋体" w:cs="Times New Roman"/>
                <w:sz w:val="24"/>
                <w:szCs w:val="24"/>
              </w:rPr>
            </w:pPr>
          </w:p>
        </w:tc>
        <w:tc>
          <w:tcPr>
            <w:tcW w:w="975" w:type="dxa"/>
            <w:vAlign w:val="top"/>
          </w:tcPr>
          <w:p w14:paraId="60673665">
            <w:pPr>
              <w:spacing w:after="0" w:line="240" w:lineRule="auto"/>
              <w:rPr>
                <w:del w:id="680" w:author="任坦坦" w:date="2026-03-20T09:59:31Z"/>
                <w:rFonts w:hint="default" w:ascii="Times New Roman" w:hAnsi="Times New Roman" w:eastAsia="宋体" w:cs="Times New Roman"/>
                <w:sz w:val="24"/>
                <w:szCs w:val="24"/>
              </w:rPr>
            </w:pPr>
            <w:del w:id="681" w:author="任坦坦" w:date="2026-03-20T09:59:31Z">
              <w:r>
                <w:rPr>
                  <w:rFonts w:ascii="Times New Roman" w:hAnsi="Times New Roman" w:eastAsia="宋体" w:cs="Times New Roman"/>
                  <w:sz w:val="24"/>
                  <w:szCs w:val="24"/>
                </w:rPr>
                <w:delText>X</w:delText>
              </w:r>
            </w:del>
          </w:p>
        </w:tc>
        <w:tc>
          <w:tcPr>
            <w:tcW w:w="975" w:type="dxa"/>
            <w:vAlign w:val="top"/>
          </w:tcPr>
          <w:p w14:paraId="068F5457">
            <w:pPr>
              <w:spacing w:after="0" w:line="240" w:lineRule="auto"/>
              <w:rPr>
                <w:del w:id="682" w:author="任坦坦" w:date="2026-03-20T09:59:31Z"/>
                <w:rFonts w:hint="default" w:ascii="Times New Roman" w:hAnsi="Times New Roman" w:eastAsia="宋体" w:cs="Times New Roman"/>
                <w:sz w:val="24"/>
                <w:szCs w:val="24"/>
              </w:rPr>
            </w:pPr>
            <w:del w:id="683" w:author="任坦坦" w:date="2026-03-20T09:59:31Z">
              <w:r>
                <w:rPr>
                  <w:rFonts w:ascii="Times New Roman" w:hAnsi="Times New Roman" w:eastAsia="宋体" w:cs="Times New Roman"/>
                  <w:sz w:val="24"/>
                  <w:szCs w:val="24"/>
                </w:rPr>
                <w:delText>X</w:delText>
              </w:r>
            </w:del>
          </w:p>
        </w:tc>
        <w:tc>
          <w:tcPr>
            <w:tcW w:w="975" w:type="dxa"/>
            <w:vAlign w:val="top"/>
          </w:tcPr>
          <w:p w14:paraId="269CFB9D">
            <w:pPr>
              <w:spacing w:after="0" w:line="240" w:lineRule="auto"/>
              <w:rPr>
                <w:del w:id="684" w:author="任坦坦" w:date="2026-03-20T09:59:31Z"/>
                <w:rFonts w:hint="default" w:ascii="Times New Roman" w:hAnsi="Times New Roman" w:eastAsia="宋体" w:cs="Times New Roman"/>
                <w:sz w:val="24"/>
                <w:szCs w:val="24"/>
              </w:rPr>
            </w:pPr>
            <w:del w:id="685" w:author="任坦坦" w:date="2026-03-20T09:59:31Z">
              <w:r>
                <w:rPr>
                  <w:rFonts w:ascii="Times New Roman" w:hAnsi="Times New Roman" w:eastAsia="宋体" w:cs="Times New Roman"/>
                  <w:sz w:val="24"/>
                  <w:szCs w:val="24"/>
                </w:rPr>
                <w:delText>X</w:delText>
              </w:r>
            </w:del>
          </w:p>
        </w:tc>
        <w:tc>
          <w:tcPr>
            <w:tcW w:w="975" w:type="dxa"/>
            <w:vAlign w:val="top"/>
          </w:tcPr>
          <w:p w14:paraId="33590CDE">
            <w:pPr>
              <w:spacing w:after="0" w:line="240" w:lineRule="auto"/>
              <w:rPr>
                <w:del w:id="686" w:author="任坦坦" w:date="2026-03-20T09:59:31Z"/>
                <w:rFonts w:hint="default" w:ascii="Times New Roman" w:hAnsi="Times New Roman" w:eastAsia="宋体" w:cs="Times New Roman"/>
                <w:sz w:val="24"/>
                <w:szCs w:val="24"/>
              </w:rPr>
            </w:pPr>
            <w:del w:id="687" w:author="任坦坦" w:date="2026-03-20T09:59:31Z">
              <w:r>
                <w:rPr>
                  <w:rFonts w:ascii="Times New Roman" w:hAnsi="Times New Roman" w:eastAsia="宋体" w:cs="Times New Roman"/>
                  <w:sz w:val="24"/>
                  <w:szCs w:val="24"/>
                </w:rPr>
                <w:delText>X</w:delText>
              </w:r>
            </w:del>
          </w:p>
        </w:tc>
        <w:tc>
          <w:tcPr>
            <w:tcW w:w="975" w:type="dxa"/>
            <w:vAlign w:val="top"/>
          </w:tcPr>
          <w:p w14:paraId="19743798">
            <w:pPr>
              <w:spacing w:after="0" w:line="240" w:lineRule="auto"/>
              <w:rPr>
                <w:del w:id="688" w:author="任坦坦" w:date="2026-03-20T09:59:31Z"/>
                <w:rFonts w:hint="default" w:ascii="Times New Roman" w:hAnsi="Times New Roman" w:eastAsia="宋体" w:cs="Times New Roman"/>
                <w:sz w:val="24"/>
                <w:szCs w:val="24"/>
              </w:rPr>
            </w:pPr>
          </w:p>
        </w:tc>
        <w:tc>
          <w:tcPr>
            <w:tcW w:w="975" w:type="dxa"/>
            <w:vAlign w:val="top"/>
          </w:tcPr>
          <w:p w14:paraId="70817FF1">
            <w:pPr>
              <w:spacing w:after="0" w:line="240" w:lineRule="auto"/>
              <w:rPr>
                <w:del w:id="689" w:author="任坦坦" w:date="2026-03-20T09:59:31Z"/>
                <w:rFonts w:hint="default" w:ascii="Times New Roman" w:hAnsi="Times New Roman" w:eastAsia="宋体" w:cs="Times New Roman"/>
                <w:sz w:val="24"/>
                <w:szCs w:val="24"/>
              </w:rPr>
            </w:pPr>
          </w:p>
        </w:tc>
      </w:tr>
    </w:tbl>
    <w:p w14:paraId="3FE9D1DE">
      <w:pPr>
        <w:rPr>
          <w:rFonts w:hint="eastAsia" w:ascii="Times New Roman" w:hAnsi="Times New Roman" w:eastAsia="宋体" w:cs="Times New Roman"/>
          <w:sz w:val="24"/>
          <w:szCs w:val="24"/>
          <w:lang w:val="en-US" w:eastAsia="zh-CN"/>
          <w:rPrChange w:id="690" w:author="任坦坦" w:date="2026-03-20T12:21:55Z">
            <w:rPr>
              <w:rFonts w:hint="default" w:ascii="Times New Roman" w:hAnsi="Times New Roman" w:eastAsia="宋体" w:cs="Times New Roman"/>
              <w:sz w:val="24"/>
              <w:szCs w:val="24"/>
              <w:lang w:val="en-US" w:eastAsia="zh-CN"/>
            </w:rPr>
          </w:rPrChange>
        </w:rPr>
      </w:pPr>
      <w:r>
        <w:rPr>
          <w:rFonts w:hint="eastAsia" w:ascii="Times New Roman" w:hAnsi="Times New Roman" w:eastAsia="宋体" w:cs="Times New Roman"/>
          <w:sz w:val="24"/>
          <w:szCs w:val="24"/>
          <w:lang w:val="en-US" w:eastAsia="zh-CN"/>
        </w:rPr>
        <w:t>注：</w:t>
      </w:r>
      <w:ins w:id="691" w:author="任坦坦" w:date="2026-03-20T12:19:10Z">
        <w:r>
          <w:rPr>
            <w:rFonts w:hint="eastAsia" w:ascii="Times New Roman" w:hAnsi="Times New Roman" w:eastAsia="宋体" w:cs="Times New Roman"/>
            <w:sz w:val="24"/>
            <w:szCs w:val="24"/>
            <w:lang w:val="en-US" w:eastAsia="zh-CN"/>
          </w:rPr>
          <w:t>1.</w:t>
        </w:r>
      </w:ins>
      <w:r>
        <w:rPr>
          <w:rFonts w:hint="eastAsia" w:ascii="Times New Roman" w:hAnsi="Times New Roman" w:eastAsia="宋体" w:cs="Times New Roman"/>
          <w:sz w:val="24"/>
          <w:szCs w:val="24"/>
          <w:lang w:val="en-US" w:eastAsia="zh-CN"/>
        </w:rPr>
        <w:t>表格中同时含有胸片和胸部CT项目，胸片符合国际结核病临床试验惯例，胸部CT是中国临床实践常规检查；两者并行检查，但优先保障胸片完成度，以满足未来方案在资源不足地区推广的低门槛要求。</w:t>
      </w:r>
      <w:ins w:id="692" w:author="任坦坦" w:date="2026-03-20T12:19:14Z">
        <w:r>
          <w:rPr>
            <w:rFonts w:hint="eastAsia" w:ascii="Times New Roman" w:hAnsi="Times New Roman" w:eastAsia="宋体" w:cs="Times New Roman"/>
            <w:sz w:val="24"/>
            <w:szCs w:val="24"/>
            <w:lang w:val="en-US" w:eastAsia="zh-CN"/>
          </w:rPr>
          <w:t>2.</w:t>
        </w:r>
      </w:ins>
      <w:ins w:id="693" w:author="任坦坦" w:date="2026-03-20T12:19:25Z">
        <w:r>
          <w:rPr>
            <w:rFonts w:hint="eastAsia" w:ascii="Times New Roman" w:hAnsi="Times New Roman" w:eastAsia="宋体" w:cs="Times New Roman"/>
            <w:sz w:val="24"/>
            <w:szCs w:val="24"/>
            <w:lang w:val="en-US" w:eastAsia="zh-CN"/>
          </w:rPr>
          <w:t>允许</w:t>
        </w:r>
      </w:ins>
      <w:ins w:id="694" w:author="任坦坦" w:date="2026-03-20T12:19:29Z">
        <w:r>
          <w:rPr>
            <w:rFonts w:hint="eastAsia" w:ascii="Times New Roman" w:hAnsi="Times New Roman" w:eastAsia="宋体" w:cs="Times New Roman"/>
            <w:sz w:val="24"/>
            <w:szCs w:val="24"/>
            <w:lang w:val="en-US" w:eastAsia="zh-CN"/>
          </w:rPr>
          <w:t>接受</w:t>
        </w:r>
      </w:ins>
      <w:ins w:id="695" w:author="任坦坦" w:date="2026-03-20T12:19:30Z">
        <w:r>
          <w:rPr>
            <w:rFonts w:hint="eastAsia" w:ascii="Times New Roman" w:hAnsi="Times New Roman" w:eastAsia="宋体" w:cs="Times New Roman"/>
            <w:sz w:val="24"/>
            <w:szCs w:val="24"/>
            <w:lang w:val="en-US" w:eastAsia="zh-CN"/>
          </w:rPr>
          <w:t>入组</w:t>
        </w:r>
      </w:ins>
      <w:ins w:id="696" w:author="任坦坦" w:date="2026-03-20T12:19:33Z">
        <w:r>
          <w:rPr>
            <w:rFonts w:hint="eastAsia" w:ascii="Times New Roman" w:hAnsi="Times New Roman" w:eastAsia="宋体" w:cs="Times New Roman"/>
            <w:sz w:val="24"/>
            <w:szCs w:val="24"/>
            <w:lang w:val="en-US" w:eastAsia="zh-CN"/>
          </w:rPr>
          <w:t>前</w:t>
        </w:r>
      </w:ins>
      <w:ins w:id="697" w:author="任坦坦" w:date="2026-03-20T12:19:34Z">
        <w:r>
          <w:rPr>
            <w:rFonts w:hint="eastAsia" w:ascii="Times New Roman" w:hAnsi="Times New Roman" w:eastAsia="宋体" w:cs="Times New Roman"/>
            <w:sz w:val="24"/>
            <w:szCs w:val="24"/>
            <w:lang w:val="en-US" w:eastAsia="zh-CN"/>
          </w:rPr>
          <w:t>2</w:t>
        </w:r>
      </w:ins>
      <w:ins w:id="698" w:author="任坦坦" w:date="2026-03-20T12:19:36Z">
        <w:r>
          <w:rPr>
            <w:rFonts w:hint="eastAsia" w:ascii="Times New Roman" w:hAnsi="Times New Roman" w:eastAsia="宋体" w:cs="Times New Roman"/>
            <w:sz w:val="24"/>
            <w:szCs w:val="24"/>
            <w:lang w:val="en-US" w:eastAsia="zh-CN"/>
          </w:rPr>
          <w:t>周</w:t>
        </w:r>
      </w:ins>
      <w:ins w:id="699" w:author="任坦坦" w:date="2026-03-20T12:19:38Z">
        <w:r>
          <w:rPr>
            <w:rFonts w:hint="eastAsia" w:ascii="Times New Roman" w:hAnsi="Times New Roman" w:eastAsia="宋体" w:cs="Times New Roman"/>
            <w:sz w:val="24"/>
            <w:szCs w:val="24"/>
            <w:lang w:val="en-US" w:eastAsia="zh-CN"/>
          </w:rPr>
          <w:t>内</w:t>
        </w:r>
      </w:ins>
      <w:ins w:id="700" w:author="任坦坦" w:date="2026-03-20T12:19:41Z">
        <w:r>
          <w:rPr>
            <w:rFonts w:hint="eastAsia" w:ascii="Times New Roman" w:hAnsi="Times New Roman" w:eastAsia="宋体" w:cs="Times New Roman"/>
            <w:sz w:val="24"/>
            <w:szCs w:val="24"/>
            <w:lang w:val="en-US" w:eastAsia="zh-CN"/>
          </w:rPr>
          <w:t>安全</w:t>
        </w:r>
      </w:ins>
      <w:ins w:id="701" w:author="任坦坦" w:date="2026-03-20T12:19:42Z">
        <w:r>
          <w:rPr>
            <w:rFonts w:hint="eastAsia" w:ascii="Times New Roman" w:hAnsi="Times New Roman" w:eastAsia="宋体" w:cs="Times New Roman"/>
            <w:sz w:val="24"/>
            <w:szCs w:val="24"/>
            <w:lang w:val="en-US" w:eastAsia="zh-CN"/>
          </w:rPr>
          <w:t>性</w:t>
        </w:r>
      </w:ins>
      <w:ins w:id="702" w:author="任坦坦" w:date="2026-03-20T12:19:44Z">
        <w:r>
          <w:rPr>
            <w:rFonts w:hint="eastAsia" w:ascii="Times New Roman" w:hAnsi="Times New Roman" w:eastAsia="宋体" w:cs="Times New Roman"/>
            <w:sz w:val="24"/>
            <w:szCs w:val="24"/>
            <w:lang w:val="en-US" w:eastAsia="zh-CN"/>
          </w:rPr>
          <w:t>实验室</w:t>
        </w:r>
      </w:ins>
      <w:ins w:id="703" w:author="任坦坦" w:date="2026-03-20T12:19:52Z">
        <w:r>
          <w:rPr>
            <w:rFonts w:hint="eastAsia" w:ascii="Times New Roman" w:hAnsi="Times New Roman" w:eastAsia="宋体" w:cs="Times New Roman"/>
            <w:sz w:val="24"/>
            <w:szCs w:val="24"/>
            <w:lang w:val="en-US" w:eastAsia="zh-CN"/>
          </w:rPr>
          <w:t>检测</w:t>
        </w:r>
      </w:ins>
      <w:ins w:id="704" w:author="任坦坦" w:date="2026-03-20T12:19:53Z">
        <w:r>
          <w:rPr>
            <w:rFonts w:hint="eastAsia" w:ascii="Times New Roman" w:hAnsi="Times New Roman" w:eastAsia="宋体" w:cs="Times New Roman"/>
            <w:sz w:val="24"/>
            <w:szCs w:val="24"/>
            <w:lang w:val="en-US" w:eastAsia="zh-CN"/>
          </w:rPr>
          <w:t>结果</w:t>
        </w:r>
      </w:ins>
      <w:ins w:id="705" w:author="任坦坦" w:date="2026-03-20T12:19:54Z">
        <w:r>
          <w:rPr>
            <w:rFonts w:hint="eastAsia" w:ascii="Times New Roman" w:hAnsi="Times New Roman" w:eastAsia="宋体" w:cs="Times New Roman"/>
            <w:sz w:val="24"/>
            <w:szCs w:val="24"/>
            <w:lang w:val="en-US" w:eastAsia="zh-CN"/>
          </w:rPr>
          <w:t>（</w:t>
        </w:r>
      </w:ins>
      <w:ins w:id="706" w:author="任坦坦" w:date="2026-03-20T12:20:07Z">
        <w:r>
          <w:rPr>
            <w:rFonts w:hint="eastAsia" w:ascii="Times New Roman" w:hAnsi="Times New Roman" w:eastAsia="宋体" w:cs="Times New Roman"/>
            <w:sz w:val="24"/>
            <w:szCs w:val="24"/>
            <w:lang w:val="en-US" w:eastAsia="zh-CN"/>
          </w:rPr>
          <w:t>血常规</w:t>
        </w:r>
      </w:ins>
      <w:ins w:id="707" w:author="任坦坦" w:date="2026-03-20T12:20:08Z">
        <w:r>
          <w:rPr>
            <w:rFonts w:hint="eastAsia" w:ascii="Times New Roman" w:hAnsi="Times New Roman" w:eastAsia="宋体" w:cs="Times New Roman"/>
            <w:sz w:val="24"/>
            <w:szCs w:val="24"/>
            <w:lang w:val="en-US" w:eastAsia="zh-CN"/>
          </w:rPr>
          <w:t>、</w:t>
        </w:r>
      </w:ins>
      <w:ins w:id="708" w:author="任坦坦" w:date="2026-03-20T12:20:09Z">
        <w:r>
          <w:rPr>
            <w:rFonts w:hint="eastAsia" w:ascii="Times New Roman" w:hAnsi="Times New Roman" w:eastAsia="宋体" w:cs="Times New Roman"/>
            <w:sz w:val="24"/>
            <w:szCs w:val="24"/>
            <w:lang w:val="en-US" w:eastAsia="zh-CN"/>
          </w:rPr>
          <w:t>肝肾</w:t>
        </w:r>
      </w:ins>
      <w:ins w:id="709" w:author="任坦坦" w:date="2026-03-20T12:20:10Z">
        <w:r>
          <w:rPr>
            <w:rFonts w:hint="eastAsia" w:ascii="Times New Roman" w:hAnsi="Times New Roman" w:eastAsia="宋体" w:cs="Times New Roman"/>
            <w:sz w:val="24"/>
            <w:szCs w:val="24"/>
            <w:lang w:val="en-US" w:eastAsia="zh-CN"/>
          </w:rPr>
          <w:t>功能</w:t>
        </w:r>
      </w:ins>
      <w:ins w:id="710" w:author="任坦坦" w:date="2026-03-20T12:20:11Z">
        <w:r>
          <w:rPr>
            <w:rFonts w:hint="eastAsia" w:ascii="Times New Roman" w:hAnsi="Times New Roman" w:eastAsia="宋体" w:cs="Times New Roman"/>
            <w:sz w:val="24"/>
            <w:szCs w:val="24"/>
            <w:lang w:val="en-US" w:eastAsia="zh-CN"/>
          </w:rPr>
          <w:t>、</w:t>
        </w:r>
      </w:ins>
      <w:ins w:id="711" w:author="任坦坦" w:date="2026-03-20T12:20:12Z">
        <w:r>
          <w:rPr>
            <w:rFonts w:hint="eastAsia" w:ascii="Times New Roman" w:hAnsi="Times New Roman" w:eastAsia="宋体" w:cs="Times New Roman"/>
            <w:sz w:val="24"/>
            <w:szCs w:val="24"/>
            <w:lang w:val="en-US" w:eastAsia="zh-CN"/>
          </w:rPr>
          <w:t>电解质</w:t>
        </w:r>
      </w:ins>
      <w:ins w:id="712" w:author="任坦坦" w:date="2026-03-20T12:20:13Z">
        <w:r>
          <w:rPr>
            <w:rFonts w:hint="eastAsia" w:ascii="Times New Roman" w:hAnsi="Times New Roman" w:eastAsia="宋体" w:cs="Times New Roman"/>
            <w:sz w:val="24"/>
            <w:szCs w:val="24"/>
            <w:lang w:val="en-US" w:eastAsia="zh-CN"/>
          </w:rPr>
          <w:t>、</w:t>
        </w:r>
      </w:ins>
      <w:ins w:id="713" w:author="任坦坦" w:date="2026-03-20T12:20:36Z">
        <w:r>
          <w:rPr>
            <w:rFonts w:hint="eastAsia" w:ascii="Times New Roman" w:hAnsi="Times New Roman" w:eastAsia="宋体" w:cs="Times New Roman"/>
            <w:sz w:val="24"/>
            <w:szCs w:val="24"/>
            <w:lang w:val="en-US" w:eastAsia="zh-CN"/>
          </w:rPr>
          <w:t>尿常规</w:t>
        </w:r>
      </w:ins>
      <w:ins w:id="714" w:author="任坦坦" w:date="2026-03-20T12:20:39Z">
        <w:r>
          <w:rPr>
            <w:rFonts w:hint="eastAsia" w:ascii="Times New Roman" w:hAnsi="Times New Roman" w:eastAsia="宋体" w:cs="Times New Roman"/>
            <w:sz w:val="24"/>
            <w:szCs w:val="24"/>
            <w:lang w:val="en-US" w:eastAsia="zh-CN"/>
          </w:rPr>
          <w:t>、</w:t>
        </w:r>
      </w:ins>
      <w:ins w:id="715" w:author="任坦坦" w:date="2026-03-20T12:20:32Z">
        <w:r>
          <w:rPr>
            <w:rFonts w:hint="eastAsia" w:ascii="Times New Roman" w:hAnsi="Times New Roman" w:eastAsia="宋体" w:cs="Times New Roman"/>
            <w:sz w:val="24"/>
            <w:szCs w:val="24"/>
            <w:lang w:eastAsia="zh-CN"/>
            <w:rPrChange w:id="716" w:author="任坦坦" w:date="2026-03-20T12:21:48Z">
              <w:rPr>
                <w:sz w:val="17"/>
              </w:rPr>
            </w:rPrChange>
          </w:rPr>
          <w:t>HBV/HCV/HIV筛查</w:t>
        </w:r>
      </w:ins>
      <w:ins w:id="717" w:author="任坦坦" w:date="2026-03-20T12:21:02Z">
        <w:r>
          <w:rPr>
            <w:rFonts w:hint="eastAsia" w:ascii="Times New Roman" w:hAnsi="Times New Roman" w:eastAsia="宋体" w:cs="Times New Roman"/>
            <w:sz w:val="24"/>
            <w:szCs w:val="24"/>
            <w:lang w:eastAsia="zh-CN"/>
            <w:rPrChange w:id="718" w:author="任坦坦" w:date="2026-03-20T12:21:48Z">
              <w:rPr>
                <w:rFonts w:hint="eastAsia"/>
                <w:sz w:val="17"/>
                <w:lang w:eastAsia="zh-CN"/>
              </w:rPr>
            </w:rPrChange>
          </w:rPr>
          <w:t>、</w:t>
        </w:r>
      </w:ins>
      <w:ins w:id="719" w:author="任坦坦" w:date="2026-03-20T12:21:02Z">
        <w:r>
          <w:rPr>
            <w:rFonts w:hint="eastAsia" w:ascii="Times New Roman" w:hAnsi="Times New Roman" w:eastAsia="宋体" w:cs="Times New Roman"/>
            <w:sz w:val="24"/>
            <w:szCs w:val="24"/>
            <w:lang w:eastAsia="zh-CN"/>
            <w:rPrChange w:id="720" w:author="任坦坦" w:date="2026-03-20T12:21:48Z">
              <w:rPr>
                <w:sz w:val="17"/>
              </w:rPr>
            </w:rPrChange>
          </w:rPr>
          <w:t>HbA1c</w:t>
        </w:r>
      </w:ins>
      <w:ins w:id="721" w:author="任坦坦" w:date="2026-03-20T12:21:14Z">
        <w:r>
          <w:rPr>
            <w:rFonts w:hint="eastAsia" w:ascii="Times New Roman" w:hAnsi="Times New Roman" w:eastAsia="宋体" w:cs="Times New Roman"/>
            <w:sz w:val="24"/>
            <w:szCs w:val="24"/>
            <w:lang w:eastAsia="zh-CN"/>
            <w:rPrChange w:id="722" w:author="任坦坦" w:date="2026-03-20T12:21:48Z">
              <w:rPr>
                <w:rFonts w:hint="eastAsia"/>
                <w:sz w:val="17"/>
                <w:lang w:eastAsia="zh-CN"/>
              </w:rPr>
            </w:rPrChange>
          </w:rPr>
          <w:t>、</w:t>
        </w:r>
      </w:ins>
      <w:ins w:id="723" w:author="任坦坦" w:date="2026-03-20T12:21:15Z">
        <w:r>
          <w:rPr>
            <w:rFonts w:hint="eastAsia" w:ascii="Times New Roman" w:hAnsi="Times New Roman" w:eastAsia="宋体" w:cs="Times New Roman"/>
            <w:sz w:val="24"/>
            <w:szCs w:val="24"/>
            <w:lang w:val="en-US" w:eastAsia="zh-CN"/>
            <w:rPrChange w:id="724" w:author="任坦坦" w:date="2026-03-20T12:21:48Z">
              <w:rPr>
                <w:rFonts w:hint="eastAsia"/>
                <w:sz w:val="17"/>
                <w:lang w:val="en-US" w:eastAsia="zh-CN"/>
              </w:rPr>
            </w:rPrChange>
          </w:rPr>
          <w:t>胸部</w:t>
        </w:r>
      </w:ins>
      <w:ins w:id="725" w:author="任坦坦" w:date="2026-03-20T12:21:16Z">
        <w:r>
          <w:rPr>
            <w:rFonts w:hint="eastAsia" w:ascii="Times New Roman" w:hAnsi="Times New Roman" w:eastAsia="宋体" w:cs="Times New Roman"/>
            <w:sz w:val="24"/>
            <w:szCs w:val="24"/>
            <w:lang w:val="en-US" w:eastAsia="zh-CN"/>
            <w:rPrChange w:id="726" w:author="任坦坦" w:date="2026-03-20T12:21:48Z">
              <w:rPr>
                <w:rFonts w:hint="eastAsia"/>
                <w:sz w:val="17"/>
                <w:lang w:val="en-US" w:eastAsia="zh-CN"/>
              </w:rPr>
            </w:rPrChange>
          </w:rPr>
          <w:t>CT</w:t>
        </w:r>
      </w:ins>
      <w:ins w:id="727" w:author="任坦坦" w:date="2026-03-20T12:21:17Z">
        <w:r>
          <w:rPr>
            <w:rFonts w:hint="eastAsia" w:ascii="Times New Roman" w:hAnsi="Times New Roman" w:eastAsia="宋体" w:cs="Times New Roman"/>
            <w:sz w:val="24"/>
            <w:szCs w:val="24"/>
            <w:lang w:val="en-US" w:eastAsia="zh-CN"/>
            <w:rPrChange w:id="728" w:author="任坦坦" w:date="2026-03-20T12:21:48Z">
              <w:rPr>
                <w:rFonts w:hint="eastAsia"/>
                <w:sz w:val="17"/>
                <w:lang w:val="en-US" w:eastAsia="zh-CN"/>
              </w:rPr>
            </w:rPrChange>
          </w:rPr>
          <w:t>、</w:t>
        </w:r>
      </w:ins>
      <w:ins w:id="729" w:author="任坦坦" w:date="2026-03-20T12:21:19Z">
        <w:r>
          <w:rPr>
            <w:rFonts w:hint="eastAsia" w:ascii="Times New Roman" w:hAnsi="Times New Roman" w:eastAsia="宋体" w:cs="Times New Roman"/>
            <w:sz w:val="24"/>
            <w:szCs w:val="24"/>
            <w:lang w:val="en-US" w:eastAsia="zh-CN"/>
            <w:rPrChange w:id="730" w:author="任坦坦" w:date="2026-03-20T12:21:48Z">
              <w:rPr>
                <w:rFonts w:hint="eastAsia"/>
                <w:sz w:val="17"/>
                <w:lang w:val="en-US" w:eastAsia="zh-CN"/>
              </w:rPr>
            </w:rPrChange>
          </w:rPr>
          <w:t>胸</w:t>
        </w:r>
      </w:ins>
      <w:ins w:id="731" w:author="任坦坦" w:date="2026-03-20T12:21:39Z">
        <w:r>
          <w:rPr>
            <w:rFonts w:hint="eastAsia" w:ascii="Times New Roman" w:hAnsi="Times New Roman" w:eastAsia="宋体" w:cs="Times New Roman"/>
            <w:sz w:val="24"/>
            <w:szCs w:val="24"/>
            <w:lang w:val="en-US" w:eastAsia="zh-CN"/>
            <w:rPrChange w:id="732" w:author="任坦坦" w:date="2026-03-20T12:21:48Z">
              <w:rPr>
                <w:rFonts w:hint="eastAsia"/>
                <w:sz w:val="17"/>
                <w:lang w:val="en-US" w:eastAsia="zh-CN"/>
              </w:rPr>
            </w:rPrChange>
          </w:rPr>
          <w:t>部</w:t>
        </w:r>
      </w:ins>
      <w:ins w:id="733" w:author="任坦坦" w:date="2026-03-20T12:21:41Z">
        <w:r>
          <w:rPr>
            <w:rFonts w:hint="eastAsia" w:ascii="Times New Roman" w:hAnsi="Times New Roman" w:eastAsia="宋体" w:cs="Times New Roman"/>
            <w:sz w:val="24"/>
            <w:szCs w:val="24"/>
            <w:lang w:val="en-US" w:eastAsia="zh-CN"/>
            <w:rPrChange w:id="734" w:author="任坦坦" w:date="2026-03-20T12:21:48Z">
              <w:rPr>
                <w:rFonts w:hint="eastAsia"/>
                <w:sz w:val="17"/>
                <w:lang w:val="en-US" w:eastAsia="zh-CN"/>
              </w:rPr>
            </w:rPrChange>
          </w:rPr>
          <w:t>X</w:t>
        </w:r>
      </w:ins>
      <w:ins w:id="735" w:author="任坦坦" w:date="2026-03-20T12:21:19Z">
        <w:r>
          <w:rPr>
            <w:rFonts w:hint="eastAsia" w:ascii="Times New Roman" w:hAnsi="Times New Roman" w:eastAsia="宋体" w:cs="Times New Roman"/>
            <w:sz w:val="24"/>
            <w:szCs w:val="24"/>
            <w:lang w:val="en-US" w:eastAsia="zh-CN"/>
            <w:rPrChange w:id="736" w:author="任坦坦" w:date="2026-03-20T12:21:48Z">
              <w:rPr>
                <w:rFonts w:hint="eastAsia"/>
                <w:sz w:val="17"/>
                <w:lang w:val="en-US" w:eastAsia="zh-CN"/>
              </w:rPr>
            </w:rPrChange>
          </w:rPr>
          <w:t>片</w:t>
        </w:r>
      </w:ins>
      <w:ins w:id="737" w:author="任坦坦" w:date="2026-03-20T12:21:20Z">
        <w:r>
          <w:rPr>
            <w:rFonts w:hint="eastAsia" w:ascii="Times New Roman" w:hAnsi="Times New Roman" w:eastAsia="宋体" w:cs="Times New Roman"/>
            <w:sz w:val="24"/>
            <w:szCs w:val="24"/>
            <w:lang w:val="en-US" w:eastAsia="zh-CN"/>
            <w:rPrChange w:id="738" w:author="任坦坦" w:date="2026-03-20T12:21:48Z">
              <w:rPr>
                <w:rFonts w:hint="eastAsia"/>
                <w:sz w:val="17"/>
                <w:lang w:val="en-US" w:eastAsia="zh-CN"/>
              </w:rPr>
            </w:rPrChange>
          </w:rPr>
          <w:t>、</w:t>
        </w:r>
      </w:ins>
      <w:ins w:id="739" w:author="任坦坦" w:date="2026-03-20T12:21:22Z">
        <w:r>
          <w:rPr>
            <w:rFonts w:hint="eastAsia" w:ascii="Times New Roman" w:hAnsi="Times New Roman" w:eastAsia="宋体" w:cs="Times New Roman"/>
            <w:sz w:val="24"/>
            <w:szCs w:val="24"/>
            <w:lang w:val="en-US" w:eastAsia="zh-CN"/>
            <w:rPrChange w:id="740" w:author="任坦坦" w:date="2026-03-20T12:21:48Z">
              <w:rPr>
                <w:rFonts w:hint="eastAsia"/>
                <w:sz w:val="17"/>
                <w:lang w:val="en-US" w:eastAsia="zh-CN"/>
              </w:rPr>
            </w:rPrChange>
          </w:rPr>
          <w:t>心电图</w:t>
        </w:r>
      </w:ins>
      <w:ins w:id="741" w:author="任坦坦" w:date="2026-03-20T12:21:24Z">
        <w:r>
          <w:rPr>
            <w:rFonts w:hint="eastAsia" w:ascii="Times New Roman" w:hAnsi="Times New Roman" w:eastAsia="宋体" w:cs="Times New Roman"/>
            <w:sz w:val="24"/>
            <w:szCs w:val="24"/>
            <w:lang w:val="en-US" w:eastAsia="zh-CN"/>
            <w:rPrChange w:id="742" w:author="任坦坦" w:date="2026-03-20T12:21:48Z">
              <w:rPr>
                <w:rFonts w:hint="eastAsia"/>
                <w:sz w:val="17"/>
                <w:lang w:val="en-US" w:eastAsia="zh-CN"/>
              </w:rPr>
            </w:rPrChange>
          </w:rPr>
          <w:t>、</w:t>
        </w:r>
      </w:ins>
      <w:ins w:id="743" w:author="任坦坦" w:date="2026-03-20T12:22:25Z">
        <w:r>
          <w:rPr>
            <w:rFonts w:hint="eastAsia" w:ascii="Times New Roman" w:hAnsi="Times New Roman" w:eastAsia="宋体" w:cs="Times New Roman"/>
            <w:sz w:val="24"/>
            <w:szCs w:val="24"/>
            <w:lang w:val="en-US" w:eastAsia="zh-CN"/>
          </w:rPr>
          <w:t>痰</w:t>
        </w:r>
      </w:ins>
      <w:ins w:id="744" w:author="任坦坦" w:date="2026-03-20T12:23:06Z">
        <w:r>
          <w:rPr>
            <w:rFonts w:hint="eastAsia" w:ascii="Times New Roman" w:hAnsi="Times New Roman" w:eastAsia="宋体" w:cs="Times New Roman"/>
            <w:sz w:val="24"/>
            <w:szCs w:val="24"/>
            <w:lang w:val="en-US" w:eastAsia="zh-CN"/>
          </w:rPr>
          <w:t>抗酸</w:t>
        </w:r>
      </w:ins>
      <w:ins w:id="745" w:author="任坦坦" w:date="2026-03-20T12:22:26Z">
        <w:r>
          <w:rPr>
            <w:rFonts w:hint="eastAsia" w:ascii="Times New Roman" w:hAnsi="Times New Roman" w:eastAsia="宋体" w:cs="Times New Roman"/>
            <w:sz w:val="24"/>
            <w:szCs w:val="24"/>
            <w:lang w:val="en-US" w:eastAsia="zh-CN"/>
          </w:rPr>
          <w:t>涂片</w:t>
        </w:r>
      </w:ins>
      <w:ins w:id="746" w:author="任坦坦" w:date="2026-03-20T12:22:27Z">
        <w:r>
          <w:rPr>
            <w:rFonts w:hint="eastAsia" w:ascii="Times New Roman" w:hAnsi="Times New Roman" w:eastAsia="宋体" w:cs="Times New Roman"/>
            <w:sz w:val="24"/>
            <w:szCs w:val="24"/>
            <w:lang w:val="en-US" w:eastAsia="zh-CN"/>
          </w:rPr>
          <w:t>、</w:t>
        </w:r>
      </w:ins>
      <w:ins w:id="747" w:author="任坦坦" w:date="2026-03-20T12:23:10Z">
        <w:r>
          <w:rPr>
            <w:rFonts w:hint="eastAsia" w:ascii="Times New Roman" w:hAnsi="Times New Roman" w:eastAsia="宋体" w:cs="Times New Roman"/>
            <w:sz w:val="24"/>
            <w:szCs w:val="24"/>
            <w:lang w:val="en-US" w:eastAsia="zh-CN"/>
          </w:rPr>
          <w:t>结核</w:t>
        </w:r>
      </w:ins>
      <w:ins w:id="748" w:author="任坦坦" w:date="2026-03-20T12:23:12Z">
        <w:r>
          <w:rPr>
            <w:rFonts w:hint="eastAsia" w:ascii="Times New Roman" w:hAnsi="Times New Roman" w:eastAsia="宋体" w:cs="Times New Roman"/>
            <w:sz w:val="24"/>
            <w:szCs w:val="24"/>
            <w:lang w:val="en-US" w:eastAsia="zh-CN"/>
          </w:rPr>
          <w:t>菌</w:t>
        </w:r>
      </w:ins>
      <w:ins w:id="749" w:author="任坦坦" w:date="2026-03-20T12:22:32Z">
        <w:r>
          <w:rPr>
            <w:rFonts w:hint="eastAsia" w:ascii="Times New Roman" w:hAnsi="Times New Roman" w:eastAsia="宋体" w:cs="Times New Roman"/>
            <w:sz w:val="24"/>
            <w:szCs w:val="24"/>
            <w:lang w:val="en-US" w:eastAsia="zh-CN"/>
          </w:rPr>
          <w:t>培养</w:t>
        </w:r>
      </w:ins>
      <w:ins w:id="750" w:author="任坦坦" w:date="2026-03-20T12:22:33Z">
        <w:r>
          <w:rPr>
            <w:rFonts w:hint="eastAsia" w:ascii="Times New Roman" w:hAnsi="Times New Roman" w:eastAsia="宋体" w:cs="Times New Roman"/>
            <w:sz w:val="24"/>
            <w:szCs w:val="24"/>
            <w:lang w:val="en-US" w:eastAsia="zh-CN"/>
          </w:rPr>
          <w:t>、</w:t>
        </w:r>
      </w:ins>
      <w:ins w:id="751" w:author="任坦坦" w:date="2026-03-20T12:22:35Z">
        <w:r>
          <w:rPr>
            <w:rFonts w:hint="eastAsia" w:ascii="Times New Roman" w:hAnsi="Times New Roman" w:eastAsia="宋体" w:cs="Times New Roman"/>
            <w:sz w:val="24"/>
            <w:szCs w:val="24"/>
            <w:lang w:val="en-US" w:eastAsia="zh-CN"/>
          </w:rPr>
          <w:t>Xpert</w:t>
        </w:r>
      </w:ins>
      <w:ins w:id="752" w:author="任坦坦" w:date="2026-03-20T12:22:53Z">
        <w:r>
          <w:rPr>
            <w:rFonts w:hint="eastAsia" w:ascii="Times New Roman" w:hAnsi="Times New Roman" w:eastAsia="宋体" w:cs="Times New Roman"/>
            <w:sz w:val="24"/>
            <w:szCs w:val="24"/>
            <w:lang w:val="en-US" w:eastAsia="zh-CN"/>
          </w:rPr>
          <w:t>或Xpert Ultra</w:t>
        </w:r>
      </w:ins>
      <w:ins w:id="753" w:author="任坦坦" w:date="2026-03-20T12:22:36Z">
        <w:r>
          <w:rPr>
            <w:rFonts w:hint="eastAsia" w:ascii="Times New Roman" w:hAnsi="Times New Roman" w:eastAsia="宋体" w:cs="Times New Roman"/>
            <w:sz w:val="24"/>
            <w:szCs w:val="24"/>
            <w:lang w:val="en-US" w:eastAsia="zh-CN"/>
          </w:rPr>
          <w:t>、</w:t>
        </w:r>
      </w:ins>
      <w:ins w:id="754" w:author="任坦坦" w:date="2026-03-20T12:23:17Z">
        <w:r>
          <w:rPr>
            <w:rFonts w:hint="eastAsia" w:ascii="Times New Roman" w:hAnsi="Times New Roman" w:eastAsia="宋体" w:cs="Times New Roman"/>
            <w:sz w:val="24"/>
            <w:szCs w:val="24"/>
            <w:lang w:val="en-US" w:eastAsia="zh-CN"/>
          </w:rPr>
          <w:t>t</w:t>
        </w:r>
      </w:ins>
      <w:ins w:id="755" w:author="任坦坦" w:date="2026-03-20T12:23:19Z">
        <w:r>
          <w:rPr>
            <w:rFonts w:hint="eastAsia" w:ascii="Times New Roman" w:hAnsi="Times New Roman" w:eastAsia="宋体" w:cs="Times New Roman"/>
            <w:sz w:val="24"/>
            <w:szCs w:val="24"/>
            <w:lang w:val="en-US" w:eastAsia="zh-CN"/>
          </w:rPr>
          <w:t>NGS</w:t>
        </w:r>
      </w:ins>
      <w:ins w:id="756" w:author="任坦坦" w:date="2026-03-20T12:19:54Z">
        <w:r>
          <w:rPr>
            <w:rFonts w:hint="eastAsia" w:ascii="Times New Roman" w:hAnsi="Times New Roman" w:eastAsia="宋体" w:cs="Times New Roman"/>
            <w:sz w:val="24"/>
            <w:szCs w:val="24"/>
            <w:lang w:val="en-US" w:eastAsia="zh-CN"/>
          </w:rPr>
          <w:t>）</w:t>
        </w:r>
      </w:ins>
      <w:ins w:id="757" w:author="任坦坦" w:date="2026-03-20T12:21:57Z">
        <w:r>
          <w:rPr>
            <w:rFonts w:hint="eastAsia" w:ascii="Times New Roman" w:hAnsi="Times New Roman" w:eastAsia="宋体" w:cs="Times New Roman"/>
            <w:sz w:val="24"/>
            <w:szCs w:val="24"/>
            <w:lang w:val="en-US" w:eastAsia="zh-CN"/>
          </w:rPr>
          <w:t>；</w:t>
        </w:r>
      </w:ins>
      <w:ins w:id="758" w:author="任坦坦" w:date="2026-03-20T12:23:26Z">
        <w:r>
          <w:rPr>
            <w:rFonts w:hint="eastAsia" w:ascii="Times New Roman" w:hAnsi="Times New Roman" w:eastAsia="宋体" w:cs="Times New Roman"/>
            <w:sz w:val="24"/>
            <w:szCs w:val="24"/>
            <w:lang w:val="en-US" w:eastAsia="zh-CN"/>
          </w:rPr>
          <w:t>3.</w:t>
        </w:r>
      </w:ins>
      <w:ins w:id="759" w:author="任坦坦" w:date="2026-03-20T12:19:07Z">
        <w:r>
          <w:rPr>
            <w:rFonts w:hint="eastAsia" w:ascii="Times New Roman" w:hAnsi="Times New Roman" w:eastAsia="宋体" w:cs="Times New Roman"/>
            <w:sz w:val="24"/>
            <w:szCs w:val="24"/>
            <w:lang w:eastAsia="zh-CN"/>
            <w:rPrChange w:id="760" w:author="任坦坦" w:date="2026-03-20T12:21:55Z">
              <w:rPr>
                <w:rFonts w:hint="eastAsia"/>
                <w:sz w:val="17"/>
              </w:rPr>
            </w:rPrChange>
          </w:rPr>
          <w:t>每次访视均评估结局相关事件与状态；治疗失败、死亡、失访等一经满足定义即当时判定；治愈/治疗完成/治疗成功及复发相关结局按方案预设时间窗统一判定。</w:t>
        </w:r>
      </w:ins>
    </w:p>
    <w:p w14:paraId="3B84ADE4">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8.4 </w:t>
      </w:r>
      <w:r>
        <w:rPr>
          <w:rFonts w:hint="eastAsia" w:ascii="Times New Roman" w:hAnsi="Times New Roman" w:eastAsia="宋体" w:cs="Times New Roman"/>
          <w:b/>
          <w:bCs/>
          <w:sz w:val="24"/>
          <w:szCs w:val="24"/>
          <w:lang w:eastAsia="zh-CN"/>
        </w:rPr>
        <w:t>队列B</w:t>
      </w:r>
      <w:r>
        <w:rPr>
          <w:rFonts w:hint="default" w:ascii="Times New Roman" w:hAnsi="Times New Roman" w:eastAsia="宋体" w:cs="Times New Roman"/>
          <w:b/>
          <w:bCs/>
          <w:sz w:val="24"/>
          <w:szCs w:val="24"/>
        </w:rPr>
        <w:t>：M6 门槛评估与随机化（Gate-then-randomize）</w:t>
      </w:r>
    </w:p>
    <w:p w14:paraId="306132A3">
      <w:pPr>
        <w:spacing w:before="0" w:after="8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在治疗满 6 个月（M6/W24）时，所有 </w:t>
      </w:r>
      <w:r>
        <w:rPr>
          <w:rFonts w:hint="eastAsia" w:ascii="Times New Roman" w:hAnsi="Times New Roman" w:eastAsia="宋体" w:cs="Times New Roman"/>
          <w:sz w:val="24"/>
          <w:szCs w:val="24"/>
          <w:lang w:eastAsia="zh-CN"/>
        </w:rPr>
        <w:t>队列B</w:t>
      </w:r>
      <w:r>
        <w:rPr>
          <w:rFonts w:hint="default" w:ascii="Times New Roman" w:hAnsi="Times New Roman" w:eastAsia="宋体" w:cs="Times New Roman"/>
          <w:sz w:val="24"/>
          <w:szCs w:val="24"/>
        </w:rPr>
        <w:t xml:space="preserve"> 受试者进入统一的门槛评估（Gate）。门槛评估的目标是：在不增加受试者风险的前提下，识别</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可能安全停药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的人群并在其中开展 1:1 随机比较（停药 vs 继续治疗至 9 个月）。</w:t>
      </w:r>
    </w:p>
    <w:p w14:paraId="079F794B">
      <w:pPr>
        <w:spacing w:before="0" w:after="8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门槛评估仅包含微生物学指标（Microbiological Hard Gate）：微生物学：在M6访视前</w:t>
      </w:r>
      <w:r>
        <w:rPr>
          <w:rFonts w:hint="eastAsia" w:ascii="Times New Roman" w:hAnsi="Times New Roman" w:eastAsia="宋体" w:cs="Times New Roman"/>
          <w:sz w:val="24"/>
          <w:szCs w:val="24"/>
          <w:lang w:eastAsia="zh-CN"/>
        </w:rPr>
        <w:t>4个月</w:t>
      </w:r>
      <w:r>
        <w:rPr>
          <w:rFonts w:hint="default" w:ascii="Times New Roman" w:hAnsi="Times New Roman" w:eastAsia="宋体" w:cs="Times New Roman"/>
          <w:sz w:val="24"/>
          <w:szCs w:val="24"/>
        </w:rPr>
        <w:t>采集的痰培养结果中，至少2次培养阴性，且两次培养间隔</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；之后</w:t>
      </w:r>
      <w:r>
        <w:rPr>
          <w:rFonts w:hint="eastAsia" w:ascii="Times New Roman" w:hAnsi="Times New Roman" w:eastAsia="宋体" w:cs="Times New Roman"/>
          <w:sz w:val="24"/>
          <w:szCs w:val="24"/>
          <w:lang w:val="en-US" w:eastAsia="zh-CN"/>
        </w:rPr>
        <w:t>M4-M6</w:t>
      </w:r>
      <w:r>
        <w:rPr>
          <w:rFonts w:hint="default" w:ascii="Times New Roman" w:hAnsi="Times New Roman" w:eastAsia="宋体" w:cs="Times New Roman"/>
          <w:sz w:val="24"/>
          <w:szCs w:val="24"/>
        </w:rPr>
        <w:t>随访中</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M6随机化之前</w:t>
      </w:r>
      <w:r>
        <w:rPr>
          <w:rFonts w:hint="default" w:ascii="Times New Roman" w:hAnsi="Times New Roman" w:eastAsia="宋体" w:cs="Times New Roman"/>
          <w:sz w:val="24"/>
          <w:szCs w:val="24"/>
        </w:rPr>
        <w:t>不得出现培养再阳</w:t>
      </w:r>
      <w:r>
        <w:rPr>
          <w:rFonts w:hint="eastAsia" w:ascii="Times New Roman" w:hAnsi="Times New Roman" w:eastAsia="宋体" w:cs="Times New Roman"/>
          <w:sz w:val="24"/>
          <w:szCs w:val="24"/>
          <w:lang w:eastAsia="zh-CN"/>
        </w:rPr>
        <w:t>；随机化后如出现培养再阳，按第9章作为结局事件进入CEC裁决/计入复合终点</w:t>
      </w:r>
      <w:r>
        <w:rPr>
          <w:rFonts w:hint="default" w:ascii="Times New Roman" w:hAnsi="Times New Roman" w:eastAsia="宋体" w:cs="Times New Roman"/>
          <w:sz w:val="24"/>
          <w:szCs w:val="24"/>
        </w:rPr>
        <w:t>。如无痰按微生物学SOP实施诱导痰或替代样本采集；无法获得可评价培养结果者视为未达标。</w:t>
      </w:r>
    </w:p>
    <w:p w14:paraId="19139726">
      <w:pPr>
        <w:spacing w:before="0" w:after="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影像学与候选生物标志物（如TB22转录组评分、CRISPR TB-DNA、呼气组学等）不用于随机化资格判定或停药决策；影像学用于常规随访与安全管理，候选生物标志物用于预设验证/探索性分析（见第12章）。</w:t>
      </w:r>
    </w:p>
    <w:p w14:paraId="72ED0B3D">
      <w:pPr>
        <w:spacing w:before="0" w:after="2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随机化：满足上述</w:t>
      </w:r>
      <w:r>
        <w:rPr>
          <w:rFonts w:hint="eastAsia" w:ascii="Times New Roman" w:hAnsi="Times New Roman" w:eastAsia="宋体" w:cs="Times New Roman"/>
          <w:sz w:val="24"/>
          <w:szCs w:val="24"/>
          <w:lang w:eastAsia="zh-CN"/>
        </w:rPr>
        <w:t>微生物学安全门槛（Hard Gate）</w:t>
      </w:r>
      <w:r>
        <w:rPr>
          <w:rFonts w:hint="default" w:ascii="Times New Roman" w:hAnsi="Times New Roman" w:eastAsia="宋体" w:cs="Times New Roman"/>
          <w:sz w:val="24"/>
          <w:szCs w:val="24"/>
        </w:rPr>
        <w:t>者进入随机化（1:1：停药组 vs 继续治疗组）；未达标者不随机，其后续治疗由研究者按指南与临床判断制定并记录在EDC中。</w:t>
      </w:r>
    </w:p>
    <w:p w14:paraId="5E1A3E13">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8.5 安全性监测与不良事件（AE）捕获</w:t>
      </w:r>
    </w:p>
    <w:p w14:paraId="7745F954">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严重度分级：研究以 DAIDS 为唯一严重度分级体系；实验室与心电（含 QTcF）建议由 EDC 自动分级并由研究者确认。</w:t>
      </w:r>
    </w:p>
    <w:p w14:paraId="08079366">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重点监测：药物性肝损伤（DILI）、QTcF 延长、过敏反应、血液学异常及糖尿病相关急症（低血糖、DKA/HHS等）。</w:t>
      </w:r>
    </w:p>
    <w:p w14:paraId="170A0161">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报告与处置：所有 SAE 需按法规与方案要求在规定时限内上报；特别关注不良事件（AESI）按 AE Management Playbook 执行分级处置与随访补充评估。</w:t>
      </w:r>
    </w:p>
    <w:p w14:paraId="2B41DF5C">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症状性不良事件：通过研究者问诊/体格检查与 PRO-CTCAE </w:t>
      </w:r>
      <w:r>
        <w:rPr>
          <w:rFonts w:hint="eastAsia" w:ascii="Times New Roman" w:hAnsi="Times New Roman" w:eastAsia="宋体" w:cs="Times New Roman"/>
          <w:sz w:val="24"/>
          <w:szCs w:val="24"/>
          <w:lang w:eastAsia="zh-CN"/>
        </w:rPr>
        <w:t>（Patient-Reported Outcomes version of the Common Terminology Criteria for Adverse Events，患者自报（PRO）症状毒性测量系统）</w:t>
      </w:r>
      <w:r>
        <w:rPr>
          <w:rFonts w:hint="default" w:ascii="Times New Roman" w:hAnsi="Times New Roman" w:eastAsia="宋体" w:cs="Times New Roman"/>
          <w:sz w:val="24"/>
          <w:szCs w:val="24"/>
        </w:rPr>
        <w:t>双通道捕获；关键症状触发医学评估与必要的实验室/影像学复核。</w:t>
      </w:r>
    </w:p>
    <w:p w14:paraId="2E1E7F44">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8.6 TB-DM 共病管理相关评估</w:t>
      </w:r>
    </w:p>
    <w:p w14:paraId="2677D991">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血糖监测：鼓励建立连续或结构化自我血糖监测（SMBG/CGM）记录；关键时间点采集空腹血糖、餐后血糖与低血糖事件。</w:t>
      </w:r>
    </w:p>
    <w:p w14:paraId="43589876">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HbA1c：建议在基线、M3、M6、EOT 及随访关键节点采集（具体</w:t>
      </w:r>
      <w:ins w:id="761" w:author="任坦坦" w:date="2026-03-20T12:24:59Z">
        <w:r>
          <w:rPr>
            <w:rFonts w:hint="eastAsia" w:ascii="Times New Roman" w:hAnsi="Times New Roman" w:eastAsia="宋体" w:cs="Times New Roman"/>
            <w:sz w:val="24"/>
            <w:szCs w:val="24"/>
            <w:lang w:val="en-US" w:eastAsia="zh-CN"/>
          </w:rPr>
          <w:t>见</w:t>
        </w:r>
      </w:ins>
      <w:del w:id="762" w:author="任坦坦" w:date="2026-03-20T10:40:32Z">
        <w:r>
          <w:rPr>
            <w:rFonts w:hint="default" w:ascii="Times New Roman" w:hAnsi="Times New Roman" w:eastAsia="宋体" w:cs="Times New Roman"/>
            <w:sz w:val="24"/>
            <w:szCs w:val="24"/>
            <w:lang w:val="en-US"/>
          </w:rPr>
          <w:delText>以</w:delText>
        </w:r>
      </w:del>
      <w:del w:id="763" w:author="任坦坦" w:date="2026-03-20T10:40:33Z">
        <w:r>
          <w:rPr>
            <w:rFonts w:hint="default" w:ascii="Times New Roman" w:hAnsi="Times New Roman" w:eastAsia="宋体" w:cs="Times New Roman"/>
            <w:sz w:val="24"/>
            <w:szCs w:val="24"/>
            <w:lang w:val="en-US" w:eastAsia="zh-CN"/>
          </w:rPr>
          <w:delText xml:space="preserve"> </w:delText>
        </w:r>
      </w:del>
      <w:ins w:id="764" w:author="任坦坦" w:date="2026-03-20T10:40:34Z">
        <w:r>
          <w:rPr>
            <w:rFonts w:hint="eastAsia" w:ascii="Times New Roman" w:hAnsi="Times New Roman" w:eastAsia="宋体" w:cs="Times New Roman"/>
            <w:sz w:val="24"/>
            <w:szCs w:val="24"/>
            <w:lang w:val="en-US" w:eastAsia="zh-CN"/>
          </w:rPr>
          <w:t>随访</w:t>
        </w:r>
      </w:ins>
      <w:ins w:id="765" w:author="任坦坦" w:date="2026-03-20T10:40:35Z">
        <w:r>
          <w:rPr>
            <w:rFonts w:hint="eastAsia" w:ascii="Times New Roman" w:hAnsi="Times New Roman" w:eastAsia="宋体" w:cs="Times New Roman"/>
            <w:sz w:val="24"/>
            <w:szCs w:val="24"/>
            <w:lang w:val="en-US" w:eastAsia="zh-CN"/>
          </w:rPr>
          <w:t>表</w:t>
        </w:r>
      </w:ins>
      <w:ins w:id="766" w:author="任坦坦" w:date="2026-03-20T10:40:32Z">
        <w:r>
          <w:rPr>
            <w:rFonts w:hint="eastAsia" w:ascii="Times New Roman" w:hAnsi="Times New Roman" w:eastAsia="宋体" w:cs="Times New Roman"/>
            <w:sz w:val="24"/>
            <w:szCs w:val="24"/>
            <w:lang w:val="en-US" w:eastAsia="zh-CN"/>
          </w:rPr>
          <w:t xml:space="preserve"> </w:t>
        </w:r>
      </w:ins>
      <w:del w:id="767" w:author="任坦坦" w:date="2026-03-20T10:40:32Z">
        <w:r>
          <w:rPr>
            <w:rFonts w:hint="default" w:ascii="Times New Roman" w:hAnsi="Times New Roman" w:eastAsia="宋体" w:cs="Times New Roman"/>
            <w:sz w:val="24"/>
            <w:szCs w:val="24"/>
            <w:lang w:val="en-US"/>
          </w:rPr>
          <w:delText>TB-DM 管理 SOP 为准</w:delText>
        </w:r>
      </w:del>
      <w:ins w:id="768" w:author="任坦坦" w:date="2026-03-20T10:40:32Z">
        <w:r>
          <w:rPr>
            <w:rFonts w:hint="eastAsia" w:ascii="Times New Roman" w:hAnsi="Times New Roman" w:eastAsia="宋体" w:cs="Times New Roman"/>
            <w:sz w:val="24"/>
            <w:szCs w:val="24"/>
            <w:lang w:val="en-US" w:eastAsia="zh-CN"/>
          </w:rPr>
          <w:t xml:space="preserve"> </w:t>
        </w:r>
      </w:ins>
      <w:r>
        <w:rPr>
          <w:rFonts w:hint="default" w:ascii="Times New Roman" w:hAnsi="Times New Roman" w:eastAsia="宋体" w:cs="Times New Roman"/>
          <w:sz w:val="24"/>
          <w:szCs w:val="24"/>
        </w:rPr>
        <w:t>）。</w:t>
      </w:r>
    </w:p>
    <w:p w14:paraId="412289C7">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降糖治疗调整：记录每次访视前后 4 周内的降糖方案变更（药物种类、剂量、频次），并注明调整原因（如低血糖、感染控制、激素使用等）。</w:t>
      </w:r>
    </w:p>
    <w:p w14:paraId="46DAC433">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并发症与合并用药：记录糖尿病慢性并发症进展及可能影响抗结核治疗安全性的并用药（如影响 QT、肝酶诱导/抑制药物等）。</w:t>
      </w:r>
    </w:p>
    <w:p w14:paraId="66AA18D9">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8.7 事件触发评估与最小数据集</w:t>
      </w:r>
    </w:p>
    <w:p w14:paraId="7139CEE2">
      <w:pPr>
        <w:spacing w:before="0" w:after="8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出现以下任一情形时，应启动事件触发评估（不受常规访视窗口限制），并补充采集与判定相关的关键数据：</w:t>
      </w:r>
    </w:p>
    <w:p w14:paraId="71C0B7C7">
      <w:pPr>
        <w:spacing w:before="0" w:after="40" w:line="300"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疑似复发/再感染：停药后出现结核相关症状复燃，或痰涂片/培养/分子检测再次阳性，或影像提示新发/进展病灶。</w:t>
      </w:r>
    </w:p>
    <w:p w14:paraId="693F6C7F">
      <w:pPr>
        <w:spacing w:before="0" w:after="40" w:line="300"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疑似治疗失败/耐药：治疗期内持续培养阳性、临床/影像学进展，或快速耐药/培养药敏提示耐药。</w:t>
      </w:r>
    </w:p>
    <w:p w14:paraId="62397344">
      <w:pPr>
        <w:spacing w:before="0" w:after="40" w:line="300"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重大安全事件：SAE、AESI、DILI、QTcF&gt;500ms 或较基线延长&gt;60ms、严重低血糖或DKA/HHS等。</w:t>
      </w:r>
    </w:p>
    <w:p w14:paraId="1AABF41A">
      <w:pPr>
        <w:spacing w:before="0" w:after="20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最小数据集（适用于漏访/远程随访）：受试者生存状态、结核相关症状、抗结核再治疗情况、住院/急诊信息、关键安全事件、可获得的痰培养/分子检测结果与影像学结果（如有）。</w:t>
      </w:r>
    </w:p>
    <w:p w14:paraId="3A20D421">
      <w:pPr>
        <w:spacing w:before="0" w:after="200" w:line="300"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漏访/远程随访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指未完成中心现场访视，但通过电话/就近复查/病案或登记系统追溯等方式，仍可获得第8.7节规定的最小随访数据集，从而使主要终点仍可判定；</w:t>
      </w:r>
    </w:p>
    <w:p w14:paraId="124FDE12">
      <w:pPr>
        <w:spacing w:before="0" w:after="200" w:line="300"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失访（LTFU）</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指在完成第6.8节规定的分级追访与被动追溯后，仍无法获得最小随访数据集，导致主要终点缺失。</w:t>
      </w:r>
    </w:p>
    <w:p w14:paraId="77BE0AAA">
      <w:pPr>
        <w:spacing w:before="0" w:after="20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对于漏访/远程随访，应尽可能补齐与主要终点相关的关键证据（培养/分子检测、影像、再治疗记录、死亡证明/病案摘要等），并按第9章事件识别流程触发事件报告与CEC裁决（如适用）。</w:t>
      </w:r>
    </w:p>
    <w:p w14:paraId="27872B9C">
      <w:pPr>
        <w:spacing w:before="0" w:after="120" w:line="300" w:lineRule="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8.8 质量控制与一致性要求</w:t>
      </w:r>
    </w:p>
    <w:p w14:paraId="09898A8E">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微生物学：痰样本采集/运输/培养判读遵循统一 SOP；污染、NTM、结果不一致等情形按预设流程复核与记录。</w:t>
      </w:r>
    </w:p>
    <w:p w14:paraId="2BE5589E">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影像学：CXR/CT 的采集参数、去标识与上传格式标准化；建议开展集中判读或一致性校准（读片培训、抽样复核）。</w:t>
      </w:r>
    </w:p>
    <w:p w14:paraId="3C081687">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生物标志物：样本采集时间窗、处理（离心/保存温度/运输）与检测平台版本治理；算法阈值锁定与审计。</w:t>
      </w:r>
    </w:p>
    <w:p w14:paraId="3312AE4C">
      <w:pPr>
        <w:spacing w:before="0" w:after="40"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数据与随访：EDC 逻辑核查规则覆盖关键字段（疗程、EOT日期、培养结果、复发事件、AE分级等）；对关键终点事件由独立 CEC 进行盲态判定。</w:t>
      </w:r>
    </w:p>
    <w:p w14:paraId="5014BC1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39CDD61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 终点与事件判定</w:t>
      </w:r>
    </w:p>
    <w:p w14:paraId="54EC718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本章定义 TDSC 研究的主要与次要终点、终点构成与判定规则，并规定关键事件（治疗失败、复发、再感染、死亡等）的识别、资料包制作与独立裁决流程。研究采用开放标签实施，但关键结局事件由独立临床结局裁决委员会（CEC）在盲态条件下裁决，以降低偏倚并提高结论可信度。</w:t>
      </w:r>
    </w:p>
    <w:p w14:paraId="26F94A8F">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9.1 终点体系概览</w:t>
      </w:r>
    </w:p>
    <w:p w14:paraId="539CD56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作为主要疗效结局，并以DAIDS分级体系下的严重不良事件与≥3级不良事件等作为主要安全性结局。终点体系遵循以下原则：</w:t>
      </w:r>
    </w:p>
    <w:p w14:paraId="4611107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面向临床决策：终点应直接回答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是否可缩短疗程/是否可在6个月节点停药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的关键临床问题；</w:t>
      </w:r>
    </w:p>
    <w:p w14:paraId="1FED5F5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可操作与可审计：终点判定依托可追溯的微生物学、影像学与临床记录；</w:t>
      </w:r>
    </w:p>
    <w:p w14:paraId="50EC5F2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与国际共同体对齐：主要疗效终点采用结核病临床试验通行的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复发/失败复合结局</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框架；</w:t>
      </w:r>
    </w:p>
    <w:p w14:paraId="59AD722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安全性优先：以DAIDS统一分级，并对重点关注不良事件（AESI）预先定义并重点监测。</w:t>
      </w:r>
    </w:p>
    <w:p w14:paraId="7A1E2FE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除特别说明外，队列A与队列B共享相同的终点定义与判定规则。队列B的门槛评估（M6 Hard Gate）为设计要素，不作为主要终点，但其达标比例与未达标原因作为重要运行与描述性指标记录（见第8章与第11章）。</w:t>
      </w:r>
    </w:p>
    <w:p w14:paraId="2958F2F5">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9.2 主要终点（Primary Endpoints）</w:t>
      </w:r>
    </w:p>
    <w:p w14:paraId="711BE934">
      <w:pPr>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9.2.1 主要疗效终点：停药后12个月</w:t>
      </w:r>
      <w:r>
        <w:rPr>
          <w:rFonts w:hint="eastAsia" w:ascii="Times New Roman" w:hAnsi="Times New Roman" w:eastAsia="宋体" w:cs="Times New Roman"/>
          <w:sz w:val="24"/>
          <w:szCs w:val="24"/>
          <w:lang w:eastAsia="zh-CN"/>
        </w:rPr>
        <w:t>良好结局率</w:t>
      </w:r>
    </w:p>
    <w:p w14:paraId="0598C6C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疗效终点定义为：受试者在完成规定疗程并停用研究治疗（EOT）后，至停药后12个月（52周）评估窗口结束时，未发生结核病复发或治疗失败，且在该评估窗口结束前未发生任何原因死亡（包括结核病相关与非结核病相关；死亡归因按9.4.5记录并报告）的比例。</w:t>
      </w:r>
    </w:p>
    <w:p w14:paraId="587C183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复发与治疗失败的具体定义见9.4与9.5。主要疗效终点的判定采用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复合不良结局</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框架：任一构成事件发生即判定为主要终点失败。主要分析采用非劣效框架（见第11章与SAP）。</w:t>
      </w:r>
    </w:p>
    <w:p w14:paraId="06B073F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9.2.2 主要安全性终点</w:t>
      </w:r>
    </w:p>
    <w:p w14:paraId="1E6ECB17">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主要安全性终点包括（评估窗口：随机分组后至52周）：严重不良事件（Serious Adverse Events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SAE）的发生比例；DAIDS 分级为3级及以上不良事件（Grade ≥3 AE）的发生比例；特别关注的不良事件（Adverse Events of Special Interest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AESI）的发生比例与构成。</w:t>
      </w:r>
    </w:p>
    <w:p w14:paraId="7168F09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安全性终点的时间窗与分层（如6个月、18个月）可作为次要安全性终点与补充分析（见9.3与第11章）。</w:t>
      </w:r>
    </w:p>
    <w:p w14:paraId="588F551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9.3 次要终点（Secondary Endpoints）</w:t>
      </w:r>
    </w:p>
    <w:p w14:paraId="4C2D8B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9.3.1 次要疗效终点</w:t>
      </w:r>
    </w:p>
    <w:p w14:paraId="157771C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次要疗效终点建议包括但不限于：</w:t>
      </w:r>
    </w:p>
    <w:p w14:paraId="2E6DB49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停药后24个月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（长期疗效）。</w:t>
      </w:r>
    </w:p>
    <w:p w14:paraId="104531E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治疗期关键时间点的培养转阴比例与转阴时间（例如W8、M2、M6等）。</w:t>
      </w:r>
    </w:p>
    <w:p w14:paraId="3A90D00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治疗失败发生比例与发生时间。</w:t>
      </w:r>
    </w:p>
    <w:p w14:paraId="385335F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结核病相关死亡与全因死亡（治疗期与随访期分别统计）。</w:t>
      </w:r>
    </w:p>
    <w:p w14:paraId="7187862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影像学改善指标（如胸片评分变化、空洞闭合/缩小比例等）。</w:t>
      </w:r>
    </w:p>
    <w:p w14:paraId="0E17838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救援治疗/方案更改比例与原因（耐药、毒性、依从性或其他）。</w:t>
      </w:r>
    </w:p>
    <w:p w14:paraId="52A87C0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9.3.2 次要安全性终点</w:t>
      </w:r>
    </w:p>
    <w:p w14:paraId="2351510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次要安全性终点包括（评估窗口可分层）：随机后26周、78周内的SAE、Grade≥3 AE与AESI；以及特定毒性事件的发生率与严重度分布（例如肝损伤、QTcF延长、周围神经病变、视神经病变、骨髓抑制等）。</w:t>
      </w:r>
    </w:p>
    <w:p w14:paraId="4E953FD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9.3.3 TB-DM相关终点（支持性/探索性）</w:t>
      </w:r>
    </w:p>
    <w:p w14:paraId="1C37ED5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B-DM相关支持性/探索性终点可包括：HbA1c在治疗期与随访期的变化；严重低血糖事件发生率；糖尿病治疗方案调整次数与类型；以及与结核疗效相关的代谢指标（如时间范围内血糖达标比例等，中心具备条件时）。</w:t>
      </w:r>
    </w:p>
    <w:p w14:paraId="3D38149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9.4 关键事件定义与判定规则（总则）</w:t>
      </w:r>
    </w:p>
    <w:p w14:paraId="04E34AF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本研究对</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治疗失败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复发</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再感染</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污染/非结核分枝杆菌</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失访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等关键事件采用预先定义的操作性标准。事件识别由研究中心负责，最终判定由CEC裁决（安全性事件按法规与GCP要求报告，由DMC/DSMB监督）。</w:t>
      </w:r>
    </w:p>
    <w:p w14:paraId="524D936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9.4.1 治疗失败（Treatment Failure）定义</w:t>
      </w:r>
    </w:p>
    <w:p w14:paraId="593E85D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治疗失败定义为：在治疗期内出现持续或再现的细菌学阳性或临床/影像学进展，提示当前治疗不能控制疾病，需要更改或强化抗结核治疗方案的情形。具体操作性标准包括满足以下任一条：</w:t>
      </w:r>
    </w:p>
    <w:p w14:paraId="0A57A23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治疗满17周（约4个月）后仍存在培养阳性（或培养复阳），且排除实验室污染与依从性问题，研究者判断需更改方案；</w:t>
      </w:r>
    </w:p>
    <w:p w14:paraId="7C0ED6A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治疗期出现两次独立痰培养阳性（间隔≥7天）或一次培养阳性伴明确临床/影像学进展，且经研究者判断为治疗失败；</w:t>
      </w:r>
    </w:p>
    <w:p w14:paraId="33838DD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治疗期出现结核病相关临床恶化导致住院/危重处理，且与结核活动性进展相关；</w:t>
      </w:r>
    </w:p>
    <w:p w14:paraId="33BA95D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药敏/基因检测提示关键耐药（如R耐药或氟喹诺酮耐药）并导致必须更改方案（此时归类为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耐药导致方案改变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，并作为治疗失败构成事件之一）。</w:t>
      </w:r>
    </w:p>
    <w:p w14:paraId="4F9915D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说明：上述标准提供统一判定框架。各条款的最终适用与确认由CEC根据完整资料进行裁决。</w:t>
      </w:r>
    </w:p>
    <w:p w14:paraId="35FA11E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9.4.2 复发（Relapse）定义</w:t>
      </w:r>
    </w:p>
    <w:p w14:paraId="687F66C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复发定义为：受试者在完成研究规定治疗并停药后，出现结核病活动性再发，满足微生物学证据与/或综合临床证据，并需要重新启动抗结核治疗。复发的操作性标准包括满足以下任一条：</w:t>
      </w:r>
    </w:p>
    <w:p w14:paraId="74C2AE9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停药后出现≥1次痰培养阳性且鉴定为</w:t>
      </w:r>
      <w:r>
        <w:rPr>
          <w:rFonts w:hint="eastAsia" w:ascii="Times New Roman" w:hAnsi="Times New Roman" w:eastAsia="宋体" w:cs="Times New Roman"/>
          <w:sz w:val="24"/>
          <w:szCs w:val="24"/>
          <w:lang w:val="en-US" w:eastAsia="zh-CN"/>
        </w:rPr>
        <w:t>结核分枝杆菌复合群（</w:t>
      </w:r>
      <w:r>
        <w:rPr>
          <w:rFonts w:hint="default" w:ascii="Times New Roman" w:hAnsi="Times New Roman" w:eastAsia="宋体" w:cs="Times New Roman"/>
          <w:sz w:val="24"/>
          <w:szCs w:val="24"/>
        </w:rPr>
        <w:t>M. tuberculosis complex</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（优先）；</w:t>
      </w:r>
    </w:p>
    <w:p w14:paraId="2F209AC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停药后出现两次独立分子检测阳性（间隔≥7天）并伴结核相关症状/影像学进展，且研究者启动再治疗；</w:t>
      </w:r>
    </w:p>
    <w:p w14:paraId="5ACF7DC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停药后出现强烈临床与影像学复发证据，虽暂未获得培养阳性，但在充分检查后研究者基于患者安全决定启动再治疗（须提交完整证据包，CEC裁决）。</w:t>
      </w:r>
    </w:p>
    <w:p w14:paraId="6910045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9.4.3 再感染（Reinfection）与复发/再感染区分</w:t>
      </w:r>
    </w:p>
    <w:p w14:paraId="3342300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若条件允许，对停药后复阳事件应进行菌株分型或WGS，以区分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复发（relapse，通常为同一菌株再活化）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再感染（reinfection）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如WGS显示与基线菌株存在显著差异，且符合再感染判定标准，则事件可归类为再感染。在主要终点分析中，默认将再感染作为不良结局纳入复合终点（保守策略），并在敏感性分析中探讨将再感染剔除的影响（见SAP）。若无WGS/分型，默认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复发/无法区分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 xml:space="preserve">处理并纳入复合终点。 </w:t>
      </w:r>
    </w:p>
    <w:p w14:paraId="416CE23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9.4.4 污染、NTM与无效标本处理</w:t>
      </w:r>
    </w:p>
    <w:p w14:paraId="4F13A008">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出现培养污染、标本无效或检测失败时，应按微生物学SOP在规定时间窗内补采。若复阳事件最终鉴定为NTM，应从复发/失败事件中剔除并单独记录为NTM事件；但若临床已启动再治疗，仍需提交CEC裁决并记录其对主要终点的影响。</w:t>
      </w:r>
    </w:p>
    <w:p w14:paraId="62FA769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9.4.5 死亡事件定义与归因（Death Adjudication）</w:t>
      </w:r>
    </w:p>
    <w:p w14:paraId="5ACCFEA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（1）死亡事件识别范围：自受试者随机分组/进入研究起至停药后随访期结束（PT-M24）内发生的任何死亡均应报告并制作证据包，提交CEC裁决。</w:t>
      </w:r>
    </w:p>
    <w:p w14:paraId="5A4DA08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（2）归因分类：CEC将死亡归因分为：A. 明确结核病相关（Definite TB-related）；B. 可能结核病相关（Probable TB-related）；C. 可能但证据不足（Possible TB-related）；D. 明确非结核病相关（Not TB-related）；E. 原因不明/资料不足（Undetermined）。</w:t>
      </w:r>
    </w:p>
    <w:p w14:paraId="6D8DE20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（3）死亡归因中“结核病相关死亡（TB-related death）”判定原则：符合A–C任一类别即归因为“结核病相关死亡”。典型情形包括：结核病导致或直接促成的呼吸衰竭、严重咯血、结核性脑膜炎/播散性结核、结核相关脓毒症或多器官功能衰竭；以及在已发生治疗失败/复发并启动救援治疗前后发生且无更合理替代死因解释的死亡。</w:t>
      </w:r>
    </w:p>
    <w:p w14:paraId="2B99F19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要说明（主要终点口径）：在主要疗效终点的复合不良结局中，任何死亡（无论归因为结核病相关或非结核病相关）均计为不良结局事件。9.4.5的归因分类用于死亡原因的结构化报告与补充/探索性分析，不影响主要终点的成败判定。</w:t>
      </w:r>
    </w:p>
    <w:p w14:paraId="2730F4C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资料不足的处理：若核心证据（如死亡证明/病程记录/出院小结/检验影像/用药与再治疗信息）缺失，CEC可将其归因为“原因不明/资料不足（Undetermined）”。该类死亡在主要终点中仍计为死亡事件并计入复合不良结局；补充分析可对其死因归因不确定性进行情景敏感性分析（仅影响死因构成报告，不改变主要终点判定）。</w:t>
      </w:r>
    </w:p>
    <w:p w14:paraId="67191F5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死亡证据包最低要求：死亡时间与地点；死亡证明或病案首页；住院病程与抢救记录（如有）；最后30天关键化验（含肝肾功能、电解质、血气/乳酸如有）、影像与微生物学结果；抗结核方案与近期更改原因；并发症与合并用药；研究者对死因的初判与依据。</w:t>
      </w:r>
    </w:p>
    <w:p w14:paraId="299B80B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9.4.6 因疗效欠佳而永久更改抗结核治疗方案（Efficacy-driven Permanent Regimen Change）</w:t>
      </w:r>
    </w:p>
    <w:p w14:paraId="603B2D0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（1）定义：在治疗期或随访期内，研究者基于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疗效不足/疾病活动性持续或进展/疑似或证实耐药/复发风险控制需要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等原因，决定对抗结核治疗进行永久性强化或更改，且该更改超出方案允许的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同等效力替代/短暂停药后复药/补课</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范围。</w:t>
      </w:r>
    </w:p>
    <w:p w14:paraId="301798D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（2）触发条件（满足任一条即可作为候选事件，最终由CEC裁决）：</w:t>
      </w:r>
    </w:p>
    <w:p w14:paraId="3F24169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 因持续培养阳性、培养复阳或明确临床/影像学进展而新增或替换≥1种关键抗结核药物（关键药物清单与同类替代规则由SAP/SOP锁定）；</w:t>
      </w:r>
    </w:p>
    <w:p w14:paraId="768A560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B. 因药敏/基因检测提示关键耐药而转入耐药救援方案或增加二线/新药药物（如氟喹诺酮、贝达喹啉、利奈唑胺、德拉马尼、普托马尼等），且该调整的主要原因是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疗效/耐药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4BAD4C8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 因疗效原因将计划总疗程延长超过方案允许窗口（需在SAP中预设：例如超过规定疗程+允许补课上限），且研究者记录的主要原因不是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仅为补课/依从性补偿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515CC0B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D. 停药后因疑似/确证复发而重新启动抗结核治疗（已在9.4.2复发定义涵盖者优先按复发裁决；如未满足复发标准但已启动再治疗，则作为候选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临床失败/方案更改</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事件提交CEC裁决）。</w:t>
      </w:r>
    </w:p>
    <w:p w14:paraId="0835F20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（3）排除情形（不作为本分项事件，但需记录并用于支持性分析）：</w:t>
      </w:r>
    </w:p>
    <w:p w14:paraId="7F7BEB3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 单纯因药物毒性/耐受性导致的同类替代、剂量调整或短暂停药后复药，且研究者未以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疗效不足</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为理由延长疗程或强化方案；</w:t>
      </w:r>
    </w:p>
    <w:p w14:paraId="46F57A1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B. 单纯因药物供应/政策原因导致的等效替换（需满足SAP预设的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等效替换</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规则并具备可审计证据链）；</w:t>
      </w:r>
    </w:p>
    <w:p w14:paraId="1D798D9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 单纯因合并症管理需要短期停药或调整，但未导致疗效驱动的永久强化。</w:t>
      </w:r>
    </w:p>
    <w:p w14:paraId="62CC1DD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证据包最低要求：方案更改前后的完整用药清单（剂量、频次、起止日期）；更改原因（按预设分类：疗效不足/耐药/复发风险/其他）；同期培养/分子检测结果；影像学报告与对比；症状与体征；依从性证据（药盒/计数/访视记录）；研究者记录的临床决策摘要。</w:t>
      </w:r>
    </w:p>
    <w:p w14:paraId="40690AB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9.5 主要疗效终点的构成与分级判定</w:t>
      </w:r>
    </w:p>
    <w:p w14:paraId="2603F9B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主要疗效终点采用复合</w:t>
      </w:r>
      <w:r>
        <w:rPr>
          <w:rFonts w:hint="eastAsia" w:ascii="Times New Roman" w:hAnsi="Times New Roman" w:eastAsia="宋体" w:cs="Times New Roman"/>
          <w:sz w:val="24"/>
          <w:szCs w:val="24"/>
          <w:lang w:val="en-US" w:eastAsia="zh-CN"/>
        </w:rPr>
        <w:t>不良</w:t>
      </w:r>
      <w:r>
        <w:rPr>
          <w:rFonts w:hint="default" w:ascii="Times New Roman" w:hAnsi="Times New Roman" w:eastAsia="宋体" w:cs="Times New Roman"/>
          <w:sz w:val="24"/>
          <w:szCs w:val="24"/>
        </w:rPr>
        <w:t>结局（composite unfavorable outcome）判定。</w:t>
      </w:r>
    </w:p>
    <w:p w14:paraId="2B97D3D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任一构成事件发生即判定为主要终点失败：</w:t>
      </w:r>
    </w:p>
    <w:p w14:paraId="2E4817B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（1）治疗失败（治疗期）；</w:t>
      </w:r>
    </w:p>
    <w:p w14:paraId="3E507D7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（2）停药后复发（随访期）；</w:t>
      </w:r>
    </w:p>
    <w:p w14:paraId="3B8FA72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（3）任何原因死亡（治疗期或随访期；包括结核病相关与非结核病相关；死亡归因按9.4.5进行结构化记录并用于报告）；</w:t>
      </w:r>
    </w:p>
    <w:p w14:paraId="7DA2C1F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（4）因疗效欠佳而永久更改抗结核治疗方案（按9.4.6触发条件与排除情形执行）。</w:t>
      </w:r>
    </w:p>
    <w:p w14:paraId="287C1B5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对于失访、撤回同意等导致主要终点评估缺失的情形，主要分析将按SAP规定的缺失数据处理策略执行（例如在mITT分析中将其归为不良结局或采用多重插补/敏感性分析）。</w:t>
      </w:r>
    </w:p>
    <w:p w14:paraId="488E046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失访（LTFU）指在预设访视窗口内无法完成关键随访评估，且经规定追访与结局追溯仍无法获得主要终点判定所需信息者。LTFU 本身不作为复合不良结局构成事件，但在主 estimand 的主要分析中，任何导致主要终点不可判定的缺失按不良结局处理，并开展预设敏感性分析。</w:t>
      </w:r>
    </w:p>
    <w:p w14:paraId="5D1D10A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9.6 事件识别、报告与资料包制作</w:t>
      </w:r>
    </w:p>
    <w:p w14:paraId="7A8D8E9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中心负责在治疗期与随访期主动识别可能构成结局事件的信号，并在规定时限内完成事件报告与资料包制作。事件识别来源包括：计划访视培养结果、影像判读结果、受试者症状回访、非计划就诊/住院记录以及合并用药/再治疗信息。</w:t>
      </w:r>
    </w:p>
    <w:p w14:paraId="5AB690B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与失访相关的事件识别：当受试者出现漏访或接近失访状态时（见第6.8节），研究中心应将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被动追溯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作为事件识别的重要来源，主动核查是否存在再治疗、复发相关痰检阳性、关键影像学进展、住院/急诊或死亡等信号。一旦发现可能构成复合不良结局的证据，应立即按本章要求完成事件报告与资料包制作，并提交CEC进行盲态裁决；不得仅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未到访/联系不上</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替代事件判定。</w:t>
      </w:r>
    </w:p>
    <w:p w14:paraId="30DBEFB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9.6.1 事件触发与初判</w:t>
      </w:r>
    </w:p>
    <w:p w14:paraId="71B77CF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出现疑似治疗失败/复发时，中心应立即启动事件触发评估（见8.7），并由研究者进行初步分类：（a）疑似治疗失败；（b）疑似复发；（c）疑似再感染；（d）疑似NTM/污染；（e）无法分类待补充证据。</w:t>
      </w:r>
    </w:p>
    <w:p w14:paraId="06E486D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9.6.2 CEC提交包（CEC Dossier）内容要求</w:t>
      </w:r>
    </w:p>
    <w:p w14:paraId="4C1445F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为保证裁决一致性，CEC提交包应至少包含以下材料（以受控模板为准）：</w:t>
      </w:r>
    </w:p>
    <w:p w14:paraId="7B4F36D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基线资料摘要：入组日期、队列与分组、基线微生物学与影像学、关键合并症与降糖方案。</w:t>
      </w:r>
    </w:p>
    <w:p w14:paraId="41202EB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治疗过程摘要：给药方案与剂量、依从性证据、关键访视培养与影像时间线、重大方案更改及原因。</w:t>
      </w:r>
    </w:p>
    <w:p w14:paraId="5699A57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事件相关微生物学资料：涂片/培养原始报告、菌种鉴定、分子检测结果；如有WGS/分型报告需附。</w:t>
      </w:r>
    </w:p>
    <w:p w14:paraId="0FFF776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事件相关影像学资料：事件前后关键胸片/CT原始文件与集中判读结论。</w:t>
      </w:r>
    </w:p>
    <w:p w14:paraId="67E1295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临床资料：症状与体征、住院记录、诊断与治疗决策依据、再治疗起始日期与方案。</w:t>
      </w:r>
    </w:p>
    <w:p w14:paraId="3594A27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安全性与其他鉴别：关键实验室、合并用药、可能的替代诊断（如NTM）、以及研究者对事件性质的初判。</w:t>
      </w:r>
    </w:p>
    <w:p w14:paraId="3B40962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中心应确保所有原始报告与影像文件可追溯；提交包中不得包含可识别个人身份信息。</w:t>
      </w:r>
    </w:p>
    <w:p w14:paraId="5C68DDC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9.7 CEC裁决流程与裁决输出</w:t>
      </w:r>
    </w:p>
    <w:p w14:paraId="48D62EB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CEC裁决采用预先定义的流程与表单，原则上包括：初审（至少两名委员独立盲态评估）—一致性判断—分歧讨论与必要的第三方裁决—最终裁决确认。裁决结果以结构化形式输出至EDC，并形成可审计的裁决记录。</w:t>
      </w:r>
    </w:p>
    <w:p w14:paraId="6ADA24E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CEC裁决输出至少包括：事件类型（失败/复发/再感染/非事件）、事件日期（index date）、证据等级（微生物学确证/综合证据）、以及对主要终点构成的归类。</w:t>
      </w:r>
    </w:p>
    <w:p w14:paraId="3820F5D6">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通用字段：受试者编号；队列/组别（盲态下对CEC隐藏，仅保留随机化阶段标签）；事件类型（失败/复发/再感染/死亡/方案永久更改/其他）；事件起始日期与首次触发信号日期；研究者初判；资料包完整性勾选；是否需要补充材料；CEC裁决结果与类别；裁决日期；裁决理由摘要（结构化）。</w:t>
      </w:r>
    </w:p>
    <w:p w14:paraId="285694DC">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治疗失败证据包：治疗周数；培养序列（含标本日期、结果、污染/无效标记）；分子检测/药敏结果；影像学对比结论；症状与体征；住院/危重记录（如有）；依从性证据；方案更改前后用药清单与原因。</w:t>
      </w:r>
    </w:p>
    <w:p w14:paraId="4EAC466B">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复发证据包：停药日期；随访期培养与分子检测序列；症状/影像学进展证据；再治疗启动日期与方案；WGS/分型结果（如有）；NTM鉴定结果（如有）。</w:t>
      </w:r>
    </w:p>
    <w:p w14:paraId="3ABB0EE2">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再感染证据包：与复发共享 + 关键分型/WGS证据；分型结论（同源复发 vs 外源再感染）与质量指标（如测序深度/覆盖度记录）。</w:t>
      </w:r>
    </w:p>
    <w:p w14:paraId="1E1DAF99">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死亡证据包：见9.4.5最低要求；另建议提供最后一次研究访视日期与当时的微生物学/影像学状态，以支持归因。</w:t>
      </w:r>
    </w:p>
    <w:p w14:paraId="3728BCE4">
      <w:pPr>
        <w:spacing w:after="120" w:line="312" w:lineRule="auto"/>
        <w:ind w:firstLine="480" w:firstLineChars="20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永久更改方案证据包：见9.4.6最低要求；并强制记录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触发条件编码（A/B/C/D）</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排除情形编码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773DE4D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9.8 特殊情形与判定层级规则</w:t>
      </w:r>
    </w:p>
    <w:p w14:paraId="2355971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为提高一致性，本研究规定以下判定层级规则：</w:t>
      </w:r>
    </w:p>
    <w:p w14:paraId="7502303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微生物学确证优先：培养确证的M. tuberculosis complex阳性优先于综合证据判定。</w:t>
      </w:r>
    </w:p>
    <w:p w14:paraId="634F58C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时间优先：若同时满足多个事件定义，以最早发生的构成事件日期作为主要终点失败日期。</w:t>
      </w:r>
    </w:p>
    <w:p w14:paraId="787AF8A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治疗决策纳入：如研究者因强烈临床证据启动再治疗，即使培养暂未阳性，仍需提交CEC裁决；CEC可判定为复发/失败或非事件。</w:t>
      </w:r>
    </w:p>
    <w:p w14:paraId="5CB8FBB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NTM与污染剔除：最终确认为NTM或污染者，不作为复发/失败事件，但需记录其对临床决策与主要终点的影响。</w:t>
      </w:r>
    </w:p>
    <w:p w14:paraId="594FCDE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死亡分类：死亡需判定与结核病相关性（TB相关/非TB相关/无法判定），并按SAP规定纳入分析。</w:t>
      </w:r>
    </w:p>
    <w:p w14:paraId="7D9049C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9.9 终点数据完整性与关键时间点要求</w:t>
      </w:r>
    </w:p>
    <w:p w14:paraId="650EF16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确保主要终点可评估性，研究团队应重点保障：（1）治疗期每月培养结果与EOT培养；（2）EOT胸片；（3）停药后12个月培养与胸片；（4）任何疑似事件的完整CEC提交包；（5）再治疗方案与起始时间的准确记录。</w:t>
      </w:r>
    </w:p>
    <w:p w14:paraId="078B251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对缺失数据与失访将按SAP实施预设的处理与敏感性分析；研究执行层面应通过随访保留策略降低缺失发生（见第6章与第8章）。</w:t>
      </w:r>
    </w:p>
    <w:p w14:paraId="3637073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9.10 小结</w:t>
      </w:r>
    </w:p>
    <w:p w14:paraId="1348738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采用以停药后12个月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为核心的终点体系，并通过独立CEC盲态裁决提高结局判定客观性。本章明确了失败、复发、再感染等关键事件的操作性定义与资料包要求，并规定裁决流程与特殊情形判定层级，为主要终点分析与研究结论稳健性提供方法学保障。</w:t>
      </w:r>
    </w:p>
    <w:p w14:paraId="6EA5436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79C5E02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 随机化与盲态</w:t>
      </w:r>
    </w:p>
    <w:p w14:paraId="7E54E2C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本章规定 TDSC 研究的随机化实施、分层因素、分配隐藏、盲态策略与盲态维护措施。鉴于本研究为务实性多中心研究，治疗实施采用开放标签（open-label）方式进行；但关键结局事件采用独立临床结局裁决委员会（CEC）盲态裁决，以控制信息偏倚。</w:t>
      </w:r>
    </w:p>
    <w:p w14:paraId="3FC30CCB">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10.1 随机化概览与适用范围</w:t>
      </w:r>
    </w:p>
    <w:p w14:paraId="1E57883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包含两个需要随机化的环节：（1）队列A：基线随机化，将</w:t>
      </w:r>
      <w:del w:id="769" w:author="付亮" w:date="2026-03-25T07:47:57Z">
        <w:r>
          <w:rPr>
            <w:rFonts w:hint="default" w:ascii="Times New Roman" w:hAnsi="Times New Roman" w:eastAsia="宋体" w:cs="Times New Roman"/>
            <w:sz w:val="24"/>
            <w:szCs w:val="24"/>
          </w:rPr>
          <w:delText>低风险</w:delText>
        </w:r>
      </w:del>
      <w:ins w:id="770"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TB-DM受试者分配至A1、A2或A3组（1:1:1）；（2）队列B：在治疗满6个月的门槛评估达标后进行随机化，将受试者分配至</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停药策略（总疗程6个月）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继续治疗策略（总疗程9个月）</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（1:1）。除上述两处随机化外，其他治疗路径（如队列B未达门槛者的延续路径）不进行随机化。</w:t>
      </w:r>
    </w:p>
    <w:p w14:paraId="700FC8D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10.2 随机化方法与分配隐藏</w:t>
      </w:r>
    </w:p>
    <w:p w14:paraId="4B3245D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随机化采用中心化、基于EDC/IRT系统的在线随机分配（centralized web-based randomization）。随机序列由独立统计人员使用计算机生成，采用区组随机（permuted block randomization），区组大小对研究团队隐藏。随机化结果由系统在完成资格确认后即时返回，研究者据此开具相应研究药物。</w:t>
      </w:r>
    </w:p>
    <w:p w14:paraId="48F5DE1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确保分配隐藏与防止选择偏倚：（1）随机化前必须完成全部入组/门槛资格确认；（2）随机化权限按角色控制，仅授权研究者/药师可见；（3）随机序列、区组大小与分层规则由数据管理团队受控管理，研究中心不可访问。</w:t>
      </w:r>
    </w:p>
    <w:p w14:paraId="1547FE6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10.3 随机化分层因素（Stratification Factors）</w:t>
      </w:r>
    </w:p>
    <w:p w14:paraId="0B7D3104">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为提高组间可比性并降低基线差异对结局的影响，本研究统一采用以下随机化分层因素：</w:t>
      </w:r>
    </w:p>
    <w:p w14:paraId="794147B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（1）研究中心；</w:t>
      </w:r>
    </w:p>
    <w:p w14:paraId="1ADE787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（2）基线菌负荷层级；</w:t>
      </w:r>
    </w:p>
    <w:p w14:paraId="6BE57813">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（3）基线影像范围层级；</w:t>
      </w:r>
    </w:p>
    <w:p w14:paraId="298D188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（4）基线 HbA1c 分层。</w:t>
      </w:r>
    </w:p>
    <w:p w14:paraId="34B429F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上述分级阈值与映射规则以 SOP01、Randomization Specification 与 SAP 的锁定版本为准，并在首例入组前冻结。</w:t>
      </w:r>
    </w:p>
    <w:p w14:paraId="6C357F6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需要区分“官方基线队列分配工具”与“随机化分层因素”：前者用于完成基线</w:t>
      </w:r>
      <w:del w:id="771" w:author="付亮" w:date="2026-03-25T07:47:57Z">
        <w:r>
          <w:rPr>
            <w:rFonts w:hint="default" w:ascii="Times New Roman" w:hAnsi="Times New Roman" w:eastAsia="宋体" w:cs="Times New Roman"/>
            <w:sz w:val="24"/>
            <w:szCs w:val="24"/>
          </w:rPr>
          <w:delText>低风险</w:delText>
        </w:r>
      </w:del>
      <w:ins w:id="772"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与</w:t>
      </w:r>
      <w:del w:id="773" w:author="付亮" w:date="2026-03-25T07:44:39Z">
        <w:r>
          <w:rPr>
            <w:rFonts w:hint="default" w:ascii="Times New Roman" w:hAnsi="Times New Roman" w:eastAsia="宋体" w:cs="Times New Roman"/>
            <w:sz w:val="24"/>
            <w:szCs w:val="24"/>
          </w:rPr>
          <w:delText>中高风险</w:delText>
        </w:r>
      </w:del>
      <w:ins w:id="774"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队列分配，后者用于随机化平衡。HbA1c 用于随机化平衡、支持性亚组分析及协变量调整，但不作为队列B第6月微生物学安全门槛（Hard Gate）判定条件。</w:t>
      </w:r>
    </w:p>
    <w:p w14:paraId="14180977">
      <w:pPr>
        <w:spacing w:after="120" w:line="312" w:lineRule="auto"/>
        <w:rPr>
          <w:rFonts w:hint="default" w:ascii="Times New Roman" w:hAnsi="Times New Roman" w:eastAsia="宋体" w:cs="Times New Roman"/>
          <w:sz w:val="24"/>
          <w:szCs w:val="24"/>
        </w:rPr>
      </w:pPr>
    </w:p>
    <w:p w14:paraId="2425C908">
      <w:pPr>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表5. 随机化分层因素与操作性定义</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2436"/>
        <w:gridCol w:w="2436"/>
        <w:gridCol w:w="2436"/>
      </w:tblGrid>
      <w:tr w14:paraId="6791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520158E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随机化环节</w:t>
            </w:r>
          </w:p>
        </w:tc>
        <w:tc>
          <w:tcPr>
            <w:tcW w:w="2436" w:type="dxa"/>
          </w:tcPr>
          <w:p w14:paraId="5C9B3646">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建议分层因素</w:t>
            </w:r>
          </w:p>
        </w:tc>
        <w:tc>
          <w:tcPr>
            <w:tcW w:w="2436" w:type="dxa"/>
          </w:tcPr>
          <w:p w14:paraId="015794C7">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操作性定义（示例）</w:t>
            </w:r>
          </w:p>
        </w:tc>
        <w:tc>
          <w:tcPr>
            <w:tcW w:w="2436" w:type="dxa"/>
          </w:tcPr>
          <w:p w14:paraId="61958AB6">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备注</w:t>
            </w:r>
          </w:p>
        </w:tc>
      </w:tr>
      <w:tr w14:paraId="12EC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489E56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队列A（D0）</w:t>
            </w:r>
          </w:p>
        </w:tc>
        <w:tc>
          <w:tcPr>
            <w:tcW w:w="2436" w:type="dxa"/>
          </w:tcPr>
          <w:p w14:paraId="528924FA">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研究中心</w:t>
            </w:r>
          </w:p>
        </w:tc>
        <w:tc>
          <w:tcPr>
            <w:tcW w:w="2436" w:type="dxa"/>
          </w:tcPr>
          <w:p w14:paraId="169B1D59">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按中心代码</w:t>
            </w:r>
          </w:p>
        </w:tc>
        <w:tc>
          <w:tcPr>
            <w:tcW w:w="2436" w:type="dxa"/>
          </w:tcPr>
          <w:p w14:paraId="484DDDD2">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5029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71AC69A">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队列A（D0）</w:t>
            </w:r>
          </w:p>
        </w:tc>
        <w:tc>
          <w:tcPr>
            <w:tcW w:w="2436" w:type="dxa"/>
          </w:tcPr>
          <w:p w14:paraId="5846A08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菌负荷层级</w:t>
            </w:r>
          </w:p>
        </w:tc>
        <w:tc>
          <w:tcPr>
            <w:tcW w:w="2436" w:type="dxa"/>
          </w:tcPr>
          <w:p w14:paraId="5961A09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Xpert/Ultra定量分级或涂片分级（阈值见SOP01/SAP）</w:t>
            </w:r>
          </w:p>
        </w:tc>
        <w:tc>
          <w:tcPr>
            <w:tcW w:w="2436" w:type="dxa"/>
          </w:tcPr>
          <w:p w14:paraId="0997E5AC">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7B22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6" w:type="dxa"/>
          </w:tcPr>
          <w:p w14:paraId="1B14F8F3">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队列A（D0）</w:t>
            </w:r>
          </w:p>
        </w:tc>
        <w:tc>
          <w:tcPr>
            <w:tcW w:w="2436" w:type="dxa"/>
          </w:tcPr>
          <w:p w14:paraId="362DF54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影像范围层级</w:t>
            </w:r>
          </w:p>
        </w:tc>
        <w:tc>
          <w:tcPr>
            <w:tcW w:w="2436" w:type="dxa"/>
          </w:tcPr>
          <w:p w14:paraId="11FA341F">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CXR范围/空洞分级（阈值见SOP01/SAP）</w:t>
            </w:r>
          </w:p>
        </w:tc>
        <w:tc>
          <w:tcPr>
            <w:tcW w:w="2436" w:type="dxa"/>
          </w:tcPr>
          <w:p w14:paraId="4FF14A50">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60AA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B40C5D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队列A（D0）</w:t>
            </w:r>
          </w:p>
        </w:tc>
        <w:tc>
          <w:tcPr>
            <w:tcW w:w="2436" w:type="dxa"/>
          </w:tcPr>
          <w:p w14:paraId="5E0EB433">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HbA1c分层</w:t>
            </w:r>
          </w:p>
        </w:tc>
        <w:tc>
          <w:tcPr>
            <w:tcW w:w="2436" w:type="dxa"/>
          </w:tcPr>
          <w:p w14:paraId="793E7DB7">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例如 &lt;8% vs ≥8%（或按SOP01/SAP锁定）</w:t>
            </w:r>
          </w:p>
        </w:tc>
        <w:tc>
          <w:tcPr>
            <w:tcW w:w="2436" w:type="dxa"/>
          </w:tcPr>
          <w:p w14:paraId="3FF2B7F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788C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28C8EABF">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队列B（M6）</w:t>
            </w:r>
          </w:p>
        </w:tc>
        <w:tc>
          <w:tcPr>
            <w:tcW w:w="2436" w:type="dxa"/>
          </w:tcPr>
          <w:p w14:paraId="39C6376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研究中心</w:t>
            </w:r>
          </w:p>
        </w:tc>
        <w:tc>
          <w:tcPr>
            <w:tcW w:w="2436" w:type="dxa"/>
          </w:tcPr>
          <w:p w14:paraId="4BE04988">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按中心代码</w:t>
            </w:r>
          </w:p>
        </w:tc>
        <w:tc>
          <w:tcPr>
            <w:tcW w:w="2436" w:type="dxa"/>
          </w:tcPr>
          <w:p w14:paraId="39E7065E">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3E7F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44B7E0FE">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队列B（M6）</w:t>
            </w:r>
          </w:p>
        </w:tc>
        <w:tc>
          <w:tcPr>
            <w:tcW w:w="2436" w:type="dxa"/>
          </w:tcPr>
          <w:p w14:paraId="3E4137C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菌负荷层级</w:t>
            </w:r>
          </w:p>
        </w:tc>
        <w:tc>
          <w:tcPr>
            <w:tcW w:w="2436" w:type="dxa"/>
          </w:tcPr>
          <w:p w14:paraId="1401E4D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以基线层级为主（必要时辅以M6微生物学状态；定义见SAP）</w:t>
            </w:r>
          </w:p>
        </w:tc>
        <w:tc>
          <w:tcPr>
            <w:tcW w:w="2436" w:type="dxa"/>
          </w:tcPr>
          <w:p w14:paraId="6BA75754">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78E07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6" w:type="dxa"/>
          </w:tcPr>
          <w:p w14:paraId="2D88F346">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队列B（M6）</w:t>
            </w:r>
          </w:p>
        </w:tc>
        <w:tc>
          <w:tcPr>
            <w:tcW w:w="2436" w:type="dxa"/>
          </w:tcPr>
          <w:p w14:paraId="2484E155">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影像范围层级</w:t>
            </w:r>
          </w:p>
        </w:tc>
        <w:tc>
          <w:tcPr>
            <w:tcW w:w="2436" w:type="dxa"/>
          </w:tcPr>
          <w:p w14:paraId="5144858C">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以基线影像范围/空洞分级为主（阈值见SOP01/SAP）</w:t>
            </w:r>
          </w:p>
        </w:tc>
        <w:tc>
          <w:tcPr>
            <w:tcW w:w="2436" w:type="dxa"/>
          </w:tcPr>
          <w:p w14:paraId="62BF24ED">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r w14:paraId="2A9D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6" w:type="dxa"/>
          </w:tcPr>
          <w:p w14:paraId="7AEABA6C">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队列B（M6）</w:t>
            </w:r>
          </w:p>
        </w:tc>
        <w:tc>
          <w:tcPr>
            <w:tcW w:w="2436" w:type="dxa"/>
          </w:tcPr>
          <w:p w14:paraId="068D2C99">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HbA1c分层</w:t>
            </w:r>
          </w:p>
        </w:tc>
        <w:tc>
          <w:tcPr>
            <w:tcW w:w="2436" w:type="dxa"/>
          </w:tcPr>
          <w:p w14:paraId="4B99967A">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以基线或M6 HbA1c分层（优先规则见SAP）</w:t>
            </w:r>
          </w:p>
        </w:tc>
        <w:tc>
          <w:tcPr>
            <w:tcW w:w="2436" w:type="dxa"/>
          </w:tcPr>
          <w:p w14:paraId="74DDFF3E">
            <w:pPr>
              <w:spacing w:after="0"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必选</w:t>
            </w:r>
          </w:p>
        </w:tc>
      </w:tr>
    </w:tbl>
    <w:p w14:paraId="67FDAFAF">
      <w:pPr>
        <w:spacing w:after="120" w:line="312" w:lineRule="auto"/>
        <w:rPr>
          <w:rFonts w:hint="default" w:ascii="Times New Roman" w:hAnsi="Times New Roman" w:eastAsia="宋体" w:cs="Times New Roman"/>
          <w:sz w:val="24"/>
          <w:szCs w:val="24"/>
        </w:rPr>
      </w:pPr>
    </w:p>
    <w:p w14:paraId="014F48B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10.4 随机化实施流程（Operational Workflow）</w:t>
      </w:r>
    </w:p>
    <w:p w14:paraId="503A62BE">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随机化实施流程应嵌入EDC/IRT工作流，并形成可审计的操作轨迹。建议流程如下：</w:t>
      </w:r>
    </w:p>
    <w:p w14:paraId="2DC6B4A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研究人员完成受试者筛选/门槛评估并在EDC录入关键资格要素；</w:t>
      </w:r>
    </w:p>
    <w:p w14:paraId="47BEF5F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系统自动校验关键字段完整性与逻辑一致性（如入排标准、门槛证据、禁忌项等）；</w:t>
      </w:r>
    </w:p>
    <w:p w14:paraId="0BB34EB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授权研究者发起随机化请求，系统记录发起时间、操作者与受试者编号；</w:t>
      </w:r>
    </w:p>
    <w:p w14:paraId="0942B6C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系统返回分组结果，并自动生成研究药物发放/处方建议与随访日程；</w:t>
      </w:r>
    </w:p>
    <w:p w14:paraId="7A4E352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药师按分组发放药物并记录批号、数量与发放日期；</w:t>
      </w:r>
    </w:p>
    <w:p w14:paraId="099A4C9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数据管理团队定期复核随机化日志与异常记录。</w:t>
      </w:r>
    </w:p>
    <w:p w14:paraId="757FE80C">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10.5 盲态策略与盲态维护</w:t>
      </w:r>
    </w:p>
    <w:p w14:paraId="30A811C0">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本研究治疗实施为开放标签，不对受试者与治疗医生设盲。盲态策略主要体现在以下层面：</w:t>
      </w:r>
    </w:p>
    <w:p w14:paraId="398F361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结局裁决盲态：CEC在裁决疗效结局事件（失败、复发、再感染等）时，对受试者分组信息设盲；</w:t>
      </w:r>
    </w:p>
    <w:p w14:paraId="5BB649E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影像判读盲态：集中影像判读团队对受试者分组信息设盲，并在必要时对时间序列进行受控呈现（仅提供判读所需的时间点）；</w:t>
      </w:r>
    </w:p>
    <w:p w14:paraId="5244963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实验室盲态：中心实验室与中心参考实验室仅按样本编号与时间点处理样本，不获取分组信息；</w:t>
      </w:r>
    </w:p>
    <w:p w14:paraId="38F0E9E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统计分析盲态：在数据库锁定前，主要终点分析由独立统计人员按预设SAP进行，必要时采用分组编码（如A/B/C或0/1）直到主要分析完成。</w:t>
      </w:r>
    </w:p>
    <w:p w14:paraId="5A06347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为降低开放标签可能导致的处置偏倚，本研究通过标准化的随访与评估流程、统一的AE处置SOP、以及对关键门槛评估与结局事件实施独立裁决来控制偏倚。</w:t>
      </w:r>
    </w:p>
    <w:p w14:paraId="69D6D74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10.6 解盲与紧急知情（如适用）</w:t>
      </w:r>
    </w:p>
    <w:p w14:paraId="07ABEF0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由于治疗环节不设盲，原则上不存在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解盲</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操作。但对CEC与影像判读团队而言，若出现必须获取分组信息才能保障受试者安全的紧急情形，可按受控流程进行</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有限知情</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（limited unmasking）：由研究负责人提出申请，记录原因，并由数据管理负责人在最小必要范围内提供信息。所有有限知情均需记录并纳入偏倚评估。</w:t>
      </w:r>
    </w:p>
    <w:p w14:paraId="28AB81E2">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10.7 随机化完整性、违规与纠正预防（CAPA）</w:t>
      </w:r>
    </w:p>
    <w:p w14:paraId="7239A04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随机化后更改分组或未按分组执行治疗将被视为严重方案偏差。研究中心需：</w:t>
      </w:r>
    </w:p>
    <w:p w14:paraId="5EE4AE7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在EDC中实时记录偏差类型、发生时间、原因与纠正措施；</w:t>
      </w:r>
    </w:p>
    <w:p w14:paraId="17D226D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对影响主要终点解释的偏差及时上报PMO与DMC/DSMB（如适用）；</w:t>
      </w:r>
    </w:p>
    <w:p w14:paraId="6D0CA42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定期开展随机化日志核查、药物发放核对与中心培训，预防选择偏倚与执行偏倚。</w:t>
      </w:r>
    </w:p>
    <w:p w14:paraId="6A86782A">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10.8 小结</w:t>
      </w:r>
    </w:p>
    <w:p w14:paraId="1EF1C3ED">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在队列A基线与队列B M6门槛达标后分别实施中心化随机化，采用分配隐藏与预设分层因素以平衡关键预后变量。研究治疗实施为开放标签，但通过CEC与影像集中判读等关键环节的盲态化，以及标准化随访与处置流程，最大限度降低信息偏倚与处置偏倚，保证结论可信度。</w:t>
      </w:r>
    </w:p>
    <w:p w14:paraId="7368810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2CAB5BBC">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 样本量与统计分析（SAP骨架写在方案里，细节在SAP）</w:t>
      </w:r>
    </w:p>
    <w:p w14:paraId="0B9D4496">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本章提供统计分析计划（Statistical Analysis Plan</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SAP）的骨架，包括主要假设检验框架、样本量依据、分析人群定义、主要/次要终点的统计方法、缺失数据与敏感性分析原则等。SAP将对具体模型形式、协变量处理、编程实现、表格清单（TLFs）及数据管理细则作进一步规定，并在数据库锁定前定稿。</w:t>
      </w:r>
    </w:p>
    <w:p w14:paraId="28DCEA8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11.1 统计学设计概览</w:t>
      </w:r>
    </w:p>
    <w:p w14:paraId="502FC58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 包含两个相对独立的随机比较：（1）队列A：三臂随机对照非劣效性试验（A1 vs A3，A2 vs A3），主要回答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4个月短程方案是否可替代6个月标准对照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；（2）队列B：在M6门槛评估达标后进行两臂随机对照非劣效性试验（停药策略 vs 继续治疗策略），主要回答</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对</w:t>
      </w:r>
      <w:del w:id="775" w:author="付亮" w:date="2026-03-25T07:44:39Z">
        <w:r>
          <w:rPr>
            <w:rFonts w:hint="default" w:ascii="Times New Roman" w:hAnsi="Times New Roman" w:eastAsia="宋体" w:cs="Times New Roman"/>
            <w:sz w:val="24"/>
            <w:szCs w:val="24"/>
          </w:rPr>
          <w:delText>中高风险</w:delText>
        </w:r>
      </w:del>
      <w:ins w:id="776"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TB-DM，在满足稳定应答条件时是否可在6个月节点停药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2DF5D06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主要疗效终点为停药后12个月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（见第9章）；主要安全性终点为随机后52周内SAE、Grade≥3 AE与AESI发生比例（见第9章）。</w:t>
      </w:r>
    </w:p>
    <w:p w14:paraId="26C311A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11.2 主要假设与判定规则</w:t>
      </w:r>
    </w:p>
    <w:p w14:paraId="5C280FD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11.2.1 队列A：非劣效性检验</w:t>
      </w:r>
    </w:p>
    <w:p w14:paraId="13032E2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 pE 为试验组（4个月方案）的停药后12个月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，pC 为对照组（6个月方案）的停药后12个月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。主要效应量采用</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差值 Δ = pE − pC（风险差）。</w:t>
      </w:r>
    </w:p>
    <w:p w14:paraId="0BF1D18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零假设（H0）：Δ ≤ −δA；备择假设（H1）：Δ &gt; −δA。当主要分析中Δ的单侧98.75%置信下限（等价的双侧97.5%置信区间下限；对应单侧α=0.0125，Bonferroni分配）高于−δA时，判定非劣效成立。</w:t>
      </w:r>
    </w:p>
    <w:p w14:paraId="65F2EEC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11.2.2 队列B：非劣效性检验</w:t>
      </w:r>
    </w:p>
    <w:p w14:paraId="6907815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 pE 为停药策略（总疗程6个月）的停药后12个月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，pC 为继续治疗策略（总疗程9个月）的停药后12个月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。主要效应量同样采用风险差 Δ = pE − pC，非劣效界值设定为 δB = 10%。</w:t>
      </w:r>
    </w:p>
    <w:p w14:paraId="017A397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零假设（H0）：Δ ≤ −δB；备择假设（H1）：Δ &gt; −δB。当Δ的单侧97.5%置信下限高于−δB时，判定停药策略在疗效上不劣于继续治疗策略。</w:t>
      </w:r>
    </w:p>
    <w:p w14:paraId="735D6C3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11.2.3 多重性控制（队列A）</w:t>
      </w:r>
    </w:p>
    <w:p w14:paraId="4D2F104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队列A存在两项主要比较（A1 vs A3，A2 vs A3）。为控制家族第一类错误率，主要分析采用Bonferroni分配：两项比较分别使用单侧α = 0.0125（等价双侧α = 0.025）。若实施组序贯中期分析，则在每一项主要比较内基于其分配到的α（0.0125）进行α消耗（O’Brien–Fleming）。SAP将进一步规定如采用门控（gatekeeping）或分层优先级策略时的具体实施与报告规则。</w:t>
      </w:r>
    </w:p>
    <w:p w14:paraId="7F77009D">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11.3 样本量确定</w:t>
      </w:r>
    </w:p>
    <w:p w14:paraId="0581307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样本量计算以主要疗效终点（停药后12个月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）的非劣效性检验为依据。计算方法与参数选择基于既往研究与临床经验，并兼顾多中心可行性。</w:t>
      </w:r>
    </w:p>
    <w:p w14:paraId="6C97277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11.3.1 研究总体样本量</w:t>
      </w:r>
    </w:p>
    <w:p w14:paraId="137CCB1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本研究计划招募总样本量为 1350 例，其中队列A 850 例，队列B 500 例。若发生A1停止入组的预设适应性调整，队列A总样本量仍按既定方案保持850例不变，不触发总样本量上调；随机化比例调整与实施细则见11.9。</w:t>
      </w:r>
    </w:p>
    <w:p w14:paraId="138F474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11.3.2 队列A（</w:t>
      </w:r>
      <w:del w:id="777" w:author="付亮" w:date="2026-03-25T07:47:57Z">
        <w:bookmarkStart w:id="0" w:name="_GoBack"/>
        <w:r>
          <w:rPr>
            <w:rFonts w:hint="default" w:ascii="Times New Roman" w:hAnsi="Times New Roman" w:eastAsia="宋体" w:cs="Times New Roman"/>
            <w:sz w:val="24"/>
            <w:szCs w:val="24"/>
          </w:rPr>
          <w:delText>低风险</w:delText>
        </w:r>
        <w:bookmarkEnd w:id="0"/>
      </w:del>
      <w:ins w:id="778" w:author="付亮" w:date="2026-03-25T07:47:57Z">
        <w:r>
          <w:rPr>
            <w:rFonts w:hint="eastAsia" w:ascii="Times New Roman" w:hAnsi="Times New Roman" w:eastAsia="宋体" w:cs="Times New Roman"/>
            <w:sz w:val="24"/>
            <w:szCs w:val="24"/>
            <w:lang w:eastAsia="zh"/>
          </w:rPr>
          <w:t>低治疗难度</w:t>
        </w:r>
      </w:ins>
      <w:r>
        <w:rPr>
          <w:rFonts w:hint="default" w:ascii="Times New Roman" w:hAnsi="Times New Roman" w:eastAsia="宋体" w:cs="Times New Roman"/>
          <w:sz w:val="24"/>
          <w:szCs w:val="24"/>
        </w:rPr>
        <w:t>组）：850 例</w:t>
      </w:r>
    </w:p>
    <w:p w14:paraId="16932D7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设计参数：</w:t>
      </w:r>
    </w:p>
    <w:p w14:paraId="5794E36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检验类型：非劣效性检验；主要比较两项（A1 vs A3，A2 vs A3）。</w:t>
      </w:r>
    </w:p>
    <w:p w14:paraId="120C0F6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显著性水平：α = 0.025（多重性控制后单侧α = 0.0125）。</w:t>
      </w:r>
    </w:p>
    <w:p w14:paraId="399D791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把握度（Power）：</w:t>
      </w:r>
      <w:r>
        <w:rPr>
          <w:rFonts w:hint="eastAsia" w:ascii="Times New Roman" w:hAnsi="Times New Roman" w:eastAsia="宋体" w:cs="Times New Roman"/>
          <w:sz w:val="24"/>
          <w:szCs w:val="24"/>
          <w:lang w:eastAsia="zh-CN"/>
        </w:rPr>
        <w:t>约92%</w:t>
      </w:r>
      <w:r>
        <w:rPr>
          <w:rFonts w:hint="default" w:ascii="Times New Roman" w:hAnsi="Times New Roman" w:eastAsia="宋体" w:cs="Times New Roman"/>
          <w:sz w:val="24"/>
          <w:szCs w:val="24"/>
        </w:rPr>
        <w:t>。</w:t>
      </w:r>
    </w:p>
    <w:p w14:paraId="7CDA12F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非劣效界值：δA = </w:t>
      </w:r>
      <w:r>
        <w:rPr>
          <w:rFonts w:hint="eastAsia"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w:t>
      </w:r>
    </w:p>
    <w:p w14:paraId="303B3CD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预期疗效：假设对照组与试验组的停药后12个月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均为90%。</w:t>
      </w:r>
    </w:p>
    <w:p w14:paraId="3F5723E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随机比例：1:1:1（A1:A2:A3）。</w:t>
      </w:r>
    </w:p>
    <w:p w14:paraId="1AA891E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脱落率：15%。</w:t>
      </w:r>
    </w:p>
    <w:p w14:paraId="3514183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计算结果：为满足统计学要求，每组需有效样本约240例；考虑脱落率后，每组计划入组约283例。队列A合计约850例。</w:t>
      </w:r>
    </w:p>
    <w:p w14:paraId="7E3B8BC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队列A如执行A1停止入组的预设删臂，不新增主要比较，不进行α回收或α再分配；A2 vs A3的主要推断继续按既定多重性控制与α消耗边界执行（详见11.9）。</w:t>
      </w:r>
    </w:p>
    <w:p w14:paraId="2E82CAA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11.3.3 队列B（</w:t>
      </w:r>
      <w:del w:id="779" w:author="付亮" w:date="2026-03-25T07:44:39Z">
        <w:r>
          <w:rPr>
            <w:rFonts w:hint="default" w:ascii="Times New Roman" w:hAnsi="Times New Roman" w:eastAsia="宋体" w:cs="Times New Roman"/>
            <w:sz w:val="24"/>
            <w:szCs w:val="24"/>
          </w:rPr>
          <w:delText>中高风险</w:delText>
        </w:r>
      </w:del>
      <w:ins w:id="780"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组）：500 例（富集设计）</w:t>
      </w:r>
    </w:p>
    <w:p w14:paraId="133B4AC8">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队列B采用富集设计（enrichment design）：初始入组500例接受统一治疗至M6；在M6满足微生物学Hard Gate者进入随机化阶段（1:1）比较停药策略与继续治疗策略。Hard Gate仅以微生物学指标决定随机资格；影像/临床稳定性/依从性/安全性作为随机化的通用前置条件（eligibility checks），不属于Hard Gate；不使用候选生物标志物作为决策条件（见第8章与第12章）。</w:t>
      </w:r>
    </w:p>
    <w:p w14:paraId="5B7206E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随机化阶段假设与参数：</w:t>
      </w:r>
    </w:p>
    <w:p w14:paraId="65BE4CC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预计约50%–60%的受试者在M6达到门槛并进入随机化阶段，预计随机化样本约250–300例。</w:t>
      </w:r>
    </w:p>
    <w:p w14:paraId="5EF6F1C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检验类型：非劣效性检验，α = 0.0</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w:t>
      </w:r>
    </w:p>
    <w:p w14:paraId="3C627F6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把握度（Power）：80%。</w:t>
      </w:r>
    </w:p>
    <w:p w14:paraId="0F720D7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非劣效界值：δB = 10%。</w:t>
      </w:r>
    </w:p>
    <w:p w14:paraId="3F4323E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预期疗效：假设继续治疗至9个月组与停药组的停药后12个月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均为85%。</w:t>
      </w:r>
    </w:p>
    <w:p w14:paraId="1BE46F8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随机比例：1:1。</w:t>
      </w:r>
    </w:p>
    <w:p w14:paraId="26F927A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队列B样本量以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保证随机化阶段至少获得约250例可用于主要疗效分析的数据</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为目标。实际随机化比例将受到门槛达标率与随访完成率影响，研究执行过程中将由PMO按预设运行指标监控，并在不改变统计假设与检验框架的前提下采取运营性措施（如加强随访保留）以保障有效样本量。</w:t>
      </w:r>
    </w:p>
    <w:p w14:paraId="08DC02B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11.4 分析人群（Analysis Populations）</w:t>
      </w:r>
    </w:p>
    <w:p w14:paraId="3ABC5E0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本研究预设如下分析人群：</w:t>
      </w:r>
    </w:p>
    <w:p w14:paraId="5125008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意向性分析集（Intention-to-Treat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ITT）：包含所有随机化后的受试者，按随机分配组别分析。队列B的ITT特指M6门槛达标后成功随机化的受试者。ITT分析中，失访受试者仍保留在其随机分配组别；其主要终点按第11.8节缺失数据策略处理。</w:t>
      </w:r>
    </w:p>
    <w:p w14:paraId="0B8BE94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修正意向性分析集（modified ITT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mITT）：在ITT基础上，排除后验证不符合关键入组条件者（例如经复核证实非结核或非R敏感等）。mITT用于主要分析的支持性比较。</w:t>
      </w:r>
    </w:p>
    <w:p w14:paraId="0B1A409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符合方案集（Per-Protocol</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PP）：包含完成规定疗程、服药依从性达到预设阈值（例如≥80%）、无重大方案违背且主要终点可评价的受试者；用于非劣效结论的关键支持性/敏感性分析。</w:t>
      </w:r>
    </w:p>
    <w:p w14:paraId="40CF4B5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安全性分析集（Safety Set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SS）：至少接受一次研究治疗的受试者，按实际用药暴露进行安全性汇总。</w:t>
      </w:r>
    </w:p>
    <w:p w14:paraId="5B627E3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入组集（Enrolled Set，队列B适用）：所有进入队列B并开始统一治疗的受试者，用于描述门槛达标率、未达标原因与治疗路径分布。</w:t>
      </w:r>
    </w:p>
    <w:p w14:paraId="00D86E2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（5）非随机化延续亚队列（Non-randomized Extension Subgroup, NRES；队列B适用）：指所有进入队列B、完成 M6 Hard Gate 评估但未达到随机化资格，或虽完成门槛评估但因预设记录原因未进入随机化的受试者。该亚队列用于描述队列B中 6 个月停药路径的门槛覆盖面、未达标原因分布、后续治疗路径及随访结局，不纳入队列B主要非劣效比较的 ITT、mITT 或 PP 主分析框架。NRES 的分析以描述性和探索性为主。</w:t>
      </w:r>
    </w:p>
    <w:p w14:paraId="11A11AD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11.5 主要疗效分析</w:t>
      </w:r>
    </w:p>
    <w:p w14:paraId="46F401A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11.5.1 主要效应量与模型</w:t>
      </w:r>
    </w:p>
    <w:p w14:paraId="32BDB87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主要效应量为停药后12个月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的组间风险差（RD = pE − pC）。主要分析将报告RD及其置信区间。首选方法为基于广义线性模型（binomial分布，identity link）或稳健方差估计的回归方法，调整随机化分层因素（研究中心、基线严重度、基线菌负荷等）。SAP将明确首选模型与备选模型（如log-binomial/Poisson稳健回归、混合效应模型等）。</w:t>
      </w:r>
    </w:p>
    <w:p w14:paraId="13A3B3B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11.5.2 判定标准</w:t>
      </w:r>
    </w:p>
    <w:p w14:paraId="0D44DD5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队列A：分别对A1 vs A3、A2 vs A3进行非劣效性判定；在多重性控制后的显著性水平下，若RD的置信下限高于−δA，则判定相应短程方案非劣效。</w:t>
      </w:r>
    </w:p>
    <w:p w14:paraId="373FACC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队列B：若停药策略 vs 继续治疗策略的RD置信下限高于−δB，则判定停药策略非劣效。</w:t>
      </w:r>
    </w:p>
    <w:p w14:paraId="5B47BF5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11.5.3 主要终点的事件归类与时间窗</w:t>
      </w:r>
    </w:p>
    <w:p w14:paraId="130B6585">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终点及其构成事件（治疗失败、复发、TB相关死亡、因疗效欠佳永久更改方案等）的定义与裁决流程见第9章。终点评估窗口按停药后12个月（52周）设置；若在窗口内发生任一构成事件，则判定为主要终点失败。</w:t>
      </w:r>
    </w:p>
    <w:p w14:paraId="0F048F0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11.5.</w:t>
      </w: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队列B门槛覆盖面与未达标亚队列分析</w:t>
      </w:r>
    </w:p>
    <w:p w14:paraId="2654E11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在队列B中，将基于入组集（Enrolled Set）对 M6 微生物学 Hard Gate 的覆盖面进行描述。主要描述指标包括：</w:t>
      </w:r>
    </w:p>
    <w:p w14:paraId="1B2E5841">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（1）完成 M6 门槛评估的受试者人数及比例；</w:t>
      </w:r>
    </w:p>
    <w:p w14:paraId="3499AFC4">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（2）达到 Hard Gate 并进入随机化的受试者人数及比例；</w:t>
      </w:r>
    </w:p>
    <w:p w14:paraId="41E9CC3C">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（3）未达到 Hard Gate 的受试者人数及比例；</w:t>
      </w:r>
    </w:p>
    <w:p w14:paraId="003287AD">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（4）完成门槛评估但未进入随机化的其他预设原因及其分布；</w:t>
      </w:r>
    </w:p>
    <w:p w14:paraId="72A94FE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（5）各类未达标/未随机路径对应的后续治疗路径分布。</w:t>
      </w:r>
    </w:p>
    <w:p w14:paraId="63481829">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对于 NRES，将描述其基线特征、M6 时门槛评估结果、未达标主要原因、后续治疗路径、停药后12个月和24个月结局概况，以及关键安全性结局。该部分分析原则上不用于与随机化两组作确认性疗效比较；如进行组间比较，仅作为探索性分析，且需明确其非随机化性质，不作因果性解释。</w:t>
      </w:r>
    </w:p>
    <w:p w14:paraId="7504CBD0">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11.5.</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 xml:space="preserve"> 队列B门槛通过预测与规则生成分析（探索性）</w:t>
      </w:r>
    </w:p>
    <w:p w14:paraId="5EF26D3A">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在队列B入组集内，将采用预设探索性分析评估基线因素及治疗中早期指标对 M6 Hard Gate 通过概率的预测能力。候选变量可包括基线菌负荷、影像严重度、HbA1c、治疗早期培养/分子生物学变化、治疗依从性及其他在首例入组前锁定的变量。该分析的目的在于识别未来可用于优化分层或停药规则的候选指标，而非形成本研究内即时用于临床决策的正式规则。相关结果仅作假设生成与证据储备之用。</w:t>
      </w:r>
    </w:p>
    <w:p w14:paraId="4C1A76E5">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11.6 次要疗效与探索性分析（概要）</w:t>
      </w:r>
    </w:p>
    <w:p w14:paraId="2564E88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次要分析在SAP中详细规定，原则上包括：</w:t>
      </w:r>
    </w:p>
    <w:p w14:paraId="479EF20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停药后24个月</w:t>
      </w:r>
      <w:r>
        <w:rPr>
          <w:rFonts w:hint="eastAsia" w:ascii="Times New Roman" w:hAnsi="Times New Roman" w:eastAsia="宋体" w:cs="Times New Roman"/>
          <w:sz w:val="24"/>
          <w:szCs w:val="24"/>
          <w:lang w:eastAsia="zh-CN"/>
        </w:rPr>
        <w:t>良好结局率</w:t>
      </w:r>
      <w:r>
        <w:rPr>
          <w:rFonts w:hint="default" w:ascii="Times New Roman" w:hAnsi="Times New Roman" w:eastAsia="宋体" w:cs="Times New Roman"/>
          <w:sz w:val="24"/>
          <w:szCs w:val="24"/>
        </w:rPr>
        <w:t>（长期疗效）的组间比较。</w:t>
      </w:r>
    </w:p>
    <w:p w14:paraId="5C242A9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培养转阴时间与转阴比例：采用Kaplan–Meier方法、Cox模型或离散时间模型；对死亡等竞争风险在SAP中明确处理策略。</w:t>
      </w:r>
    </w:p>
    <w:p w14:paraId="602F0DF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影像学改善：胸片评分变化、空洞闭合/缩小比例等，采用线性/广义线性模型或秩和检验等方法。</w:t>
      </w:r>
    </w:p>
    <w:p w14:paraId="1E217F53">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救援治疗、方案更改与再治疗：发生比例与原因分布，必要时进行时间到事件分析。</w:t>
      </w:r>
    </w:p>
    <w:p w14:paraId="19A5214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TB-DM相关指标：HbA1c变化、严重低血糖事件等，作为支持性/探索性终点进行描述与比较。</w:t>
      </w:r>
    </w:p>
    <w:p w14:paraId="28990C1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11.7 安全性分析（概要）</w:t>
      </w:r>
    </w:p>
    <w:p w14:paraId="116633B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安全性终点以SS为主，按随机后不同时间窗（如26周、52周、78周）汇总SAE、Grade≥3 AE与AESI发生比例，并按系统器官分类（SOC/PT）与严重度分布进行描述。</w:t>
      </w:r>
    </w:p>
    <w:p w14:paraId="34428BE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总体安全性：SAE、Grade≥3 AE、AESI发生率与事件数/人年。</w:t>
      </w:r>
    </w:p>
    <w:p w14:paraId="5C1C84F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重点毒性：肝损伤、QTcF延长/心律失常、周围神经病变、视神经病变、骨髓抑制等按预设阈值汇总。</w:t>
      </w:r>
    </w:p>
    <w:p w14:paraId="7E70D906">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实验室与心电：采用DAIDS自动分级规则与研究者确认结果进行统计；可报告从基线到关键时间点的变化分布。</w:t>
      </w:r>
    </w:p>
    <w:p w14:paraId="5A96F59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停药后安全性：关注晚发不良事件与与再治疗相关的事件。</w:t>
      </w:r>
    </w:p>
    <w:p w14:paraId="1081211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11.8 缺失数据、方案偏差与敏感性分析</w:t>
      </w:r>
    </w:p>
    <w:p w14:paraId="5F304313">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主要终点缺失的分类与处理（含失访）：</w:t>
      </w:r>
    </w:p>
    <w:p w14:paraId="41D84D7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（1）缺失分类：主要终点缺失包括但不限于失访（LTFU）、撤回同意导致拒绝随访、关键证据不足无法判定等。失访的操作性定义与追访流程见第6.7.2与第6.8节。</w:t>
      </w:r>
    </w:p>
    <w:p w14:paraId="3AE6C6D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（2）主分析（保守策略）：为保持非劣效性检验的保守性，在ITT（及预设mITT）主要分析中，凡在PT-M12主要终点评估窗口内无法判定主要终点者，按SAP预设规则</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归类为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主要终点失败/不良结局</w:t>
      </w:r>
      <w:r>
        <w:rPr>
          <w:rFonts w:hint="eastAsia" w:ascii="Times New Roman" w:hAnsi="Times New Roman" w:eastAsia="宋体" w:cs="Times New Roman"/>
          <w:sz w:val="24"/>
          <w:szCs w:val="24"/>
          <w:lang w:eastAsia="zh-CN"/>
        </w:rPr>
        <w:t>”≥7天</w:t>
      </w:r>
      <w:r>
        <w:rPr>
          <w:rFonts w:hint="default" w:ascii="Times New Roman" w:hAnsi="Times New Roman" w:eastAsia="宋体" w:cs="Times New Roman"/>
          <w:sz w:val="24"/>
          <w:szCs w:val="24"/>
        </w:rPr>
        <w:t>进行分析（Missing = Unfavorable）。</w:t>
      </w:r>
    </w:p>
    <w:p w14:paraId="76329E0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支持性与敏感性分析：SAP至少预设以下敏感性分析以检验结论稳健性：可评估/PP分析：仅纳入主要终点可判定者（PP已要求主要终点可评价）；多重插补（MI）或加权法（IPCW）：基于基线风险因素、治疗期反应与中心等变量对缺失结局进行建模；极端情形/阈值（tipping-point）分析：在不同缺失-不良假设下评估非劣效结论的翻转阈值；（如适用）按缺失原因分层的敏感性分析：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撤回同意拒绝随访</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无法联系但允许被动追溯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区分处理。</w:t>
      </w:r>
    </w:p>
    <w:p w14:paraId="74CAF8B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时间-事件分析的删失规则（如SAP采用复发的时间-事件模型）：对复发/不良事件发生时间无法确定且未观察到事件者，以最后一次可确认无事件/存活的日期右删失；但比例型主要终点仍按（2）的主分析规则处理。</w:t>
      </w:r>
    </w:p>
    <w:p w14:paraId="754F6F90">
      <w:p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11.9 中期分析与数据监测</w:t>
      </w:r>
    </w:p>
    <w:p w14:paraId="7A207F80">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11.9.1 目的与总体原则</w:t>
      </w:r>
    </w:p>
    <w:p w14:paraId="1884F34A">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本研究预设一次正式中期分析，用于在确保试验有效性与完整性（validity &amp; integrity）的前提下，评估疗效与安全性趋势，并由独立数据安全监察委员会（DSMB/DMC）提出继续、修改或停止试验的建议。本研究队列A包含三臂随机对照（A1、A2、A3），并预设一次中期分析及“多臂×中期”的全局α控制口径。</w:t>
      </w:r>
    </w:p>
    <w:p w14:paraId="27C687F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本节同时规定队列A的预设删臂（arm drop）适应性特征：在中期分析后，若出现明确的安全性/耐受性或获益–风险不利证据，可停止A1后续入组，并将后续随机化调整为A2与A3的两臂1:1随机（详见11.9.5–11.9.7）。</w:t>
      </w:r>
    </w:p>
    <w:p w14:paraId="531938B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11.9.2 中期分析时点与数据截点（Data cut）</w:t>
      </w:r>
    </w:p>
    <w:p w14:paraId="1C5A5358">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期分析拟在约50%受试者完成主要终点评估（即停药后12个月/PT-M12评估完成）时进行一次正式分析。中期分析的数据截点、锁库流程与数据清理规则由独立统计团队与数据管理团队按预先规定的程序执行，并形成可审计记录。</w:t>
      </w:r>
    </w:p>
    <w:p w14:paraId="3547554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11.9.3 DSMB/DMC职责、组成与信息防火墙（Firewall）</w:t>
      </w:r>
    </w:p>
    <w:p w14:paraId="2EA0D356">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（1）职责：DSMB/DMC负责在中期分析及必要的定期安全性回顾中，综合评估各研究臂的安全性、耐受性与获益–风险，并就“继续、停止、删臂或其他必要调整”提出建议。</w:t>
      </w:r>
    </w:p>
    <w:p w14:paraId="47B8691B">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（2）信息防火墙：中期分析所需的非盲分组数据仅提供给DSMB/DMC及其授权的独立统计团队；研究执行团队、研究者、现场工作人员及日常项目管理团队保持盲态，不接触非盲比较结果。</w:t>
      </w:r>
    </w:p>
    <w:p w14:paraId="750E876A">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建议与执行：DSMB/DMC形成书面建议（含触发规则达成情况与依据）。研究指导委员会/申办方依据该建议做出执行决定，并以“操作指令”形式通知各中心（仅包括随机比例/入组策略调整的执行要点，不披露非盲结果），确保试验运行偏倚最小化。</w:t>
      </w:r>
    </w:p>
    <w:p w14:paraId="61F67962">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11.9.4 统计方法：组序贯监测与全局α口径（Multiplicity × Interim）</w:t>
      </w:r>
    </w:p>
    <w:p w14:paraId="11DD615C">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本研究设置一次正式中期分析，采用预设的α消耗（alpha spending）策略，边界形式为O’Brien–Fleming型（或等价保守边界）。α控制口径：队列A与队列B作为独立主要假设家族分别控制Ⅰ类错误率。队列A两项主要比较采用Bonferroni分配：每项主要比较单侧α=0.0125，并在各比较内采用O’Brien–Fleming α消耗函数进行中期/终期界值分配；队列B为单一主要比较，单侧α=0.025，并采用O’Brien–Fleming α消耗函数分配中期/终期界值。中期分析仅对DSMB/独立统计人员可见，研究团队保持盲态。</w:t>
      </w:r>
    </w:p>
    <w:p w14:paraId="0E4319F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队列A存在两项主要比较（A1 vs A3、A2 vs A3），并采用预设多重性控制策略（例如Bonferroni等）以控制家族Ⅰ类错误率（family-wise error rate）。</w:t>
      </w:r>
    </w:p>
    <w:p w14:paraId="24509BFA">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重要声明：本研究的中期分析与多重性控制口径在试验启动前已预先规定；任何基于中期数据的调整均不得破坏既定的全局α控制框架，且应在SAP与DSMB Charter中明确列示与可追溯。</w:t>
      </w:r>
    </w:p>
    <w:p w14:paraId="52DFC22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11.9.5 队列A的预设适应性：停止A1后续入组（Arm drop feature）</w:t>
      </w:r>
    </w:p>
    <w:p w14:paraId="59659F96">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队列A在中期分析后允许实施以下预设适应性调整：</w:t>
      </w:r>
    </w:p>
    <w:p w14:paraId="1F5FEDEF">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停止A1后续入组（arm drop）：仅停止后续受试者进入A1，不影响已入组A1受试者的随访与结局判定；</w:t>
      </w:r>
    </w:p>
    <w:p w14:paraId="01D8D71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不新增研究臂：本适应性调整不引入新的治疗臂；</w:t>
      </w:r>
    </w:p>
    <w:p w14:paraId="29696BFE">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不改变主要终点与非劣效界值：主要终点定义、非劣效界值、主要分析人群等不因删臂而改变；</w:t>
      </w:r>
    </w:p>
    <w:p w14:paraId="5DA3C75C">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不增加额外中期“看数据”次数：删臂决策仅在本节所述的一次正式中期分析时点完成，不新增额外的非盲数据查看。</w:t>
      </w:r>
    </w:p>
    <w:p w14:paraId="48383204">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11.9.6 A1停止入组的触发条件（以安全性/获益–风险为主）</w:t>
      </w:r>
    </w:p>
    <w:p w14:paraId="1B4866D8">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为降低“中期选臂”导致的偏倚风险，A1停止入组的决策以安全性/耐受性与总体获益–风险为主要依据。DSMB/DMC将重点评估以下指标（治疗期内）：</w:t>
      </w:r>
    </w:p>
    <w:p w14:paraId="7884AFD2">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严重不良事件（SAE）发生情况；</w:t>
      </w:r>
    </w:p>
    <w:p w14:paraId="35D82A7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- 3级及以上不良事件（Grade ≥3 AE）发生情况；</w:t>
      </w:r>
    </w:p>
    <w:p w14:paraId="68602A6B">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预先定义的特别关注不良事件（AESI）发生情况；</w:t>
      </w:r>
    </w:p>
    <w:p w14:paraId="3BC068C6">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因不良事件导致的永久停药/方案终止比例；</w:t>
      </w:r>
    </w:p>
    <w:p w14:paraId="6AD809F9">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关键实验室毒性（如肝损伤相关指标）或方案指定的关键安全性指标。</w:t>
      </w:r>
    </w:p>
    <w:p w14:paraId="3EB0B89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若满足以下任一类情形，DSMB/DMC可建议停止A1后续入组：</w:t>
      </w:r>
    </w:p>
    <w:p w14:paraId="70599DD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情形1（明确安全性/耐受性劣势）：A1在上述任一关键安全性/耐受性指标上相对于A2出现临床上显著且持续的不利差异（阈值Δ_S、RR_S等由SAP与DSMB Charter预先规定）。</w:t>
      </w:r>
    </w:p>
    <w:p w14:paraId="1AAF1EBF">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情形2（总体获益–风险不利）：在未观察到A1具有足以抵消其风险的不利因素的情况下，A1呈现持续或累积的安全性/耐受性劣势，使其总体获益–风险不再支持继续入组。</w:t>
      </w:r>
    </w:p>
    <w:p w14:paraId="240C93A7">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说明：DSMB/DMC可参考支持性疗效信息作为获益–风险背景，但不以“剂量间疗效孰优”的中期比较作为删臂的唯一或主要依据，以维持试验完整性与确证性解释的稳健性。</w:t>
      </w:r>
    </w:p>
    <w:p w14:paraId="07E03D25">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11.9.7 删臂后的随机化与样本量处理（不触发总N调整）</w:t>
      </w:r>
    </w:p>
    <w:p w14:paraId="4B30A7E3">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队列A在中期分析前采用1:1:1随机分配至A1、A2与A3。如执行停止A1后续入组，则自调整生效日起，队列A后续受试者按A2:A3=1:1随机分配，其余随机化流程、分层因素与分配隐藏方式保持不变。</w:t>
      </w:r>
    </w:p>
    <w:p w14:paraId="104D7C64">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队列A总样本量按既定方案保持为850例不变。停止A1后续入组将使A2与A3获得相对更多的入组样本，从而增加A2 vs A3比较的信息量；本适应性调整不触发总样本量上调。</w:t>
      </w:r>
    </w:p>
    <w:p w14:paraId="2B1A2FDF">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11.9.8 删臂后的推断口径、记录披露与敏感性分析</w:t>
      </w:r>
    </w:p>
    <w:p w14:paraId="2119827B">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（1）α口径（不回收、不再分配）：若停止A1后续入组，队列A的主要推断仍遵循试验启动前预设的多重性控制与α消耗框架；不将原分配给A1 vs A3的α回收或转移至A2 vs A3。A1相关比较在停止入组后可继续进行随访与描述性/支持性分析；如样本量不足导致确证性把握度降低，应在研究报告中如实呈现。</w:t>
      </w:r>
    </w:p>
    <w:p w14:paraId="255123D2">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（2）可审计记录：中期分析锁库时间、数据集版本、DSMB/DMC会议纪要与书面建议、执行决策与中心操作指令均需保存，确保全过程可追溯。</w:t>
      </w:r>
    </w:p>
    <w:p w14:paraId="2ED2A0E4">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（3）时期效应敏感性分析（period effect）：为评估中期调整前后潜在时间趋势影响，将针对A2 vs A3主要终点开展敏感性分析：在主要模型中加入“中期调整前/后”的时期指示变量（及必要时与治疗组交互项），或限定使用中期调整后并行入组人群进行补充分析；该敏感性分析不改变主要结论判定规则，仅用于稳健性检验。</w:t>
      </w:r>
    </w:p>
    <w:p w14:paraId="63649E7F">
      <w:pPr>
        <w:spacing w:after="120" w:line="312" w:lineRule="auto"/>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11.9.</w:t>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 xml:space="preserve"> </w:t>
      </w:r>
      <w:r>
        <w:rPr>
          <w:rFonts w:hint="default" w:ascii="Times New Roman" w:hAnsi="Times New Roman" w:eastAsia="宋体" w:cs="Times New Roman"/>
          <w:b/>
          <w:bCs/>
          <w:sz w:val="24"/>
          <w:szCs w:val="24"/>
        </w:rPr>
        <w:t>数据监测</w:t>
      </w:r>
    </w:p>
    <w:p w14:paraId="52594DFF">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数据与安全监测委员会（DMC/DSMB）将按章程在保密前提下审阅中期结果（仅限DSMB成员与独立统计人员可见），并可基于无效性（futility）、压倒性有效性（overwhelming efficacy）或安全性（safety）提出提前停止、调整或继续研究的建议；任何与统计检验相关的方案性调整均需在SAP锁定前完成并留痕。</w:t>
      </w:r>
    </w:p>
    <w:p w14:paraId="4A0AA3F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11.10 统计软件与报告</w:t>
      </w:r>
    </w:p>
    <w:p w14:paraId="26400F6C">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分析将使用经验证的软件（如R或SAS）完成。主要与次要终点将按SAP预设输出表格、图形与列表（TLFs），并在临床研究总结报告（CSR）中完整报告。所有统计检验均明确单侧/双侧显著性水平、置信区间类型与多重性控制策略。</w:t>
      </w:r>
    </w:p>
    <w:p w14:paraId="441E666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29B5BE5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 生物标志物与预测模型（决策变量 vs 探索变量）</w:t>
      </w:r>
    </w:p>
    <w:p w14:paraId="72631255">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本章阐述TDSC研究中生物标志物与预测模型的定位、采集与分析策略，核心目标是把</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用于研究运行与治疗路径判定的决策变量（Decision Variables）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用于科学验证与模型构建的探索变量（Exploratory Variables）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分层说明，并明确二者在研究实施中的权限边界。</w:t>
      </w:r>
    </w:p>
    <w:p w14:paraId="1B648A59">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12.1 总体原则与关键定义</w:t>
      </w:r>
    </w:p>
    <w:p w14:paraId="3F65A55E">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（1）决策变量仅来源于可普及、可标准化、可质控的核心读出（临床、微生物学、影像学、依从性与安全性），其作用是保证分层与随机化路径的可执行性与可复制性。</w:t>
      </w:r>
    </w:p>
    <w:p w14:paraId="05AA12E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（2）探索变量（含候选生物标志物与预测模型输出）在本研究中不用于入组、分层、随机化、门槛评估（Hard Gate）或停药决策；探索变量的全部分析在数据库锁定后，依据预设统计分析计划（SAP）与本章规定进行。</w:t>
      </w:r>
    </w:p>
    <w:p w14:paraId="629F563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（3）模型研究遵循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先验证、后应用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的原则：在TDSC中完成候选标志物的有效性验证、增量价值评估与可推广性检验，在证据充分且完成监管/伦理评估之前，不将其纳入临床决策链。</w:t>
      </w:r>
    </w:p>
    <w:p w14:paraId="4CDB8400">
      <w:pPr>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12.2 决策变量清单与使用场景（用于研究运行）</w:t>
      </w:r>
    </w:p>
    <w:p w14:paraId="16677E5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本研究涉及两类关键运行决策：队列A的基线分层与随机化平衡，以及队列B的M6门槛评估（Hard Gate）触发随机化。相应决策变量如下。</w:t>
      </w:r>
    </w:p>
    <w:p w14:paraId="5D042FE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12.2.1 队列分层与随机化分层因素（基线）</w:t>
      </w:r>
    </w:p>
    <w:p w14:paraId="3E949F6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研究运行中应明确区分“队列分配工具”与“随机化分层因素”两个层面。</w:t>
      </w:r>
    </w:p>
    <w:p w14:paraId="4A879F2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基线队列分配由官方专家规则型工具完成，核心依据为基线菌负荷与胸片影像范围/空洞表型；探索变量（包括 DSS、影像AI及候选生物标志物）不用于队列分配。</w:t>
      </w:r>
    </w:p>
    <w:p w14:paraId="5150D58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随机化分层因素统一为：研究中心、基线菌负荷层级、基线影像范围层级和基线 HbA1c 分层。</w:t>
      </w:r>
    </w:p>
    <w:p w14:paraId="7E63EA4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HbA1c 用于随机化平衡、风险描述和协变量调整，但不作为队列B第6月微生物学安全门槛（Hard Gate）条件。</w:t>
      </w:r>
    </w:p>
    <w:p w14:paraId="628C08C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队列B在治疗满6个月时，仅依据预设微生物学安全门槛完成随机资格判定；影像学、TB22、DSS及其他探索性指标均不参与 Hard Gate 判定。</w:t>
      </w:r>
    </w:p>
    <w:p w14:paraId="6F9A06D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12.2.2 队列B：M6门槛评估（Hard Gate）决策变量</w:t>
      </w:r>
    </w:p>
    <w:p w14:paraId="54E49F53">
      <w:pPr>
        <w:spacing w:after="120" w:line="312" w:lineRule="auto"/>
        <w:ind w:firstLine="420"/>
        <w:rPr>
          <w:rFonts w:hint="eastAsia" w:ascii="Times New Roman" w:hAnsi="Times New Roman" w:eastAsia="宋体" w:cs="Times New Roman"/>
          <w:sz w:val="24"/>
          <w:szCs w:val="24"/>
          <w:lang w:val="en-US" w:eastAsia="zh-CN"/>
        </w:rPr>
      </w:pPr>
      <w:r>
        <w:rPr>
          <w:rFonts w:ascii="宋体" w:hAnsi="宋体" w:eastAsia="宋体" w:cs="宋体"/>
          <w:sz w:val="24"/>
          <w:szCs w:val="24"/>
        </w:rPr>
        <w:t>队列B在治疗满6个月时进行门槛评估，达标者进入随机化比较“6个月停药策略 vs 9个月继续治疗策略”。注意，Hard Gate 严格定义为“微生物学门槛”，且</w:t>
      </w:r>
      <w:r>
        <w:rPr>
          <w:rStyle w:val="133"/>
          <w:rFonts w:ascii="宋体" w:hAnsi="宋体" w:eastAsia="宋体" w:cs="宋体"/>
          <w:sz w:val="24"/>
          <w:szCs w:val="24"/>
        </w:rPr>
        <w:t>随机化资格仅由该微生物学门槛决定（唯一决定因素）</w:t>
      </w:r>
      <w:r>
        <w:rPr>
          <w:rFonts w:ascii="宋体" w:hAnsi="宋体" w:eastAsia="宋体" w:cs="宋体"/>
          <w:sz w:val="24"/>
          <w:szCs w:val="24"/>
        </w:rPr>
        <w:t>；影像学、临床稳定性、依从性与安全性评估用于常规随访与安全管理，但</w:t>
      </w:r>
      <w:r>
        <w:rPr>
          <w:rStyle w:val="133"/>
          <w:rFonts w:ascii="宋体" w:hAnsi="宋体" w:eastAsia="宋体" w:cs="宋体"/>
          <w:sz w:val="24"/>
          <w:szCs w:val="24"/>
        </w:rPr>
        <w:t>不作为 Hard Gate 或随机化资格判定条件</w:t>
      </w:r>
      <w:r>
        <w:rPr>
          <w:rFonts w:ascii="宋体" w:hAnsi="宋体" w:eastAsia="宋体" w:cs="宋体"/>
          <w:sz w:val="24"/>
          <w:szCs w:val="24"/>
        </w:rPr>
        <w:t>，亦</w:t>
      </w:r>
      <w:r>
        <w:rPr>
          <w:rStyle w:val="133"/>
          <w:rFonts w:ascii="宋体" w:hAnsi="宋体" w:eastAsia="宋体" w:cs="宋体"/>
          <w:sz w:val="24"/>
          <w:szCs w:val="24"/>
        </w:rPr>
        <w:t>不引入任何候选生物标志物</w:t>
      </w:r>
      <w:r>
        <w:rPr>
          <w:rFonts w:ascii="宋体" w:hAnsi="宋体" w:eastAsia="宋体" w:cs="宋体"/>
          <w:sz w:val="24"/>
          <w:szCs w:val="24"/>
        </w:rPr>
        <w:t>。相关指标如下：</w:t>
      </w:r>
      <w:r>
        <w:rPr>
          <w:rFonts w:ascii="宋体" w:hAnsi="宋体" w:eastAsia="宋体" w:cs="宋体"/>
          <w:sz w:val="24"/>
          <w:szCs w:val="24"/>
        </w:rPr>
        <w:br w:type="textWrapping"/>
      </w:r>
      <w:r>
        <w:rPr>
          <w:rFonts w:ascii="宋体" w:hAnsi="宋体" w:eastAsia="宋体" w:cs="宋体"/>
          <w:sz w:val="24"/>
          <w:szCs w:val="24"/>
        </w:rPr>
        <w:t>（1）门槛评估指标（Microbiological Hard Gate）：在M6访视前4个月采集的结核分枝杆菌培养结果中，至少2次培养阴性，且两次培养间隔≥7天；并要求其后M4–M6随访中、M6随机化之前不得复阳；污染/无效按微生物学SOP补采。</w:t>
      </w:r>
      <w:r>
        <w:rPr>
          <w:rFonts w:ascii="宋体" w:hAnsi="宋体" w:eastAsia="宋体" w:cs="宋体"/>
          <w:sz w:val="24"/>
          <w:szCs w:val="24"/>
        </w:rPr>
        <w:br w:type="textWrapping"/>
      </w:r>
      <w:r>
        <w:rPr>
          <w:rFonts w:ascii="宋体" w:hAnsi="宋体" w:eastAsia="宋体" w:cs="宋体"/>
          <w:sz w:val="24"/>
          <w:szCs w:val="24"/>
        </w:rPr>
        <w:t>（2）如无痰按微生物学SOP实施诱导痰或替代样本采集；</w:t>
      </w:r>
      <w:r>
        <w:rPr>
          <w:rStyle w:val="133"/>
          <w:rFonts w:ascii="宋体" w:hAnsi="宋体" w:eastAsia="宋体" w:cs="宋体"/>
          <w:sz w:val="24"/>
          <w:szCs w:val="24"/>
        </w:rPr>
        <w:t>无法获得可评价培养结果者视为未达标，不进入随机化</w:t>
      </w:r>
      <w:r>
        <w:rPr>
          <w:rFonts w:ascii="宋体" w:hAnsi="宋体" w:eastAsia="宋体" w:cs="宋体"/>
          <w:sz w:val="24"/>
          <w:szCs w:val="24"/>
        </w:rPr>
        <w:t>。</w:t>
      </w:r>
    </w:p>
    <w:p w14:paraId="025B25B5">
      <w:pPr>
        <w:spacing w:after="40" w:line="312" w:lineRule="auto"/>
        <w:ind w:firstLine="480" w:firstLineChars="20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除</w:t>
      </w:r>
      <w:r>
        <w:rPr>
          <w:rFonts w:hint="eastAsia" w:ascii="Times New Roman" w:hAnsi="Times New Roman" w:eastAsia="宋体" w:cs="Times New Roman"/>
          <w:sz w:val="24"/>
          <w:szCs w:val="24"/>
          <w:lang w:eastAsia="zh-CN"/>
        </w:rPr>
        <w:t>门槛评估</w:t>
      </w:r>
      <w:r>
        <w:rPr>
          <w:rFonts w:hint="eastAsia" w:ascii="Times New Roman" w:hAnsi="Times New Roman" w:eastAsia="宋体" w:cs="Times New Roman"/>
          <w:sz w:val="24"/>
          <w:szCs w:val="24"/>
          <w:lang w:val="en-US" w:eastAsia="zh-CN"/>
        </w:rPr>
        <w:t>指标外，</w:t>
      </w:r>
      <w:r>
        <w:rPr>
          <w:rFonts w:hint="eastAsia" w:ascii="Times New Roman" w:hAnsi="Times New Roman" w:eastAsia="宋体" w:cs="Times New Roman"/>
          <w:sz w:val="24"/>
          <w:szCs w:val="24"/>
          <w:lang w:eastAsia="zh-CN"/>
        </w:rPr>
        <w:t>随机化的通用安全性/可行性前置条件</w:t>
      </w:r>
      <w:r>
        <w:rPr>
          <w:rFonts w:hint="eastAsia" w:ascii="Times New Roman" w:hAnsi="Times New Roman" w:eastAsia="宋体" w:cs="Times New Roman"/>
          <w:sz w:val="24"/>
          <w:szCs w:val="24"/>
          <w:lang w:val="en-US" w:eastAsia="zh-CN"/>
        </w:rPr>
        <w:t>指标</w:t>
      </w:r>
      <w:r>
        <w:rPr>
          <w:rFonts w:hint="eastAsia" w:ascii="Times New Roman" w:hAnsi="Times New Roman" w:eastAsia="宋体" w:cs="Times New Roman"/>
          <w:sz w:val="24"/>
          <w:szCs w:val="24"/>
          <w:lang w:eastAsia="zh-CN"/>
        </w:rPr>
        <w:t>（非门槛评估</w:t>
      </w:r>
      <w:r>
        <w:rPr>
          <w:rFonts w:hint="eastAsia" w:ascii="Times New Roman" w:hAnsi="Times New Roman" w:eastAsia="宋体" w:cs="Times New Roman"/>
          <w:sz w:val="24"/>
          <w:szCs w:val="24"/>
          <w:lang w:val="en-US" w:eastAsia="zh-CN"/>
        </w:rPr>
        <w:t>指标</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如下</w:t>
      </w:r>
      <w:r>
        <w:rPr>
          <w:rFonts w:hint="eastAsia" w:ascii="Times New Roman" w:hAnsi="Times New Roman" w:eastAsia="宋体" w:cs="Times New Roman"/>
          <w:sz w:val="24"/>
          <w:szCs w:val="24"/>
          <w:lang w:eastAsia="zh-CN"/>
        </w:rPr>
        <w:t>：</w:t>
      </w:r>
    </w:p>
    <w:p w14:paraId="398042D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影像学（胸片为主）：病灶显著吸收或稳定、无新发病灶；空洞无增大（集中判读结论）。</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临床稳定性：症状持续改善/稳定、无活动性进展证据（研究者记录并在EDC确认）。</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依从性：无持续严重依从性问题（按预设阈值与证据链评估）。</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安全性：无未解决且需要立即停用关键药物的严重毒性/危及生命事件。</w:t>
      </w:r>
    </w:p>
    <w:p w14:paraId="3ED0E492">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门槛评估的具体工作流、证据包要求与例外处理（如污染、NTM、无法咳痰）见第8章与相关SOP。</w:t>
      </w:r>
    </w:p>
    <w:p w14:paraId="63639354">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12.3 探索变量：候选生物标志物与预测模型（不用于决策）</w:t>
      </w:r>
    </w:p>
    <w:p w14:paraId="6A57C71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探索变量分为两类：候选生物标志物（biomarkers）与预测模型（prediction models）。两者均不影响队列分层、随机化与门槛评估，其目的在于解释异质性、识别可缩短疗程的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稳定应答表型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，并为未来可推广的风险分层工具提供证据基础。</w:t>
      </w:r>
    </w:p>
    <w:p w14:paraId="3CF74F0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12.3.1 候选生物标志物（Biomarkers）范围与优先级</w:t>
      </w:r>
    </w:p>
    <w:p w14:paraId="50F61C4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候选生物标志物可来自不同生物学层面与检测平台。TDSC将以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预先定义 + 分层验证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的方式管理候选标志物，并在SAP中锁定</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主要候选标志物（Primary Biomarkers）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探索候选标志物（Exploratory Biomarkers）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3C7F680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宿主反应类：例如TB22转录组评分等宿主基因表达签名（用于评估疾病活动性与复发风险）。</w:t>
      </w:r>
    </w:p>
    <w:p w14:paraId="5F26007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病原体/耐药线索类：例如痰/非痰样本的快速分子检测信号（用于解释失败/复发与耐药获得，作为事后解释变量）。</w:t>
      </w:r>
    </w:p>
    <w:p w14:paraId="189461F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炎症与免疫代谢类：如CRP等常规炎症指标、与TB-DM相关的代谢指标组合（用于探索代谢—免疫互作与疗效关系）。</w:t>
      </w:r>
    </w:p>
    <w:p w14:paraId="0BB5FB3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无创组学类（中心具备条件时）：例如呼气组学/挥发性有机物特征等（用于探索无创动态监测潜力）。</w:t>
      </w:r>
    </w:p>
    <w:p w14:paraId="6DC96B0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候选标志物的最终名称、版本、算法与输出格式将以SOP/检测说明书固化，并在研究期间严格版本控制，避免</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漂移</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4B4DA71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12.3.2 预测模型（Prediction Models）类型</w:t>
      </w:r>
    </w:p>
    <w:p w14:paraId="4618AC75">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本研究将构建与验证两类预测模型：</w:t>
      </w:r>
    </w:p>
    <w:p w14:paraId="69F562E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（A）基于核心读出的临床预测模型：以基线严重度、菌负荷、胸片特征、关键实验室与糖尿病状态等为输入，预测主要疗效终点（停药后12个月不良结局）或门槛达标概率。</w:t>
      </w:r>
    </w:p>
    <w:p w14:paraId="78F9DD24">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（B）融合生物标志物的增强模型：在（A）基础上加入候选标志物（如TB22评分等），评估其对预测性能与临床净受益的增量价值。</w:t>
      </w:r>
    </w:p>
    <w:p w14:paraId="3D2A0C7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模型输出可包括连续风险值（0–1）、分层风险等级（低/中/高）或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稳定应答概率</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等形式；但在TDSC研究运行期间，模型输出仅用于事后分析与科学报告，不作为任何治疗路径决策依据。</w:t>
      </w:r>
    </w:p>
    <w:p w14:paraId="27121066">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12.4 采样策略、时间点与样本管理</w:t>
      </w:r>
    </w:p>
    <w:p w14:paraId="4140ACD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样本采集遵循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与关键临床节点对齐、尽量减负、优先保证可执行性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的原则。除常规临床样本外，探索性样本采集将尽量与计划访视同步完成。</w:t>
      </w:r>
    </w:p>
    <w:p w14:paraId="2F74486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12.4.1 推荐采集时间点（概要）</w:t>
      </w:r>
    </w:p>
    <w:p w14:paraId="43193B46">
      <w:pPr>
        <w:jc w:val="cente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表6 </w:t>
      </w:r>
      <w:r>
        <w:rPr>
          <w:rFonts w:hint="default" w:ascii="Times New Roman" w:hAnsi="Times New Roman" w:eastAsia="宋体" w:cs="Times New Roman"/>
          <w:b/>
          <w:bCs/>
          <w:sz w:val="24"/>
          <w:szCs w:val="24"/>
        </w:rPr>
        <w:t>推荐采集时间点（概要）</w:t>
      </w:r>
    </w:p>
    <w:tbl>
      <w:tblPr>
        <w:tblStyle w:val="3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678"/>
        <w:gridCol w:w="3361"/>
        <w:gridCol w:w="2161"/>
        <w:gridCol w:w="1319"/>
      </w:tblGrid>
      <w:tr w14:paraId="1533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73BBFFF8">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时间点</w:t>
            </w:r>
          </w:p>
        </w:tc>
        <w:tc>
          <w:tcPr>
            <w:tcW w:w="842" w:type="pct"/>
          </w:tcPr>
          <w:p w14:paraId="4671C5F9">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对齐临床节点</w:t>
            </w:r>
          </w:p>
        </w:tc>
        <w:tc>
          <w:tcPr>
            <w:tcW w:w="1686" w:type="pct"/>
          </w:tcPr>
          <w:p w14:paraId="23D76B5F">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推荐样本/数据类型（示例）</w:t>
            </w:r>
          </w:p>
        </w:tc>
        <w:tc>
          <w:tcPr>
            <w:tcW w:w="1084" w:type="pct"/>
          </w:tcPr>
          <w:p w14:paraId="448BC8B2">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主要用途</w:t>
            </w:r>
          </w:p>
        </w:tc>
        <w:tc>
          <w:tcPr>
            <w:tcW w:w="662" w:type="pct"/>
          </w:tcPr>
          <w:p w14:paraId="19523E1E">
            <w:pPr>
              <w:spacing w:after="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备注</w:t>
            </w:r>
          </w:p>
        </w:tc>
      </w:tr>
      <w:tr w14:paraId="1F88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2EFFBD36">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基线（D0）</w:t>
            </w:r>
          </w:p>
        </w:tc>
        <w:tc>
          <w:tcPr>
            <w:tcW w:w="842" w:type="pct"/>
          </w:tcPr>
          <w:p w14:paraId="35391F7F">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入组前/首次给药前</w:t>
            </w:r>
          </w:p>
        </w:tc>
        <w:tc>
          <w:tcPr>
            <w:tcW w:w="1686" w:type="pct"/>
          </w:tcPr>
          <w:p w14:paraId="3A891EC3">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血/尿（宿主标志物、代谢）；痰（病原体信号）；可选无创标志物</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影像与临床变量</w:t>
            </w:r>
          </w:p>
        </w:tc>
        <w:tc>
          <w:tcPr>
            <w:tcW w:w="1084" w:type="pct"/>
          </w:tcPr>
          <w:p w14:paraId="24DE35D6">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建立基线风险与标志物起点</w:t>
            </w:r>
          </w:p>
        </w:tc>
        <w:tc>
          <w:tcPr>
            <w:tcW w:w="662" w:type="pct"/>
          </w:tcPr>
          <w:p w14:paraId="2CDBD409">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以不影响入组流程为前提</w:t>
            </w:r>
          </w:p>
        </w:tc>
      </w:tr>
      <w:tr w14:paraId="52F4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68629C5B">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W2</w:t>
            </w:r>
          </w:p>
        </w:tc>
        <w:tc>
          <w:tcPr>
            <w:tcW w:w="842" w:type="pct"/>
          </w:tcPr>
          <w:p w14:paraId="449B8637">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早期安全性节点</w:t>
            </w:r>
          </w:p>
        </w:tc>
        <w:tc>
          <w:tcPr>
            <w:tcW w:w="1686" w:type="pct"/>
          </w:tcPr>
          <w:p w14:paraId="6B4BCDC4">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血（炎症/代谢）；可选无创标志物</w:t>
            </w:r>
          </w:p>
        </w:tc>
        <w:tc>
          <w:tcPr>
            <w:tcW w:w="1084" w:type="pct"/>
          </w:tcPr>
          <w:p w14:paraId="2D01BB8B">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观察早期动态变化</w:t>
            </w:r>
          </w:p>
        </w:tc>
        <w:tc>
          <w:tcPr>
            <w:tcW w:w="662" w:type="pct"/>
          </w:tcPr>
          <w:p w14:paraId="5048E4B5">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与常规抽血合并</w:t>
            </w:r>
          </w:p>
        </w:tc>
      </w:tr>
      <w:tr w14:paraId="0E42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2" w:type="pct"/>
          </w:tcPr>
          <w:p w14:paraId="4DC93848">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M2（W8）</w:t>
            </w:r>
          </w:p>
        </w:tc>
        <w:tc>
          <w:tcPr>
            <w:tcW w:w="842" w:type="pct"/>
          </w:tcPr>
          <w:p w14:paraId="2596F962">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关键早期疗效读出</w:t>
            </w:r>
          </w:p>
        </w:tc>
        <w:tc>
          <w:tcPr>
            <w:tcW w:w="1686" w:type="pct"/>
          </w:tcPr>
          <w:p w14:paraId="3CFAFB0C">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血/痰/可选无创标志物；影像</w:t>
            </w:r>
          </w:p>
        </w:tc>
        <w:tc>
          <w:tcPr>
            <w:tcW w:w="1084" w:type="pct"/>
          </w:tcPr>
          <w:p w14:paraId="6056BA36">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与培养转阴、影像改善关联</w:t>
            </w:r>
          </w:p>
        </w:tc>
        <w:tc>
          <w:tcPr>
            <w:tcW w:w="662" w:type="pct"/>
          </w:tcPr>
          <w:p w14:paraId="19A50DD5">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优先确保微生物学与胸片</w:t>
            </w:r>
          </w:p>
        </w:tc>
      </w:tr>
      <w:tr w14:paraId="2185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37CC5866">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M6</w:t>
            </w:r>
          </w:p>
        </w:tc>
        <w:tc>
          <w:tcPr>
            <w:tcW w:w="842" w:type="pct"/>
          </w:tcPr>
          <w:p w14:paraId="3325A582">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队列B Hard Gate节点</w:t>
            </w:r>
          </w:p>
        </w:tc>
        <w:tc>
          <w:tcPr>
            <w:tcW w:w="1686" w:type="pct"/>
          </w:tcPr>
          <w:p w14:paraId="649A63DC">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血/痰/可选无创标志物；胸片与门槛证据包</w:t>
            </w:r>
          </w:p>
        </w:tc>
        <w:tc>
          <w:tcPr>
            <w:tcW w:w="1084" w:type="pct"/>
          </w:tcPr>
          <w:p w14:paraId="756E3C87">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验证</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稳定应答表型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标志物特征</w:t>
            </w:r>
          </w:p>
        </w:tc>
        <w:tc>
          <w:tcPr>
            <w:tcW w:w="662" w:type="pct"/>
          </w:tcPr>
          <w:p w14:paraId="72FB72E3">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标志物不参与门槛判定</w:t>
            </w:r>
          </w:p>
        </w:tc>
      </w:tr>
      <w:tr w14:paraId="1CE2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39A1D7A8">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EOT</w:t>
            </w:r>
          </w:p>
        </w:tc>
        <w:tc>
          <w:tcPr>
            <w:tcW w:w="842" w:type="pct"/>
          </w:tcPr>
          <w:p w14:paraId="2F89A095">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停药评估</w:t>
            </w:r>
          </w:p>
        </w:tc>
        <w:tc>
          <w:tcPr>
            <w:tcW w:w="1686" w:type="pct"/>
          </w:tcPr>
          <w:p w14:paraId="588F61AC">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血/痰（如可得）/可选无创标志物；影像</w:t>
            </w:r>
          </w:p>
        </w:tc>
        <w:tc>
          <w:tcPr>
            <w:tcW w:w="1084" w:type="pct"/>
          </w:tcPr>
          <w:p w14:paraId="7047FE93">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描述停药时生物学状态</w:t>
            </w:r>
          </w:p>
        </w:tc>
        <w:tc>
          <w:tcPr>
            <w:tcW w:w="662" w:type="pct"/>
          </w:tcPr>
          <w:p w14:paraId="4659C269">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与EOT常规评估合并</w:t>
            </w:r>
          </w:p>
        </w:tc>
      </w:tr>
      <w:tr w14:paraId="3F86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2" w:type="pct"/>
          </w:tcPr>
          <w:p w14:paraId="4945EBD7">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EOT后12个月</w:t>
            </w:r>
          </w:p>
        </w:tc>
        <w:tc>
          <w:tcPr>
            <w:tcW w:w="842" w:type="pct"/>
          </w:tcPr>
          <w:p w14:paraId="4DBFA464">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主要终点评估</w:t>
            </w:r>
          </w:p>
        </w:tc>
        <w:tc>
          <w:tcPr>
            <w:tcW w:w="1686" w:type="pct"/>
          </w:tcPr>
          <w:p w14:paraId="18F8BAC2">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血/痰（建议）/可选无创标志物；影像</w:t>
            </w:r>
          </w:p>
        </w:tc>
        <w:tc>
          <w:tcPr>
            <w:tcW w:w="1084" w:type="pct"/>
          </w:tcPr>
          <w:p w14:paraId="6049C172">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与复发/不良结局关联</w:t>
            </w:r>
          </w:p>
        </w:tc>
        <w:tc>
          <w:tcPr>
            <w:tcW w:w="662" w:type="pct"/>
          </w:tcPr>
          <w:p w14:paraId="59390759">
            <w:pPr>
              <w:spacing w:after="0" w:line="276"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复发事件优先补采</w:t>
            </w:r>
          </w:p>
        </w:tc>
      </w:tr>
    </w:tbl>
    <w:p w14:paraId="4514EB58">
      <w:pPr>
        <w:rPr>
          <w:rFonts w:hint="default" w:ascii="Times New Roman" w:hAnsi="Times New Roman" w:eastAsia="宋体" w:cs="Times New Roman"/>
          <w:sz w:val="24"/>
          <w:szCs w:val="24"/>
        </w:rPr>
      </w:pPr>
    </w:p>
    <w:p w14:paraId="26F6205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说明：具体采集项目与保存条件以相应SOP为准；若中心能力受限，可按</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核心必采 + 可选拓展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的分级策略执行，确保多中心可比性。</w:t>
      </w:r>
    </w:p>
    <w:p w14:paraId="3324222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12.4.2 样本处理、运输与版本控制</w:t>
      </w:r>
    </w:p>
    <w:p w14:paraId="73BBA41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样本处理：按SOP规定完成采集、离心/分装、冻存与登记；关键时间点样本需标记为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优先样本</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w:t>
      </w:r>
    </w:p>
    <w:p w14:paraId="424203A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运输与冷链：跨中心运输采用受控冷链与温度记录；到样确认与偏差记录纳入CAPA。</w:t>
      </w:r>
    </w:p>
    <w:p w14:paraId="673E4A6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去标识与编码：使用研究编号与时间点编码，不包含个人身份信息。</w:t>
      </w:r>
    </w:p>
    <w:p w14:paraId="259E80C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检测版本控制：检测平台、试剂批号、算法版本（如评分模型）需记录并可追溯；任何版本变更需经PMO批准并形成变更记录。</w:t>
      </w:r>
    </w:p>
    <w:p w14:paraId="26A0E690">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12.5 统计分析与模型开发/验证框架（SAP骨架）</w:t>
      </w:r>
    </w:p>
    <w:p w14:paraId="43F21F0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本节为SAP提供骨架，SAP将进一步明确统计细节、变量定义、模型形式、分层/交互、以及表格清单（TLFs）。</w:t>
      </w:r>
    </w:p>
    <w:p w14:paraId="669F9EC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12.5.1 生物标志物的验证与增量价值评估</w:t>
      </w:r>
    </w:p>
    <w:p w14:paraId="558268A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候选生物标志物分析将分为三层：关联性（association）、判别力（discrimination）与临床增量价值（incremental utility）。</w:t>
      </w:r>
    </w:p>
    <w:p w14:paraId="0E8E5D1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关联性：标志物与主要终点（不良结局/复发）及关键中间终点（培养转阴、影像改善、Hard Gate达标）之间的关联；采用回归模型并调整关键混杂因素（中心、基线严重度、菌负荷、HbA1c等）。</w:t>
      </w:r>
    </w:p>
    <w:p w14:paraId="35812A6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判别力：对二分类终点报告AUC/ROC与置信区间；对时间到事件终点报告C-index/时间依赖AUC。</w:t>
      </w:r>
    </w:p>
    <w:p w14:paraId="05A0C72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校准：报告校准曲线、校准截距/斜率与Brier score（用于模型/风险评分）。</w:t>
      </w:r>
    </w:p>
    <w:p w14:paraId="49F8364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增量价值：与</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仅核心读出模型</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相比，评估加入标志物后的NRI/IDI、净受益（Decision Curve Analysis）及临床可解释性。</w:t>
      </w:r>
    </w:p>
    <w:p w14:paraId="3C8BBEB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12.5.2 预测模型的开发、内部验证与跨中心泛化</w:t>
      </w:r>
    </w:p>
    <w:p w14:paraId="3386F45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预测模型开发遵循TRIPOD报告框架并采用PROBAST视角进行偏倚风险控制。主要策略包括：</w:t>
      </w:r>
    </w:p>
    <w:p w14:paraId="208A093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变量预先定义：核心变量与候选变量在SAP中锁定；避免基于结果的后验筛选导致过拟合。</w:t>
      </w:r>
    </w:p>
    <w:p w14:paraId="78E53F1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缺失值处理：优先采用多重插补；必要时开展完整病例分析与敏感性分析对比。</w:t>
      </w:r>
    </w:p>
    <w:p w14:paraId="7CC1BCF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内部验证：采用bootstrap或交叉验证评估过拟合并进行收缩（shrinkage）。</w:t>
      </w:r>
    </w:p>
    <w:p w14:paraId="6A89F19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跨中心泛化：优先采用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按中心分层的训练/验证划分</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留一中心外部验证（leave-one-center-out）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评估模型可推广性。</w:t>
      </w:r>
    </w:p>
    <w:p w14:paraId="52A01B7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模型可解释性：对线性/广义线性模型报告回归系数；对机器学习模型报告特征重要性与部分依赖/SHAP等解释指标（在不泄露个体隐私前提下）。</w:t>
      </w:r>
    </w:p>
    <w:p w14:paraId="3BCE763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12.5.3 预设亚组与交互探索</w:t>
      </w:r>
    </w:p>
    <w:p w14:paraId="0A9EF8A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为理解TB-DM异质性与机制，本研究将预设若干亚组与交互探索（不作为主要结论依据）：</w:t>
      </w:r>
    </w:p>
    <w:p w14:paraId="5214373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基线严重度分层（低 vs 中/高）。</w:t>
      </w:r>
    </w:p>
    <w:p w14:paraId="13ADC17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基线菌负荷分层（高 vs 非高）。</w:t>
      </w:r>
    </w:p>
    <w:p w14:paraId="54FB98C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HbA1c分层（如&lt;8% vs ≥8%，或按四分位）。</w:t>
      </w:r>
    </w:p>
    <w:p w14:paraId="64C7B41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Hard Gate边界状态（边界 vs 非边界）。</w:t>
      </w:r>
    </w:p>
    <w:p w14:paraId="55090A7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不同中心/地区（用于泛化评估）。</w:t>
      </w:r>
    </w:p>
    <w:p w14:paraId="0FE764C1">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12.6 结果呈现、合规边界与转化路径</w:t>
      </w:r>
    </w:p>
    <w:p w14:paraId="13DBD37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（1）结果呈现：生物标志物与模型结果将以预设TLFs呈现，重点报告效应量、置信区间、校准与净受益，并提供跨中心一致性证据。</w:t>
      </w:r>
    </w:p>
    <w:p w14:paraId="5D61F1F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（2）合规边界：研究运行期间禁止以探索变量指导个体治疗；任何因研究外信息导致的治疗调整需按方案偏差流程记录。</w:t>
      </w:r>
    </w:p>
    <w:p w14:paraId="1A478BA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（3）转化路径：如候选标志物/模型在TDSC中显示稳定的增量价值与良好泛化能力，将形成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锁定版本（locked model）</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与最小可实施数据集，并在后续研究与监管/伦理评估通过后再考虑进入临床决策链。</w:t>
      </w:r>
    </w:p>
    <w:p w14:paraId="718D1D67">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12.7 小结</w:t>
      </w:r>
    </w:p>
    <w:p w14:paraId="19C01E1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通过将决策变量与探索变量明确分层，在保证研究可执行与可复制的同时，系统验证候选生物标志物与预测模型的科学价值与增量价值。本章规定了探索变量不进入决策链的边界，并为后续SAP提供了可落地的分析框架。</w:t>
      </w:r>
    </w:p>
    <w:p w14:paraId="65540FB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44DD3A4C">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13. 数据管理与质量控制</w:t>
      </w:r>
    </w:p>
    <w:p w14:paraId="1788DBDF">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规定TDSC研究的数据管理体系、数据流与质量管理策略，覆盖数据采集、录入与核查、逻辑核查与查询闭环、中心化质量控制、监查与稽查支持、数据库锁定与数据移交等关键环节。本研究数据管理遵循GCP与适用的法律法规要求，确保数据真实、准确、完整、及时、可追溯（ALCOA+），并在开放标签条件下通过标准化流程与独立复核机制降低偏倚。</w:t>
      </w:r>
    </w:p>
    <w:p w14:paraId="6A40BFE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13.1 总体原则与治理架构</w:t>
      </w:r>
    </w:p>
    <w:p w14:paraId="18E3F85F">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数据管理与质量控制以风险为基础（Risk-Based Quality Management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RBQM），以关键数据与关键流程为中心，在保证受试者安全与主要终点可信度的前提下提高执行效率。</w:t>
      </w:r>
    </w:p>
    <w:p w14:paraId="353E052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关键数据（Critical Data）：影响入组资格、分层/随机化、主要终点及其构成事件、关键安全性终点（SAE/Grade≥3/AESI）与研究药物暴露的数据。</w:t>
      </w:r>
    </w:p>
    <w:p w14:paraId="3305E91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关键流程（Critical Processes）：筛选/入组与随机化、门槛评估（Hard Gate）、关键样本与影像采集、结局事件识别与CEC裁决、AE报告与处置、数据库锁定。</w:t>
      </w:r>
    </w:p>
    <w:p w14:paraId="5BA1A328">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管理办公室（PMO）负责统筹数据与质量管理；数据管理团队（DM）负责EDC设计、数据标准、逻辑核查与锁库；中心与分中心负责源数据记录与eCRF录入；监查团队依据RBM计划实施监查；必要时由独立稽查（QA）开展体系稽查。</w:t>
      </w:r>
    </w:p>
    <w:p w14:paraId="6C7A19A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13.2 数据采集系统与数据来源</w:t>
      </w:r>
    </w:p>
    <w:p w14:paraId="51E07FC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13.2.1 数据来源与源数据（Source Data）</w:t>
      </w:r>
    </w:p>
    <w:p w14:paraId="1C3807F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数据来源包括但不限于：病历与门急诊记录、实验室信息系统（LIS）、影像归档与通信系统（PACS）、心电系统、药房发药记录、研究专用记录（如服药记录/依从性记录）、受试者报告结局（PRO）系统、以及中心实验室/参考实验室检测平台输出。所有数据均应具有可追溯的源文件或等价电子源数据（eSource）。</w:t>
      </w:r>
    </w:p>
    <w:p w14:paraId="7DA72BE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13.2.2 EDC/IRT与配套系统</w:t>
      </w:r>
    </w:p>
    <w:p w14:paraId="6CC0C79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采用电子数据采集系统（EDC）作为主数据仓库，并与随机化/药物分配系统（IRT，如适用）对接，实现中心化随机化与可审计的数据流。PRO采用二维码/移动端填写并自动回传EDC；实验室与心电可通过接口或结构化导入进入EDC，并触发自动分级规则（见相关SOP）。</w:t>
      </w:r>
    </w:p>
    <w:p w14:paraId="0AE199D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EDC具备：权限分级、审计追踪（audit trail）、逻辑核查（edit checks）、查询管理（query management）、数据导出与版本控制等功能。</w:t>
      </w:r>
    </w:p>
    <w:p w14:paraId="7880A6D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系统变更采用受控变更管理：需求—验证—上线—发布说明—培训，确保变更可追溯且不影响已采集数据完整性。</w:t>
      </w:r>
    </w:p>
    <w:p w14:paraId="329BB3B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13.3 eCRF设计、数据标准与编码</w:t>
      </w:r>
    </w:p>
    <w:p w14:paraId="07B09BB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eCRF依据研究流程与终点体系设计，遵循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最小必要数据集（Minimum Necessary Data Set）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原则，优先保证关键数据字段的完整性与可解释性。</w:t>
      </w:r>
    </w:p>
    <w:p w14:paraId="64086EE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数据字典（Data Dictionary）：定义每一变量的名称、类型、取值范围、单位、缺失代码、派生规则与来源。</w:t>
      </w:r>
    </w:p>
    <w:p w14:paraId="730FE02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术语与编码：不良事件建议采用标准化医学术语编码（如MedDRA或等价体系，具体以SAP/DM计划为准）；合并用药采用标准药物编码（如WHO-DD或等价体系）。</w:t>
      </w:r>
    </w:p>
    <w:p w14:paraId="26C1448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时间与窗口：所有关键时间点按方案规定的访视窗口记录；系统自动提示窗口偏离并要求原因说明。</w:t>
      </w:r>
    </w:p>
    <w:p w14:paraId="72C8F36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13.4 数据录入时限、责任与培训</w:t>
      </w:r>
    </w:p>
    <w:p w14:paraId="552C9BF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为保证数据及时性，研究中心需在规定时限内完成数据录入与补录：</w:t>
      </w:r>
    </w:p>
    <w:p w14:paraId="7B611C2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常规访视数据：访视完成后3个自然日内录入EDC；</w:t>
      </w:r>
    </w:p>
    <w:p w14:paraId="572C26F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关键事件（SAE、疑似失败/复发、重大方案偏差等）：知悉后24小时内完成初报与关键字段录入，并按流程补齐资料包；</w:t>
      </w:r>
    </w:p>
    <w:p w14:paraId="551C942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实验室/心电/影像：生成报告后7个自然日内完成导入/录入与核对（如有集中判读则按其时限执行）。</w:t>
      </w:r>
    </w:p>
    <w:p w14:paraId="2272ACD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所有研究人员在入组前需完成EDC与数据标准培训，并通过考核；新进人员须完成再培训后方可获得系统权限。</w:t>
      </w:r>
    </w:p>
    <w:p w14:paraId="50FCCBC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13.5 逻辑核查、查询闭环与数据清理</w:t>
      </w:r>
    </w:p>
    <w:p w14:paraId="61A6586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13.5.1 逻辑核查（Edit Checks）</w:t>
      </w:r>
    </w:p>
    <w:p w14:paraId="620E924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DC内置逻辑核查规则，覆盖范围值检查、跨表一致性检查、时间逻辑检查、访视窗口检查、关键变量缺失检查等。对实验室与心电等结构化数据，可基于预设阈值自动计算DAIDS分级并生成提示，由研究者确认与签署（见相关SOP）。</w:t>
      </w:r>
    </w:p>
    <w:p w14:paraId="07C2AA2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13.5.2 查询管理（Query Management）</w:t>
      </w:r>
    </w:p>
    <w:p w14:paraId="7785040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管理团队基于自动核查与人工复核生成查询（query），研究中心需在规定时限内回复并完成更正。查询闭环原则：每条查询必须有明确的处理结论（更正/解释/无法更正并说明原因），并在EDC中保留可审计记录。</w:t>
      </w:r>
    </w:p>
    <w:p w14:paraId="2918A9F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一般查询：发出后10个工作日内回复；</w:t>
      </w:r>
    </w:p>
    <w:p w14:paraId="5FF725D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关键数据查询：发出后5个工作日内回复；</w:t>
      </w:r>
    </w:p>
    <w:p w14:paraId="2CD31E1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结局事件与安全性相关查询：发出后48小时内优先回复。</w:t>
      </w:r>
    </w:p>
    <w:p w14:paraId="74598B8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13.5.3 数据冻结与锁库前清理</w:t>
      </w:r>
    </w:p>
    <w:p w14:paraId="7FEB0EF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锁库前将开展集中数据清理：关键变量缺失清单、异常值复核、终点事件时间线一致性核查、随机化日志与用药发放核对、SAE报告与AE表一致性核查、CEC裁决结果与终点归类一致性核查等。</w:t>
      </w:r>
    </w:p>
    <w:p w14:paraId="4F9AAFC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13.6 风险为基础的监查与中心化质量控制（RBM/RBQM）</w:t>
      </w:r>
    </w:p>
    <w:p w14:paraId="1FFD3DD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研究采用风险为基础的监查（Risk-Based Monitoring</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RBM），结合远程/中心化监查与必要的现场核查。监查资源优先投入关键数据与关键流程。</w:t>
      </w:r>
    </w:p>
    <w:p w14:paraId="63D7E85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中心化质量指标（KRIs/QTIs）：包括入组与随机化合规率、关键字段缺失率、查询关闭时效、访视超窗比例、培养/胸片完成率、SAE报告时效、方案偏差发生率等。</w:t>
      </w:r>
    </w:p>
    <w:p w14:paraId="4246972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异常检测：基于中心化统计监测识别离群中心（例如异常低/高的转阴率、AE报告率、缺失率），触发定向监查或培训。</w:t>
      </w:r>
    </w:p>
    <w:p w14:paraId="15B260A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分层SDV/SDR：对关键数据实施源数据核查（SDV）或源数据复核（SDR），比例按风险评估与中心表现动态调整。</w:t>
      </w:r>
    </w:p>
    <w:p w14:paraId="3F32B31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 专项数据质量控制</w:t>
      </w:r>
    </w:p>
    <w:p w14:paraId="63E578A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13.7.1 微生物学与实验室数据</w:t>
      </w:r>
    </w:p>
    <w:p w14:paraId="01C08EE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统一SOP与判定口径：痰样本质量、培养判定、污染处理、NTM鉴别与补采规则统一执行（见相应SOP）。</w:t>
      </w:r>
    </w:p>
    <w:p w14:paraId="2F3DF4E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结果核对：LIS导入数据与纸质/电子报告双向核对；关键时间点（M2、M6、EOT、EOT后12个月）实施重点核查。</w:t>
      </w:r>
    </w:p>
    <w:p w14:paraId="7F20E515">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一致性复核：对复阳/疑似失败事件，必须补齐原始报告与鉴定结果，并纳入CEC资料包。</w:t>
      </w:r>
    </w:p>
    <w:p w14:paraId="4577C08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13.7.2 影像数据（胸片/CT）</w:t>
      </w:r>
    </w:p>
    <w:p w14:paraId="4BB7456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去标识与上传：影像文件按统一格式去标识后上传至集中平台；记录采集参数与时间点。</w:t>
      </w:r>
    </w:p>
    <w:p w14:paraId="0618B6D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集中判读与一致性：影像由集中判读团队按预设标准判读并输出结构化结论；必要时开展一致性评估与再培训。</w:t>
      </w:r>
    </w:p>
    <w:p w14:paraId="5D53CAE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质控抽检：对关键节点影像（基线、M2、M6、EOT、EOT后12个月）进行抽检与复核。</w:t>
      </w:r>
    </w:p>
    <w:p w14:paraId="1216CF8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13.7.3 心电与自动分级</w:t>
      </w:r>
    </w:p>
    <w:p w14:paraId="04C0FB5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心电数据优先采用结构化导入，系统自动计算QTcF并按预设规则提示分级；研究者复核并记录处置。</w:t>
      </w:r>
    </w:p>
    <w:p w14:paraId="1A2E8E6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对异常QTcF或疑似心律失常实施复测与事件触发评估，并与AE/SAE报告链一致。</w:t>
      </w:r>
    </w:p>
    <w:p w14:paraId="12752BC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13.7.4 PRO与依从性数据</w:t>
      </w:r>
    </w:p>
    <w:p w14:paraId="7944E5D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PRO采用受控量表与固定版本，系统记录填写时间戳与缺失原因；对持续未填触发随访提醒与保留策略。</w:t>
      </w:r>
    </w:p>
    <w:p w14:paraId="50020E5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依从性数据采用多源证据（发药记录、回收计数、自述/电子提醒等），并在EDC中以预设字段结构化记录。</w:t>
      </w:r>
    </w:p>
    <w:p w14:paraId="487917D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13.7.5 生物标志物与模型数据（探索性）</w:t>
      </w:r>
    </w:p>
    <w:p w14:paraId="0FCD85DB">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样本链路完整：采集—分装—冻存—运输—到样—检测全过程记录并可追溯（见相关SOP）。</w:t>
      </w:r>
    </w:p>
    <w:p w14:paraId="57B8706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版本控制：试剂批号、平台版本、算法版本与输出格式需记录；任何变更需受控并评估可比性。</w:t>
      </w:r>
    </w:p>
    <w:p w14:paraId="41A8468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数据锁定：探索性数据在不影响研究运行的前提下与主EDC数据对齐，并在锁库后统一分析。</w:t>
      </w:r>
    </w:p>
    <w:p w14:paraId="5818A42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13.8 数据安全、隐私与权限管理</w:t>
      </w:r>
    </w:p>
    <w:p w14:paraId="297D7F1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研究数据采用分级授权访问，遵循最小权限原则（least privilege）。系统层面实施身份认证、强密码策略、多因素认证（如适用）、操作日志与审计追踪。</w:t>
      </w:r>
    </w:p>
    <w:p w14:paraId="6689FA5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去标识：主数据集不包含直接身份标识信息；链接表由中心受控保存并限制访问。</w:t>
      </w:r>
    </w:p>
    <w:p w14:paraId="6E7CADA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传输与存储：数据传输采用加密通道；服务器与备份采用加密存储与定期备份，具备灾备与恢复演练。</w:t>
      </w:r>
    </w:p>
    <w:p w14:paraId="76DC80E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数据共享：任何对外数据共享需经PI/PMO批准，并签署数据使用协议，遵循伦理批准范围与最小必要原则。</w:t>
      </w:r>
    </w:p>
    <w:p w14:paraId="7353916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13.9 审计追踪、记录保存与可追溯性</w:t>
      </w:r>
    </w:p>
    <w:p w14:paraId="77F94B4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EDC与关键平台均需启用审计追踪，记录数据创建、修改、删除（如允许）的操作者、时间戳与修改原因。研究文件与数据按法规与机构要求保存至规定年限，确保可用于核查、稽查与发表验证。</w:t>
      </w:r>
    </w:p>
    <w:p w14:paraId="7FCE52B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13.10 数据库锁定、数据移交与统计分析接口</w:t>
      </w:r>
    </w:p>
    <w:p w14:paraId="1DBA459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完成所有关键查询关闭、CEC裁决结果回填与一致性核查后，DM将执行数据库冻结（freeze）与锁定（lock）。锁库后数据不得变更；如发现重大错误需按受控流程启动解锁/更正并形成完整记录（仅限极少数情形）。</w:t>
      </w:r>
    </w:p>
    <w:p w14:paraId="3AC19A5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锁库准备清单：关键变量缺失为零或有充分解释；随机化与用药日志一致；SAE清单与CSR一致；主要终点事件与CEC裁决一致。</w:t>
      </w:r>
    </w:p>
    <w:p w14:paraId="4D194A2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数据移交：锁库后向统计团队提供分析数据集、数据字典、派生规则与程序版本说明；SAP锁定后开展主要分析。</w:t>
      </w:r>
    </w:p>
    <w:p w14:paraId="6EC54B6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TLFs与追溯：统计输出可追溯至分析数据集版本与程序版本，确保可复现。</w:t>
      </w:r>
    </w:p>
    <w:p w14:paraId="46DC030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13.11 偏差、数据质量问题与CAPA</w:t>
      </w:r>
    </w:p>
    <w:p w14:paraId="63EEDCB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发现方案偏差、系统性数据问题或中心执行偏离时，应启动纠正预防措施（Corrective and Preventive Actions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CAPA）。</w:t>
      </w:r>
    </w:p>
    <w:p w14:paraId="2CDC126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识别与分级：区分一般问题与重大问题（影响受试者安全或主要终点可信度）。</w:t>
      </w:r>
    </w:p>
    <w:p w14:paraId="1059FA8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根因分析：明确问题发生的流程节点、人员与系统因素。</w:t>
      </w:r>
    </w:p>
    <w:p w14:paraId="6DA3979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纠正措施：对既往错误进行更正或补采/补录，并记录影响范围。</w:t>
      </w:r>
    </w:p>
    <w:p w14:paraId="309A0CF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预防措施：更新SOP/培训/系统核查规则，必要时提高监查强度或暂停入组。</w:t>
      </w:r>
    </w:p>
    <w:p w14:paraId="554B5B7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效果验证：复核指标改善情况并关闭CAPA。</w:t>
      </w:r>
    </w:p>
    <w:p w14:paraId="2F0DB5A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13.12 小结</w:t>
      </w:r>
    </w:p>
    <w:p w14:paraId="3CB50FB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建立以EDC为核心的中心化数据管理体系，结合RBM与中心化质量指标监控，对关键数据与关键流程实施重点质控。通过标准化SOP、自动逻辑核查与查询闭环、集中判读与独立裁决、审计追踪与安全合规措施，确保研究数据满足ALCOA+要求，为主要终点分析与研究结论的可信度提供保障。</w:t>
      </w:r>
    </w:p>
    <w:p w14:paraId="314E040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5ECE1263">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14. 安全性管理与伦理</w:t>
      </w:r>
    </w:p>
    <w:p w14:paraId="5856ED7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阐述TDSC研究的安全性管理体系与伦理合规要求，覆盖不良事件（AE）识别、分级、报告与处置，特别关注不良事件（AESI）管理，药物停用/减量规则的总体原则，以及伦理审查、知情同意、隐私保护与受试者权益保障等内容。本研究安全性管理以受试者安全为最高优先级；统计分析与报告以DAIDS为唯一严重度分级体系，并与PRO-CTCAE联合实现</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临床+患者报告</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的综合捕获。</w:t>
      </w:r>
    </w:p>
    <w:p w14:paraId="7E6A828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 安全性治理架构与职责分工</w:t>
      </w:r>
    </w:p>
    <w:p w14:paraId="0BB012EB">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研究建立分层安全治理体系，以确保跨中心一致执行与快速响应。</w:t>
      </w:r>
    </w:p>
    <w:p w14:paraId="3361A2E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研究者（PI/各中心研究者）：负责AE的识别、分级、归因判断、临床处置与法规/方案要求的报告。</w:t>
      </w:r>
    </w:p>
    <w:p w14:paraId="551C002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项目管理办公室（PMO）：负责安全性流程培训、时限督导、跨中心协调、汇总与趋势监测。</w:t>
      </w:r>
    </w:p>
    <w:p w14:paraId="35597A2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数据管理团队（DM）：维护EDC中AE/SAE模块、自动分级规则、审计追踪与查询闭环。</w:t>
      </w:r>
    </w:p>
    <w:p w14:paraId="18FE94E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药物安全负责人/医学监查（如设置）：对重要安全信号进行医学复核，提出风险控制建议。</w:t>
      </w:r>
    </w:p>
    <w:p w14:paraId="02D1640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数据与安全性监测委员会（DMC/DSMB，如设置）：按章程定期审阅安全性汇总与关键个例，向PI提出继续/调整/暂停研究的建议。</w:t>
      </w:r>
    </w:p>
    <w:p w14:paraId="3246DDF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伦理委员会（IRB/EC）：审查并批准研究方案、知情同意文件、修订案及受试者保护措施。</w:t>
      </w:r>
    </w:p>
    <w:p w14:paraId="16E203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14.2 不良事件定义、分级与归因（概述）</w:t>
      </w:r>
    </w:p>
    <w:p w14:paraId="2ADAC92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14.2.1 定义</w:t>
      </w:r>
    </w:p>
    <w:p w14:paraId="3DE9932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不良事件（Adverse Event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AE）指受试者在研究期间发生的任何不利医学事件，不一定与研究治疗具有因果关系。严重不良事件（Serious Adverse Event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SAE）指导致死亡、危及生命、需住院/延长住院、导致持续或显著残疾/功能丧失、导致先天畸形/出生缺陷或其他重要医学事件的AE。</w:t>
      </w:r>
    </w:p>
    <w:p w14:paraId="00F07CE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特别关注不良事件（Adverse Events of Special Interest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AESI）为基于研究药物风险谱与TB-DM人群特征预先定义、需要重点监测与快速处置的事件集合（见14.5）。</w:t>
      </w:r>
    </w:p>
    <w:p w14:paraId="4ABA568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14.2.2 分级与归因</w:t>
      </w:r>
    </w:p>
    <w:p w14:paraId="3B1A990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严重度分级：本研究全程以DAIDS为唯一严重度分级体系（Grade 1–4），并在EDC中尽可能通过结构化数据实现自动分级提示（实验室与心电）。归因判断：研究者需对AE与研究药物的相关性进行临床判断（如肯定/可能/不太可能/否定/无法判定），具体分类与记录规则由SOP明确。</w:t>
      </w:r>
    </w:p>
    <w:p w14:paraId="1C354BD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重要说明：PRO-CTCAE作为患者症状体验的结构化补充，不替代DAIDS分级；研究者需结合PRO信号与临床评估完成DAIDS分级与处置。</w:t>
      </w:r>
    </w:p>
    <w:p w14:paraId="165916C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14.3 AE识别与信息采集（Clinical + PRO一体化）</w:t>
      </w:r>
    </w:p>
    <w:p w14:paraId="23D5D40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AE采集采用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主动询问 + 计划评估 + 被动报告 + PRO提示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的组合策略，在每次计划访视及非计划就诊时均需评估并记录AE。</w:t>
      </w:r>
    </w:p>
    <w:p w14:paraId="17B98EA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主动询问：按标准化问询清单覆盖常见药物相关症状（胃肠道、皮疹、神经系统、视觉症状等）。</w:t>
      </w:r>
    </w:p>
    <w:p w14:paraId="32E41E5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计划评估：按随访表完成关键实验室（肝肾功能、血常规等）、心电与影像检查；系统自动触发异常提醒。</w:t>
      </w:r>
    </w:p>
    <w:p w14:paraId="359E277F">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被动报告：受试者可通过电话/短信/微信/随访卡等途径报告不适；中心需记录接触时间与处理过程。</w:t>
      </w:r>
    </w:p>
    <w:p w14:paraId="61D7549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PRO提示：受试者按规定频率填写PRO量表；若出现预设</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红旗</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阈值（如严重疼痛、明显呼吸困难、严重乏力等），系统/研究人员触发复核。</w:t>
      </w:r>
    </w:p>
    <w:p w14:paraId="393989B8">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AE记录采用最小可复现信息集：起止日期、严重度（DAIDS）、结局、处置（停药/减量/对症/住院等）、与研究药物相关性、是否构成SAE/AESI、以及是否影响主要终点（如方案永久更改）。</w:t>
      </w:r>
    </w:p>
    <w:p w14:paraId="184CA9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14.4 AE/SAE报告与时限（概要）</w:t>
      </w:r>
    </w:p>
    <w:p w14:paraId="02E3D20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所有AE应在EDC中及时记录；SAE与特定AESI需按更严格时限上报。具体流程与表单见相关SOP与中心法规要求。</w:t>
      </w:r>
    </w:p>
    <w:p w14:paraId="46CA6D07">
      <w:pPr>
        <w:spacing w:after="120" w:line="312"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 xml:space="preserve">表7 </w:t>
      </w:r>
      <w:r>
        <w:rPr>
          <w:rFonts w:hint="default" w:ascii="Times New Roman" w:hAnsi="Times New Roman" w:eastAsia="宋体" w:cs="Times New Roman"/>
          <w:b/>
          <w:bCs/>
          <w:sz w:val="24"/>
          <w:szCs w:val="24"/>
        </w:rPr>
        <w:t>AE/SAE报告与时限（概要）</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8"/>
        <w:gridCol w:w="2185"/>
        <w:gridCol w:w="2568"/>
        <w:gridCol w:w="3021"/>
      </w:tblGrid>
      <w:tr w14:paraId="74E7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Pr>
          <w:p w14:paraId="2F1E5719">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事件类型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43BC405">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初报时限（建议）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DE21019">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随访/补充报告</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8A669F8">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关键要求</w:t>
            </w:r>
          </w:p>
        </w:tc>
      </w:tr>
      <w:tr w14:paraId="6E6A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F33C68B">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SAE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5C8843B">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研究者知悉后24小时内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C638D1A">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在获得新信息后及时补报，直至结局明确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156B012">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同步通知PMO/医学监查；必要时提交IRB/监管</w:t>
            </w:r>
          </w:p>
        </w:tc>
      </w:tr>
      <w:tr w14:paraId="1326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2BFB2D4">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AESI（部分可等同SAE管理）</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FDD4606">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知悉后24–72小时内（按类别）</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2F162F5">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按处置与检查结果持续更新</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AE75489">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重点关注神经/视力、骨髓抑制、QTcF等</w:t>
            </w:r>
          </w:p>
        </w:tc>
      </w:tr>
      <w:tr w14:paraId="71FC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A5B8493">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Grade ≥3 AE（非SAE）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2F3215A">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知悉后72小时内</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52F2879">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按随访节点评估恢复/结局</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D38BFFA">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触发处置算法与再评估</w:t>
            </w:r>
          </w:p>
        </w:tc>
      </w:tr>
      <w:tr w14:paraId="10E5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23B429F">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一般AE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5AD4CC4">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访视后3个自然日内录入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15E0B42">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如未恢复需持续记录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E87BBC6">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按标准化字段记录</w:t>
            </w:r>
          </w:p>
        </w:tc>
      </w:tr>
    </w:tbl>
    <w:p w14:paraId="22BEB0ED">
      <w:pPr>
        <w:rPr>
          <w:rFonts w:hint="default" w:ascii="Times New Roman" w:hAnsi="Times New Roman" w:eastAsia="宋体" w:cs="Times New Roman"/>
          <w:sz w:val="24"/>
          <w:szCs w:val="24"/>
        </w:rPr>
      </w:pPr>
    </w:p>
    <w:p w14:paraId="0E28EB7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信号升级：若同类事件在短期内呈聚集趋势，或出现意料之外的严重风险（如严重肝衰、尖端扭转型室速等），PI与医学监查可启动临时安全会议，并在必要时建议暂停入组、修改监测频率或调整处置策略。</w:t>
      </w:r>
    </w:p>
    <w:p w14:paraId="7EF4EE5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14.5 特别关注不良事件（AESI）与管理要点</w:t>
      </w:r>
    </w:p>
    <w:p w14:paraId="2DDC450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结合研究药物风险谱与既往团队经验，本研究预设以下AESI，并在EDC中设置专项字段与触发规则。AESI的详细判定阈值、检查路径与处置算法由安全性SOP（如AE Management Playbook）进一步规定。</w:t>
      </w:r>
    </w:p>
    <w:p w14:paraId="5AACF76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（1）周围神经病变与视神经病变：重点关注利福喷丁/异烟肼相关周围神经病变信号，以及乙胺丁醇相关视力/色觉异常；出现相关症状需及时评估、必要时停用可疑药物并专科会诊。</w:t>
      </w:r>
    </w:p>
    <w:p w14:paraId="548CD39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（2）骨髓抑制：白细胞减少、贫血、血小板减少等；对Grade≥3或伴出血/感染风险者需启动急诊评估与药物调整。</w:t>
      </w:r>
    </w:p>
    <w:p w14:paraId="4BC6C13C">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（3）肝损伤：ALT/AST升高、胆红素升高或临床肝炎；按预设阈值启动停药、复测与阶梯复药策略。</w:t>
      </w:r>
    </w:p>
    <w:p w14:paraId="2DBA857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（4）QTcF延长与心律失常：氟喹诺酮相关风险；EDC自动计算QTcF并提示分级，达到阈值需复测、纠正电解质并评估停用/替代。</w:t>
      </w:r>
    </w:p>
    <w:p w14:paraId="4B016E22">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（5）严重过敏反应与重症皮肤不良反应：如疑似SJS/TEN等，需立即停药并按急危重症路径处理。</w:t>
      </w:r>
    </w:p>
    <w:p w14:paraId="3334823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（6）严重胃肠道不耐受或影响吸收/依从性的不良反应：需评估脱水、电解质紊乱及替代策略。</w:t>
      </w:r>
    </w:p>
    <w:p w14:paraId="0FA1210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（7）严重低血糖/高血糖危象：TB-DM人群特异风险；需与糖尿病管理流程联动，必要时住院处理。</w:t>
      </w:r>
    </w:p>
    <w:p w14:paraId="6D769FA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14.6 药物处置与剂量调整（原则写在方案里）</w:t>
      </w:r>
    </w:p>
    <w:p w14:paraId="0D39E0D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药物处置遵循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先保护生命安全、再保障结核控制、最后兼顾研究完整性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的优先级。各药物的具体停用/复用阶梯、复测频率与替代方案由SOP与临床指南规定；本方案仅给出总原则：</w:t>
      </w:r>
    </w:p>
    <w:p w14:paraId="2466ADF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出现危及生命事件或疑似严重药物相关毒性时，应立即暂停所有可疑研究药物，启动急救/住院路径，并尽快完成鉴别诊断与复测。</w:t>
      </w:r>
    </w:p>
    <w:p w14:paraId="2E79969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对Grade 3–4实验室异常或临床毒性，优先按预设阈值执行暂停/减量/替代；恢复到可接受水平后在严密监测下考虑阶梯复药。</w:t>
      </w:r>
    </w:p>
    <w:p w14:paraId="1BEE1130">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若需要永久停用关键研究药物或永久更改抗结核方案，应记录为方案更改事件，并按第9章与第11章纳入结局归类与敏感性分析。</w:t>
      </w:r>
    </w:p>
    <w:p w14:paraId="360C90C9">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所有对症治疗与合并用药应按受控方式记录，注意药物相互作用（尤其与利福喷丁相关的酶诱导效应）。</w:t>
      </w:r>
    </w:p>
    <w:p w14:paraId="03E4E73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14.7 风险最小化与预防性措施</w:t>
      </w:r>
    </w:p>
    <w:p w14:paraId="6648238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为降低药物相关风险并提高跨中心一致性，本研究实施以下风险最小化措施：</w:t>
      </w:r>
    </w:p>
    <w:p w14:paraId="6080585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基线风险评估：入组前完成关键实验室、心电与合并症评估；对</w:t>
      </w:r>
      <w:del w:id="781" w:author="付亮" w:date="2026-03-25T07:47:40Z">
        <w:r>
          <w:rPr>
            <w:rFonts w:hint="default" w:ascii="Times New Roman" w:hAnsi="Times New Roman" w:eastAsia="宋体" w:cs="Times New Roman"/>
            <w:sz w:val="24"/>
            <w:szCs w:val="24"/>
          </w:rPr>
          <w:delText>高风险</w:delText>
        </w:r>
      </w:del>
      <w:ins w:id="782"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人群设置入排限制或加强监测频率（见第6章）。</w:t>
      </w:r>
    </w:p>
    <w:p w14:paraId="2E373D4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标准化监测：按随访表执行肝功能、血常规、心电等监测；关键时间点实施</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必做清单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管理。</w:t>
      </w:r>
    </w:p>
    <w:p w14:paraId="201C0FE8">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药物相互作用管理：建立禁忌/慎用合并用药清单与检查规则；必要时由药师或专科会诊支持。</w:t>
      </w:r>
    </w:p>
    <w:p w14:paraId="62FB969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维生素B6预防：对使用异烟肼者按中心常规与指南建议考虑补充以降低周围神经病变风险（具体剂量与适用人群由SOP与中心常规规定）。</w:t>
      </w:r>
    </w:p>
    <w:p w14:paraId="18F8BE2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受试者教育：发放</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红旗症状</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卡与联系路径，强调出现视力改变、明显心悸/晕厥、黄疸、严重皮疹等需立即联系研究团队。</w:t>
      </w:r>
    </w:p>
    <w:p w14:paraId="3C0A0E31">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培训与演练：对AE分级（DAIDS）、SAE上报、QTcF异常处置、重症皮疹/过敏反应等开展定期培训与演练。</w:t>
      </w:r>
    </w:p>
    <w:p w14:paraId="51E4612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14.8 妊娠、哺乳与特殊人群</w:t>
      </w:r>
    </w:p>
    <w:p w14:paraId="6DD40F1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妊娠与哺乳期受试者的纳入/排除、避孕要求与处理流程按研究入排标准与当地法规执行。对育龄期受试者，研究者需在入组时进行妊娠风险评估并提供避孕咨询。</w:t>
      </w:r>
    </w:p>
    <w:p w14:paraId="431992BB">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若研究期间发生妊娠，应立即评估研究药物暴露风险并与受试者充分沟通，在确保母婴安全前提下决定是否继续研究治疗与随访。妊娠本身不一定构成AE，但妊娠并发症或不良妊娠结局需按AE/SAE流程记录与上报。</w:t>
      </w:r>
    </w:p>
    <w:p w14:paraId="28DFF65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14.9 伦理审查与研究注册</w:t>
      </w:r>
    </w:p>
    <w:p w14:paraId="4AC9407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研究在任何受试者入组前，必须获得牵头单位伦理委员会及各分中心伦理委员会的批准，并完成必要的行政备案。研究将按要求进行临床试验注册，并在注册平台公开关键方案要素与主要终点。</w:t>
      </w:r>
    </w:p>
    <w:p w14:paraId="3FCC449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任何涉及受试者风险、权益或研究实施关键要素的方案修订，均须在实施前获得伦理批准；紧急安全性修订可按法规允许的程序先行实施并尽快补交审批。</w:t>
      </w:r>
    </w:p>
    <w:p w14:paraId="3A1CFAD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14.10 知情同意（Informed Consent）</w:t>
      </w:r>
    </w:p>
    <w:p w14:paraId="5B598B0A">
      <w:pPr>
        <w:spacing w:after="12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知情同意过程遵循自愿、充分告知与可理解原则。研究人员需向潜在受试者解释研究目的、流程、可能获益与风险、替代治疗选择、隐私保护措施、补偿与费用安排、退出权利与联系方式等，并给予充分提问与考虑时间。</w:t>
      </w:r>
    </w:p>
    <w:p w14:paraId="1D59B583">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同意文件应使用受试者可理解语言；必要时提供方言解释或辅助材料。</w:t>
      </w:r>
    </w:p>
    <w:p w14:paraId="17794EE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对识字困难或特殊脆弱人群，应按伦理要求使用见证人流程，并确保自愿性。</w:t>
      </w:r>
    </w:p>
    <w:p w14:paraId="049082C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若研究实施期间信息发生重大变化（如新增重要风险信息或方案重大调整），需对已入组受试者进行再同意（re-consent）。</w:t>
      </w:r>
    </w:p>
    <w:p w14:paraId="5A689F1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14.11 隐私保护与数据安全（概要）</w:t>
      </w:r>
    </w:p>
    <w:p w14:paraId="390D1D3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隐私与数据安全措施与第13章一致，核心包括：去标识化、最小权限访问、加密传输与存储、审计追踪、以及对外数据共享的受控审批与协议管理。任何生物样本与组学数据的使用需在伦理批准范围内开展。</w:t>
      </w:r>
    </w:p>
    <w:p w14:paraId="4F447E6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14.12 受试者权益保障、补偿与保险（概要）</w:t>
      </w:r>
    </w:p>
    <w:p w14:paraId="603B124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受试者有权在不影响常规医疗的情况下随时退出研究。研究团队应确保受试者获得符合标准的临床照护，并在发生研究相关伤害时按伦理批准的补偿与保险方案提供支持。</w:t>
      </w:r>
    </w:p>
    <w:p w14:paraId="374265D9">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费用与补偿：按伦理批准方案执行，可包括必要的检查费用报销与随访交通补贴等（如适用）。</w:t>
      </w:r>
    </w:p>
    <w:p w14:paraId="663F31D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研究相关伤害：如确认与研究相关，按机构政策与保险条款进行医疗救治与补偿。</w:t>
      </w:r>
    </w:p>
    <w:p w14:paraId="6D6A035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信息沟通：受试者可获得与自身安全相关的检查结果与必要的医学建议。</w:t>
      </w:r>
    </w:p>
    <w:p w14:paraId="1CFA36F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14.13 生物标志物与模型研究的伦理边界</w:t>
      </w:r>
    </w:p>
    <w:p w14:paraId="2E942EDD">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探索性生物标志物与模型研究必须遵循最小风险与最小侵入原则，样本采集尽量与常规采血同步完成。研究运行期间，探索变量不用于个体治疗决策（见第12章），以避免未经验证工具对受试者造成潜在伤害。</w:t>
      </w:r>
    </w:p>
    <w:p w14:paraId="7D702957">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若发现可能对受试者健康具有直接意义的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意外发现</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（incidental findings），研究团队将按预设流程评估其临床可解释性与告知必要性，并在伦理批准框架内与受试者沟通。</w:t>
      </w:r>
    </w:p>
    <w:p w14:paraId="41EE5CC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14.14 透明度、结果报告与发表伦理</w:t>
      </w:r>
    </w:p>
    <w:p w14:paraId="4BE6843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研究将遵循临床试验结果报告与发表规范，按照预设终点与SAP进行分析并完整报告。作者署名、数据共享与利益冲突披露按ICMJE等通行准则执行；任何与研究相关的利益关系须如实申报。</w:t>
      </w:r>
    </w:p>
    <w:p w14:paraId="444A0B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14.15 小结</w:t>
      </w:r>
    </w:p>
    <w:p w14:paraId="3C37240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建立以DAIDS为唯一严重度分级体系的安全性管理框架，并与PRO-CTCAE联合实现综合AE捕获。研究通过明确的AE/SAE/AESI识别与报告时限、标准化处置原则、风险最小化措施与伦理合规体系，在保障受试者安全与权益的前提下，确保研究数据质量与结论可信度。</w:t>
      </w:r>
    </w:p>
    <w:p w14:paraId="65C3304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7A8CFDAE">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15. 研究药物与合并用药管理</w:t>
      </w:r>
    </w:p>
    <w:p w14:paraId="39DCB58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本章规定TDSC研究药物（含对照方案药物）的管理与合并用药（Concomitant Medications</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ConMeds）管理原则，覆盖药物供应与发放、服药指导、依从性评估、药物相互作用风险控制、禁忌/限制性合并用药清单、糖尿病用药管理接口与记录要求等。药物处置的具体算法与个别毒性管理见安全性SOP（AE Management Playbook）。</w:t>
      </w:r>
    </w:p>
    <w:p w14:paraId="1DA93BA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15.1 研究药物概览与给药原则</w:t>
      </w:r>
    </w:p>
    <w:p w14:paraId="7BAA765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研究药物包括抗结核治疗药物与TB-DM人群可能使用的关键合并用药（特别是降糖药）。抗结核方案及剂量原则见第7章；本章重点强调药物管理与记录口径。</w:t>
      </w:r>
    </w:p>
    <w:p w14:paraId="379167F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统一给药原则：研究药物按方案规定的组合、剂量与疗程使用；任何偏离需记录并按方案偏差流程处理。</w:t>
      </w:r>
    </w:p>
    <w:p w14:paraId="09251B2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给药时点：含利福喷丁方案按既往证据与试验经验执行</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进食后1小时内服用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的统一要求；具体服药时间表与患者教育材料见用药SOP。</w:t>
      </w:r>
    </w:p>
    <w:p w14:paraId="0679F90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可及性与可持续性：研究尽可能采用常规临床可获得药物与剂型，以支持未来推广。</w:t>
      </w:r>
    </w:p>
    <w:p w14:paraId="1A18CA6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个体化调整：仅在出现明确安全性问题、禁忌症或严重相互作用风险时，按预设SOP执行停用/替代/阶梯复药。</w:t>
      </w:r>
    </w:p>
    <w:p w14:paraId="31E7AF1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15.2 药物供应、储存与责任追溯（Accountability）</w:t>
      </w:r>
    </w:p>
    <w:p w14:paraId="07C5655F">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研究药物原则上来自常规临床供应链或项目统一采购渠道。各中心药房需建立研究药物台账，确保来源合法、批号可追溯、储存符合说明书要求，并接受监查核对。</w:t>
      </w:r>
    </w:p>
    <w:p w14:paraId="09C3890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接收：记录药品名称、剂型规格、批号、数量、有效期、到货日期与接收人。</w:t>
      </w:r>
    </w:p>
    <w:p w14:paraId="74DAA47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储存：按说明书要求温湿度管理；需冷链者记录温度；不合格批次隔离并上报。</w:t>
      </w:r>
    </w:p>
    <w:p w14:paraId="0F79556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发放：按受试者编号与访视周期发放，记录日期、数量、批号与发放人；支持多源核对（药房记录+EDC）。</w:t>
      </w:r>
    </w:p>
    <w:p w14:paraId="22094306">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回收/销毁：按中心政策与法规执行；回收数量用于依从性评估；销毁需双人见证与记录。</w:t>
      </w:r>
    </w:p>
    <w:p w14:paraId="58B8F517">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盘点：至少每月盘点一次；发现差异立即开展根因分析并CAPA。</w:t>
      </w:r>
    </w:p>
    <w:p w14:paraId="1F7BC50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15.3 发药流程与用药宣教</w:t>
      </w:r>
    </w:p>
    <w:p w14:paraId="490EEEF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研究中心需建立标准化发药与宣教流程，确保受试者理解服药组合、时点、注意事项与红旗症状。</w:t>
      </w:r>
    </w:p>
    <w:p w14:paraId="6F1F4890">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处方核对：确认分组/治疗路径、禁忌与相互作用风险、近期实验室与心电结果。</w:t>
      </w:r>
    </w:p>
    <w:p w14:paraId="6CF0EF7E">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发药与核对：按清单发放，受试者当场核对药品名称、数量与用法。</w:t>
      </w:r>
    </w:p>
    <w:p w14:paraId="63CA726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宣教要点：服药时点（尤其含利福喷丁方案）、漏服处理、常见不良反应识别、红旗症状与联系途径。</w:t>
      </w:r>
    </w:p>
    <w:p w14:paraId="2A411AF8">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资料发放：提供服药卡/随访卡、红旗症状卡与联系方式。</w:t>
      </w:r>
    </w:p>
    <w:p w14:paraId="2FF42D2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记录：宣教完成后在EDC记录宣教日期、内容与受试者理解确认。</w:t>
      </w:r>
    </w:p>
    <w:p w14:paraId="1759A5E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15.4 依从性评估与促进策略</w:t>
      </w:r>
    </w:p>
    <w:p w14:paraId="00BBB30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依从性是疗效评价与非劣效性检验可信度的关键。研究采用多源证据评估依从性，并对持续问题实施干预。</w:t>
      </w:r>
    </w:p>
    <w:p w14:paraId="05F2C60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评估方法：药房发药、</w:t>
      </w:r>
      <w:r>
        <w:rPr>
          <w:rFonts w:hint="eastAsia" w:ascii="Times New Roman" w:hAnsi="Times New Roman" w:eastAsia="宋体" w:cs="Times New Roman"/>
          <w:sz w:val="24"/>
          <w:szCs w:val="24"/>
          <w:lang w:val="en-US" w:eastAsia="zh-CN"/>
        </w:rPr>
        <w:t>现场询问、</w:t>
      </w:r>
      <w:r>
        <w:rPr>
          <w:rFonts w:hint="default" w:ascii="Times New Roman" w:hAnsi="Times New Roman" w:eastAsia="宋体" w:cs="Times New Roman"/>
          <w:sz w:val="24"/>
          <w:szCs w:val="24"/>
        </w:rPr>
        <w:t>受试者自述/服药日记、随访电话核对、必要时电子提醒记录等。</w:t>
      </w:r>
    </w:p>
    <w:p w14:paraId="7C861775">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关键阈值：PP集依从性阈值（例如≥80%）在SAP与SOP中锁定；中心需结构化记录可用于计算的要素。</w:t>
      </w:r>
    </w:p>
    <w:p w14:paraId="35B7B75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促进策略：短信/微信提醒、家庭支持、简化服药方案、处理不良反应与合并症以提升耐受性。</w:t>
      </w:r>
    </w:p>
    <w:p w14:paraId="244DA21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严重依从性问题：触发依从性强化访视与原因评估；必要时纳入方案偏差并评估对Hard Gate/随机化资格的影响（仅基于预设规则）。</w:t>
      </w:r>
    </w:p>
    <w:p w14:paraId="72C2EF3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15.5 合并用药（ConMeds）定义与记录要求</w:t>
      </w:r>
    </w:p>
    <w:p w14:paraId="1F3C108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合并用药指研究期间用于治疗受试者任何疾病或症状的所有药物（处方药、非处方药、传统中药/保健品、激素制剂等）。合并用药记录需覆盖：药物名称、适应证、起止日期、剂量/频次、给药途径、以及与研究药物可能的相互作用或安全性相关性。</w:t>
      </w:r>
    </w:p>
    <w:p w14:paraId="5B5AC5F2">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对以下合并用药应重点记录并触发复核：影响抗结核药暴露或疗效的药物（如强诱导/强抑制代谢酶的药物）</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显著增加QTcF风险的药物</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影响血糖控制或低血糖风险的降糖药与相关药物</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免疫抑制剂、系统性糖皮质激素（长疗程/大剂量）</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可能导致肝损伤的药物或中草药制剂。</w:t>
      </w:r>
    </w:p>
    <w:p w14:paraId="4AD4B7D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15.6 药物相互作用（DDI）风险控制（重点：利福喷丁）</w:t>
      </w:r>
    </w:p>
    <w:p w14:paraId="13D5FF3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利福喷丁为强酶诱导剂，可能降低多种合并用药的血药浓度，影响疗效或安全性。研究在入组与随访中需系统评估DDI风险，并在必要时进行替代或剂量调整（由临床常规与SOP规定）。</w:t>
      </w:r>
    </w:p>
    <w:p w14:paraId="77B0B53D">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入组前DDI筛查：受试者当前用药清单由研究者/药师审核，识别禁忌或</w:t>
      </w:r>
      <w:del w:id="783" w:author="付亮" w:date="2026-03-25T07:47:40Z">
        <w:r>
          <w:rPr>
            <w:rFonts w:hint="default" w:ascii="Times New Roman" w:hAnsi="Times New Roman" w:eastAsia="宋体" w:cs="Times New Roman"/>
            <w:sz w:val="24"/>
            <w:szCs w:val="24"/>
          </w:rPr>
          <w:delText>高风险</w:delText>
        </w:r>
      </w:del>
      <w:ins w:id="784" w:author="付亮" w:date="2026-03-25T07:47:40Z">
        <w:r>
          <w:rPr>
            <w:rFonts w:hint="eastAsia" w:ascii="Times New Roman" w:hAnsi="Times New Roman" w:eastAsia="宋体" w:cs="Times New Roman"/>
            <w:sz w:val="24"/>
            <w:szCs w:val="24"/>
            <w:lang w:eastAsia="zh"/>
          </w:rPr>
          <w:t>高治疗难度</w:t>
        </w:r>
      </w:ins>
      <w:r>
        <w:rPr>
          <w:rFonts w:hint="default" w:ascii="Times New Roman" w:hAnsi="Times New Roman" w:eastAsia="宋体" w:cs="Times New Roman"/>
          <w:sz w:val="24"/>
          <w:szCs w:val="24"/>
        </w:rPr>
        <w:t>组合。</w:t>
      </w:r>
    </w:p>
    <w:p w14:paraId="6A30CAFA">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随访中动态更新：每次访视更新合并用药；新增药物需再次评估DDI风险。</w:t>
      </w:r>
    </w:p>
    <w:p w14:paraId="1CA9DBFF">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处置原则：能替代则替代（优先不受利福喷丁影响的方案）；不能替代时加强监测并记录调整理由。</w:t>
      </w:r>
    </w:p>
    <w:p w14:paraId="378083B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重点人群：抗凝药、抗癫痫药、免疫抑制剂、部分降脂药、口服避孕药等需重点评估。</w:t>
      </w:r>
    </w:p>
    <w:p w14:paraId="429A396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15.7 禁忌、限制性与允许合并用药（概要清单）</w:t>
      </w:r>
    </w:p>
    <w:p w14:paraId="4EDF2BB3">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禁忌/限制性合并用药清单将以SOP形式发布并动态维护。本方案给出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原则性清单</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，用于研究中心把握口径；最终清单以启动会锁定版本为准。</w:t>
      </w:r>
    </w:p>
    <w:p w14:paraId="702421F6">
      <w:pPr>
        <w:spacing w:after="120" w:line="312" w:lineRule="auto"/>
        <w:jc w:val="cente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表8 </w:t>
      </w:r>
      <w:r>
        <w:rPr>
          <w:rFonts w:hint="default" w:ascii="Times New Roman" w:hAnsi="Times New Roman" w:eastAsia="宋体" w:cs="Times New Roman"/>
          <w:b/>
          <w:bCs/>
          <w:sz w:val="24"/>
          <w:szCs w:val="24"/>
        </w:rPr>
        <w:t>禁忌、限制性与允许合并用药（概要清单）</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1505"/>
        <w:gridCol w:w="3515"/>
        <w:gridCol w:w="2946"/>
      </w:tblGrid>
      <w:tr w14:paraId="43AE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Pr>
          <w:p w14:paraId="31EC1AE5">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类别</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B46566A">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管理级别</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74CB4AE">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示例（非穷尽）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DE7B453">
            <w:pPr>
              <w:spacing w:after="0" w:line="240" w:lineRule="auto"/>
              <w:jc w:val="center"/>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管理要点</w:t>
            </w:r>
          </w:p>
        </w:tc>
      </w:tr>
      <w:tr w14:paraId="4CEB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508F446">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显著DDI风险且有可替代方案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5FBF288">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限制性/慎用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4E479C5">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部分强CYP抑制剂/诱导剂药物</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2826815D">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入组前评估，优先替代；必要时加强监测</w:t>
            </w:r>
          </w:p>
        </w:tc>
      </w:tr>
      <w:tr w14:paraId="102B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D7A3818">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显著增加QTc风险药物</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4D25566">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限制性/慎用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9373247">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部分抗心律失常药、部分抗精神病药、部分大环内酯类等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4133411">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避免叠加；必须使用时增加心电监测</w:t>
            </w:r>
          </w:p>
        </w:tc>
      </w:tr>
      <w:tr w14:paraId="1A4D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58EEBC6F">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明显肝毒性风险药物/草药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FD47F39">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限制性/慎用</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1EC9B28">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部分抗真菌药、某些中草药制剂</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33FA058">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评估必要性；加强肝功能监测</w:t>
            </w:r>
          </w:p>
        </w:tc>
      </w:tr>
      <w:tr w14:paraId="7250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3BB6CDA">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系统性免疫抑制治疗</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693DA52">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限制性/部分禁忌</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4E6FC83">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长期大剂量全身激素、部分生物制剂</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1B90A92B">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按入排标准与伦理要求处理</w:t>
            </w:r>
          </w:p>
        </w:tc>
      </w:tr>
      <w:tr w14:paraId="70A5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3AFA2857">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糖尿病治疗药物</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31949B6">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允许（需规范记录）</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4DC5398">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胰岛素、二甲双胍、GLP-1RA、SGLT2i等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0BC5A825">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按TB-DM管理SOP执行，记录调整原因与时间</w:t>
            </w:r>
          </w:p>
        </w:tc>
      </w:tr>
      <w:tr w14:paraId="6670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733A151E">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对症支持治疗</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43B53F55">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允许</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FCDCDA0">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止吐、护胃、解热镇痛等</w:t>
            </w:r>
          </w:p>
        </w:tc>
        <w:tc>
          <w:tcPr>
            <w:tcW w:w="0" w:type="auto"/>
            <w:tcBorders>
              <w:top w:val="single" w:color="000000" w:sz="4" w:space="0"/>
              <w:left w:val="single" w:color="000000" w:sz="4" w:space="0"/>
              <w:bottom w:val="single" w:color="000000" w:sz="4" w:space="0"/>
              <w:right w:val="single" w:color="000000" w:sz="4" w:space="0"/>
            </w:tcBorders>
            <w:shd w:val="clear" w:color="auto" w:fill="FFFFFF"/>
          </w:tcPr>
          <w:p w14:paraId="6A2DF972">
            <w:pPr>
              <w:spacing w:after="0" w:line="276" w:lineRule="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注意DDI与肝毒性，结构化记录</w:t>
            </w:r>
          </w:p>
        </w:tc>
      </w:tr>
    </w:tbl>
    <w:p w14:paraId="74B5E4BD">
      <w:pPr>
        <w:rPr>
          <w:rFonts w:hint="default" w:ascii="Times New Roman" w:hAnsi="Times New Roman" w:eastAsia="宋体" w:cs="Times New Roman"/>
          <w:sz w:val="24"/>
          <w:szCs w:val="24"/>
        </w:rPr>
      </w:pPr>
    </w:p>
    <w:p w14:paraId="7ACFCC0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15.8 TB-DM降糖方案管理接口（与TB-DM管理SOP对接）</w:t>
      </w:r>
    </w:p>
    <w:p w14:paraId="3B4224AE">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本研究允许并鼓励在不影响抗结核治疗安全性的前提下实现良好血糖控制。降糖方案的具体调整由临床常规与TB-DM管理SOP规定，本章明确接口与记录要求：</w:t>
      </w:r>
    </w:p>
    <w:p w14:paraId="622448D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记录范围：所有降糖药种类、剂量、起止日期、调整原因（低血糖/高血糖/依从性/费用等）与关键血糖指标（HbA1c、空腹/餐后血糖、必要时CGM摘要指标）。</w:t>
      </w:r>
    </w:p>
    <w:p w14:paraId="55E0813B">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与利福喷丁相互作用：重点关注可能受酶诱导影响的药物；需要时由内分泌科/药师协作调整方案。</w:t>
      </w:r>
    </w:p>
    <w:p w14:paraId="0A5AC0B4">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低血糖事件：按预设定义记录并评估是否构成AE/SAE；与AE管理流程联动。</w:t>
      </w:r>
    </w:p>
    <w:p w14:paraId="114B1D92">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紧急情况：发生严重低血糖、高渗高血糖状态或酮症酸中毒时，优先按急救路径处理，并在24小时内记录与上报。</w:t>
      </w:r>
    </w:p>
    <w:p w14:paraId="7ACD8DF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15.9 救援治疗、方案更改与记录</w:t>
      </w:r>
    </w:p>
    <w:p w14:paraId="49ECD8F9">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因疗效欠佳、耐药发现或严重毒性导致的救援治疗与方案永久更改应按第9章终点体系进行事件归类，并按第13章数据管理要求形成可追溯的证据链。</w:t>
      </w:r>
    </w:p>
    <w:p w14:paraId="342B358C">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救援治疗触发条件与流程见相应SOP；研究者需记录触发依据、会诊意见与更改时间点。</w:t>
      </w:r>
    </w:p>
    <w:p w14:paraId="7C2C746A">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更改方案后的抗结核药暴露信息仍需完整记录，以支持安全性分析与解释性分析。</w:t>
      </w:r>
    </w:p>
    <w:p w14:paraId="42A7E5C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若方案更改影响随机化比较的可解释性，应及时通知PMO与统计团队纳入偏差管理。</w:t>
      </w:r>
    </w:p>
    <w:p w14:paraId="25B604D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15.10 培训、监查与合规检查</w:t>
      </w:r>
    </w:p>
    <w:p w14:paraId="63128E2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启动前对药房、研究护士与研究者开展统一培训，确保发药、宣教、DDI筛查、依从性记录与合并用药记录的一致性。监查将重点核对药房台账与EDC记录一致性、关键禁忌用药筛查记录、以及依从性计算所需字段完整性。</w:t>
      </w:r>
    </w:p>
    <w:p w14:paraId="63D13B6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15.11 小结</w:t>
      </w:r>
    </w:p>
    <w:p w14:paraId="5FB601E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通过建立标准化的研究药物管理与合并用药管理体系，确保药物来源与暴露信息可追溯、服药宣教一致、依从性可量化、并对利福喷丁相关DDI与TB-DM降糖用药接口实施风险控制。该体系为主要疗效与安全性结论的可信度提供重要保障。</w:t>
      </w:r>
    </w:p>
    <w:p w14:paraId="3D7341D0">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12F60A18">
      <w:pP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16. 发表与数据共享</w:t>
      </w:r>
    </w:p>
    <w:p w14:paraId="4D387B2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规定TDSC研究的发表治理、署名与贡献规则、成果发布路径，以及去标识化数据与相关材料的共享范围与流程。总体目标是在保护受试者隐私与遵守适用法规的前提下，最大化研究透明度、可重复性与学术影响力。</w:t>
      </w:r>
    </w:p>
    <w:p w14:paraId="4781EB0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16.1 发表治理架构与职责</w:t>
      </w:r>
    </w:p>
    <w:p w14:paraId="0236494E">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研究设立发表与数据共享治理机制，以保障学术质量、时间安排与合作公平。</w:t>
      </w:r>
    </w:p>
    <w:p w14:paraId="296C615B">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首席研究者（PI）/牵头单位：对研究总体发表策略、主要结果稿件与重大对外发布承担最终责任。</w:t>
      </w:r>
    </w:p>
    <w:p w14:paraId="459855F4">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发表委员会（Publication Committee，建议设置）：负责稿件与摘要的立项评审、写作组组建、署名争议协调、时间线管理与质量把关。</w:t>
      </w:r>
    </w:p>
    <w:p w14:paraId="7C14A647">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数据访问委员会（Data Access Committee，建议与发表委员会分设或合并）：负责数据共享申请的科学性、合规性与风险评估，决定授权范围与条件。</w:t>
      </w:r>
    </w:p>
    <w:p w14:paraId="5944CFFE">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统计团队：按锁定SAP完成主要与次要分析；对写作组提供受控数据导出与可复现的统计输出（TLFs）。</w:t>
      </w:r>
    </w:p>
    <w:p w14:paraId="63F1643E">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各分中心：负责中心数据完整性与源数据可追溯；对本中心贡献相关的亚组/次要研究提出发表建议并参与写作。</w:t>
      </w:r>
    </w:p>
    <w:p w14:paraId="09B7BCB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16.2 发表策略与优先级（Publication Plan）</w:t>
      </w:r>
    </w:p>
    <w:p w14:paraId="090737C1">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主结果优先、模块化拓展、先注册后报告</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的发表策略。主结果稿件优先提交高水平同行评议期刊；在主结果发表/接受后，按预设主题开展次要与探索性发表。</w:t>
      </w:r>
    </w:p>
    <w:p w14:paraId="654AA3CC">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主要结果稿件（Primary Manuscripts）：队列A主要疗效与安全性；队列B随机化阶段主要疗效与安全性（可合并或分篇，具体由发表委员会依据篇幅与学术策略决定）。</w:t>
      </w:r>
    </w:p>
    <w:p w14:paraId="4EF791F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关键次要稿件（Key Secondary）：长期随访（停药后24个月）、时间到事件结局、影像学终点、依从性与真实世界可推广性、TB-DM管理相关结局等。</w:t>
      </w:r>
    </w:p>
    <w:p w14:paraId="5B0B9AFA">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方法学与运营稿件（Methods/Operations）：RBM与中心化质控实践、CEC裁决一致性、PRO-CTCAE与DAIDS联合应用等。</w:t>
      </w:r>
    </w:p>
    <w:p w14:paraId="2DB72A63">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生物标志物与预测模型（Biomarkers/Models）：以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先验证、后转化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为原则，优先报告增量价值与跨中心泛化；模型锁定版本与性能报告遵循TRIPOD。</w:t>
      </w:r>
    </w:p>
    <w:p w14:paraId="38DD915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负性或无差异结果同样应按计划完整发表/公开报告，以避免发表偏倚。</w:t>
      </w:r>
    </w:p>
    <w:p w14:paraId="3C743DA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16.3 研究注册、结果报告与透明度</w:t>
      </w:r>
    </w:p>
    <w:p w14:paraId="144708A4">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将在规定平台完成临床试验注册，并在研究完成后按平台要求及时提交结果摘要。主结果稿件与关键次要稿件的报告将遵循适用报告规范（如随机对照部分遵循CONSORT及其扩展；预测模型遵循TRIPOD；观察性分析遵循STROBE），并在文稿中明确分析人群、偏倚控制与敏感性分析。</w:t>
      </w:r>
    </w:p>
    <w:p w14:paraId="0446C0E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16.4 学术会议摘要与对外沟通</w:t>
      </w:r>
    </w:p>
    <w:p w14:paraId="3EE4A49F">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会议摘要与口头/壁报交流需遵循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主结果稿件优先、统一口径、尊重期刊保密/禁运（embargo）</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原则。</w:t>
      </w:r>
    </w:p>
    <w:p w14:paraId="758DE2F7">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任何包含主要结果关键数值的对外发布，应在发表委员会审核后实施，并与拟投稿期刊政策保持一致。</w:t>
      </w:r>
    </w:p>
    <w:p w14:paraId="4F3BCE6E">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在数据库锁定前，仅允许呈现不涉及分组对比的研究进展与方法学信息；涉及分组对比的结果必须以锁库数据为基础。</w:t>
      </w:r>
    </w:p>
    <w:p w14:paraId="6A12EC4D">
      <w:pPr>
        <w:spacing w:after="40" w:line="312"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媒体沟通与公众传播材料（如新闻稿、科普稿）应由牵头单位统筹，确保科学准确与风险提示充分。</w:t>
      </w:r>
    </w:p>
    <w:p w14:paraId="70B97A3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16.5 署名、贡献与利益冲突</w:t>
      </w:r>
    </w:p>
    <w:p w14:paraId="5B977E2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署名与贡献声明遵循ICMJE作者资格标准，并采用贡献分类（CRediT taxonomy）在稿件中透明披露。</w:t>
      </w:r>
    </w:p>
    <w:p w14:paraId="4D96C484">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作者资格：需同时满足对研究设计/数据获取/分析解释有实质性贡献、参与撰写或关键修改、批准最终版本、并同意对工作负责。</w:t>
      </w:r>
    </w:p>
    <w:p w14:paraId="4246BD30">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作者排序：由写作组根据贡献强度与关键职责协商确定；如有争议，由发表委员会裁决。</w:t>
      </w:r>
    </w:p>
    <w:p w14:paraId="04C3D693">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组名作者：多中心合作可采用</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研究协作组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署名方式，并在附录列出成员与贡献。</w:t>
      </w:r>
    </w:p>
    <w:p w14:paraId="518D752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致谢：对未满足作者资格但有重要支持（如数据录入、质控、实验室检测等）者，应在致谢中明确。</w:t>
      </w:r>
    </w:p>
    <w:p w14:paraId="614B8D61">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利益冲突：所有作者须按ICMJE格式披露利益冲突；与研究相关的商业合作须在稿件与公开材料中透明披露。</w:t>
      </w:r>
    </w:p>
    <w:p w14:paraId="256F6B5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16.6 内部数据访问与写作支持（受控）</w:t>
      </w:r>
    </w:p>
    <w:p w14:paraId="5F8BC520">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为保障数据一致性与结论可复现，研究内部分析采取</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受控数据导出 + 统一派生规则 + 统计复核</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的机制。</w:t>
      </w:r>
    </w:p>
    <w:p w14:paraId="19CA7A62">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主要与关键次要分析由统计团队按锁定SAP执行并出具可复现输出（TLFs）。</w:t>
      </w:r>
    </w:p>
    <w:p w14:paraId="7ABD486F">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写作组如需补充分析，应提交分析提案（目的、变量、方法、输出清单），经发表委员会与统计团队评估后实施。</w:t>
      </w:r>
    </w:p>
    <w:p w14:paraId="5E3E2985">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数据导出以</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最小必要原则</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为限，优先提供去标识、受控字段的数据集与结果表；对高敏感字段实行更严格权限控制。</w:t>
      </w:r>
    </w:p>
    <w:p w14:paraId="33D5A0E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16.7 数据共享范围（Data Sharing Package）</w:t>
      </w:r>
    </w:p>
    <w:p w14:paraId="78A74C8F">
      <w:pPr>
        <w:spacing w:after="12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在符合伦理批准与法规要求的前提下，TDSC计划共享以下材料（以去标识化为前提）：</w:t>
      </w:r>
    </w:p>
    <w:p w14:paraId="0DFF6731">
      <w:pPr>
        <w:spacing w:after="40" w:line="312"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去标识化个体受试者数据（Individual Participant Data</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IPD）：用于支持已发表结果的复现与二次研究。</w:t>
      </w:r>
    </w:p>
    <w:p w14:paraId="07DDE3E0">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数据字典与派生规则：变量定义、单位、缺失编码、派生算法与版本信息。</w:t>
      </w:r>
    </w:p>
    <w:p w14:paraId="68942302">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统计分析相关材料：锁定SAP、关键统计代码（如R/SAS程序）或可复现脚本、输出清单（TLFs）。</w:t>
      </w:r>
    </w:p>
    <w:p w14:paraId="67E5D13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研究文件：研究方案（protocol）及修订历史、空白eCRF、关键SOP目录、结局判定规则摘要等（在不泄露可识别信息与不影响研究安全的前提下）。</w:t>
      </w:r>
    </w:p>
    <w:p w14:paraId="6B20AA73">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预测模型与算法：对于锁定版本模型，可共享模型参数/权重、输入特征说明与验证结果；是否公开源代码由知识产权与合规评估决定。</w:t>
      </w:r>
    </w:p>
    <w:p w14:paraId="2697C56E">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16.8 数据共享时点与期限</w:t>
      </w:r>
    </w:p>
    <w:p w14:paraId="3324425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数据共享遵循</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主结果优先发表/公开报告后共享</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的原则，避免影响主要结论的同行评议过程与禁运政策。</w:t>
      </w:r>
    </w:p>
    <w:p w14:paraId="5FD47D0A">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共享启动：原则上在主要结果稿件发表（或被接受并允许共享）后启动；若期刊或资助方要求更早共享，则按其政策并经伦理/合规评估后执行。</w:t>
      </w:r>
    </w:p>
    <w:p w14:paraId="302151B4">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共享窗口：建议开放至少5年，或按法规/资助方要求执行。</w:t>
      </w:r>
    </w:p>
    <w:p w14:paraId="56CBB5E8">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更新频率：如发生重要更正（erratum）或新增长期随访结果，数据包可按版本更新并记录变更说明。</w:t>
      </w:r>
    </w:p>
    <w:p w14:paraId="768B39E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16.9 数据共享申请与审批流程</w:t>
      </w:r>
    </w:p>
    <w:p w14:paraId="7E804418">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外部研究者获取数据需提交书面申请，并通过数据访问委员会的科学性与合规性评审。建议流程如下：</w:t>
      </w:r>
    </w:p>
    <w:p w14:paraId="2AF47974">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提出申请：提交研究计划（研究问题、假设、所需数据范围、分析方法、时间线、研究团队资质与伦理批件/豁免情况）。</w:t>
      </w:r>
    </w:p>
    <w:p w14:paraId="46CCADD6">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科学性评审：评估研究问题合理性、与既有发表的重叠度、统计方案可行性与潜在误用风险。</w:t>
      </w:r>
    </w:p>
    <w:p w14:paraId="44AE4AA5">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合规评审：评估与原始知情同意、伦理批准范围、隐私保护与跨境传输要求的一致性。</w:t>
      </w:r>
    </w:p>
    <w:p w14:paraId="3F9C978E">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签署协议：通过评审后签署数据使用协议（Data Use Agreement</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DUA），明确用途限制、禁止再识别、禁止再分发、成果署名与引用要求、以及安全存储要求。</w:t>
      </w:r>
    </w:p>
    <w:p w14:paraId="62EF073E">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数据交付：按最小必要原则交付去标识化数据集与配套材料；必要时采用受控环境（secure enclave）或远程分析方式。</w:t>
      </w:r>
    </w:p>
    <w:p w14:paraId="44371AA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成果回馈：使用数据产生的摘要/稿件需在投稿前告知数据访问委员会以核对引用与合规条款（不干预学术结论）。</w:t>
      </w:r>
    </w:p>
    <w:p w14:paraId="48B4F43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16.10 隐私保护与法规合规（含跨境数据）</w:t>
      </w:r>
    </w:p>
    <w:p w14:paraId="7047D891">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所有共享数据均须去标识化，并采取防再识别技术与管理措施。共享应符合适用法律法规、伦理批准与机构政策。</w:t>
      </w:r>
    </w:p>
    <w:p w14:paraId="20E0210C">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去标识化：移除直接标识符；对高再识别风险变量进行泛化/分箱/抑制处理；保留研究所需的最小粒度。</w:t>
      </w:r>
    </w:p>
    <w:p w14:paraId="0E486DCF">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安全要求：数据仅用于批准目的，存储于受控设备/服务器；建立访问日志；不得与外部数据集链接以尝试识别个体。</w:t>
      </w:r>
    </w:p>
    <w:p w14:paraId="019E5EE8">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跨境传输：如涉及跨境数据传输或人体遗传资源/重要数据相关内容，须按国家及机构相关要求完成审批/备案与评估，且以伦理批准与受试者同意范围为前提。</w:t>
      </w:r>
    </w:p>
    <w:p w14:paraId="70DA7BC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生物样本与组学数据：样本共享须另行审批与协议管理，遵循第12章与相关SOP的版本控制与用途限制。</w:t>
      </w:r>
    </w:p>
    <w:p w14:paraId="5247DCD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16.11 知识产权、署名与合作机制</w:t>
      </w:r>
    </w:p>
    <w:p w14:paraId="3F663EAC">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数据共享不等同于转让知识产权。对模型、软件与潜在可转化成果，应在共享前完成知识产权与合作边界评估。</w:t>
      </w:r>
    </w:p>
    <w:p w14:paraId="02A7C63D">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引用与署名：所有使用TDSC数据的成果必须引用对应主结果论文与数据包DOI/版本号，并在致谢中注明数据来源与资助信息。</w:t>
      </w:r>
    </w:p>
    <w:p w14:paraId="3239BC4C">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合作优先：对与TDSC核心科学问题高度相关、需要深度领域解释的项目，数据访问委员会可建议以合作研究方式推进（联合写作组/共同作者）。</w:t>
      </w:r>
    </w:p>
    <w:p w14:paraId="2A7B0166">
      <w:pPr>
        <w:spacing w:after="40" w:line="312"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专利与转化：如共享申请涉及潜在专利或商业转化，应增加保密条款与成果归属约定，并遵循机构与资助方政策。</w:t>
      </w:r>
    </w:p>
    <w:p w14:paraId="0637F78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16.12 受试者与公众结果反馈（概要）</w:t>
      </w:r>
    </w:p>
    <w:p w14:paraId="70FCAF6A">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研究团队将在适当时点向受试者与相关利益相关方提供研究总体结果摘要（非个体结果），以通俗、准确方式说明研究发现、潜在意义与局限性，并提供进一步咨询渠道。</w:t>
      </w:r>
    </w:p>
    <w:p w14:paraId="608DDB0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16.13 小结</w:t>
      </w:r>
    </w:p>
    <w:p w14:paraId="405A3B66">
      <w:pPr>
        <w:spacing w:after="120" w:line="312"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TDSC通过建立发表委员会/数据访问委员会的治理机制，在遵守ICMJE署名规范、伦理与法规要求的前提下，实现主结果优先、全过程透明、数据可复现与受控共享，促进国际合作与成果转化。</w:t>
      </w:r>
    </w:p>
    <w:sectPr>
      <w:headerReference r:id="rId5" w:type="default"/>
      <w:footerReference r:id="rId6" w:type="default"/>
      <w:pgSz w:w="12240" w:h="15840"/>
      <w:pgMar w:top="1247" w:right="1247" w:bottom="1247" w:left="124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ＭＳ ゴシック">
    <w:altName w:val="Times New Roman"/>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汉仪书宋二KW"/>
    <w:panose1 w:val="00000000000000000000"/>
    <w:charset w:val="80"/>
    <w:family w:val="roman"/>
    <w:pitch w:val="default"/>
    <w:sig w:usb0="00000000" w:usb1="00000000" w:usb2="00000010" w:usb3="00000000" w:csb0="00020000" w:csb1="00000000"/>
  </w:font>
  <w:font w:name="Cambria">
    <w:altName w:val="Georgia"/>
    <w:panose1 w:val="02040503050406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思源黑体 CN VF">
    <w:panose1 w:val="020B0200000000000000"/>
    <w:charset w:val="86"/>
    <w:family w:val="auto"/>
    <w:pitch w:val="default"/>
    <w:sig w:usb0="20000083" w:usb1="2ADF3C10" w:usb2="00000016" w:usb3="00000000" w:csb0="60060107" w:csb1="00000000"/>
  </w:font>
  <w:font w:name="C059">
    <w:panose1 w:val="00000500000000000000"/>
    <w:charset w:val="00"/>
    <w:family w:val="auto"/>
    <w:pitch w:val="default"/>
    <w:sig w:usb0="00000287" w:usb1="00000800" w:usb2="00000000" w:usb3="00000000" w:csb0="600000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9DB7D">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AD9276">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7AD9276">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EC97B">
    <w:pPr>
      <w:pStyle w:val="25"/>
    </w:pPr>
    <w:r>
      <w:rPr>
        <w:rFonts w:hint="eastAsia" w:ascii="Times New Roman" w:hAnsi="Times New Roman" w:eastAsia="宋体" w:cs="Times New Roman"/>
        <w:sz w:val="24"/>
        <w:szCs w:val="24"/>
        <w:lang w:val="en-US" w:eastAsia="zh-CN"/>
      </w:rPr>
      <w:t>研究方案版本：2.0                                                                                                  日期：</w:t>
    </w:r>
    <w:r>
      <w:rPr>
        <w:rFonts w:hint="default" w:ascii="Times New Roman" w:hAnsi="Times New Roman" w:eastAsia="宋体" w:cs="Times New Roman"/>
        <w:sz w:val="24"/>
        <w:szCs w:val="24"/>
      </w:rPr>
      <w:t>2026-02-28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任坦坦">
    <w15:presenceInfo w15:providerId="WPS Office" w15:userId="1286559885"/>
  </w15:person>
  <w15:person w15:author="付亮">
    <w15:presenceInfo w15:providerId="WPS Office" w15:userId="15487496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77A2"/>
    <w:rsid w:val="00AA1D8D"/>
    <w:rsid w:val="00B30468"/>
    <w:rsid w:val="00B47730"/>
    <w:rsid w:val="00CB0664"/>
    <w:rsid w:val="00D23242"/>
    <w:rsid w:val="00DB20F7"/>
    <w:rsid w:val="00F705B3"/>
    <w:rsid w:val="00FC693F"/>
    <w:rsid w:val="01154EDD"/>
    <w:rsid w:val="01830099"/>
    <w:rsid w:val="01AC356D"/>
    <w:rsid w:val="01E74ACC"/>
    <w:rsid w:val="020D21BB"/>
    <w:rsid w:val="02461C9C"/>
    <w:rsid w:val="02712372"/>
    <w:rsid w:val="034321D6"/>
    <w:rsid w:val="04041965"/>
    <w:rsid w:val="040532EE"/>
    <w:rsid w:val="04BA2023"/>
    <w:rsid w:val="04CF3E0B"/>
    <w:rsid w:val="04E946B7"/>
    <w:rsid w:val="051C4A8C"/>
    <w:rsid w:val="05322502"/>
    <w:rsid w:val="057161FA"/>
    <w:rsid w:val="0593113B"/>
    <w:rsid w:val="06265C73"/>
    <w:rsid w:val="064B4CFE"/>
    <w:rsid w:val="06844DBE"/>
    <w:rsid w:val="06AE5BB8"/>
    <w:rsid w:val="06B16DA1"/>
    <w:rsid w:val="06FD4A88"/>
    <w:rsid w:val="079A613C"/>
    <w:rsid w:val="07CF228A"/>
    <w:rsid w:val="084367D4"/>
    <w:rsid w:val="08A06933"/>
    <w:rsid w:val="098747F3"/>
    <w:rsid w:val="0A32312E"/>
    <w:rsid w:val="0A435434"/>
    <w:rsid w:val="0ACD78AC"/>
    <w:rsid w:val="0AD41F0A"/>
    <w:rsid w:val="0B28701E"/>
    <w:rsid w:val="0B6D08EB"/>
    <w:rsid w:val="0BB00186"/>
    <w:rsid w:val="0BCB2D68"/>
    <w:rsid w:val="0CB16482"/>
    <w:rsid w:val="0CB24EC7"/>
    <w:rsid w:val="0CCE0A8A"/>
    <w:rsid w:val="0D556502"/>
    <w:rsid w:val="0D7A4A46"/>
    <w:rsid w:val="0D922A8E"/>
    <w:rsid w:val="0DD5693F"/>
    <w:rsid w:val="0E2C316E"/>
    <w:rsid w:val="0EB45115"/>
    <w:rsid w:val="0EE24651"/>
    <w:rsid w:val="0EE76817"/>
    <w:rsid w:val="0F356CF4"/>
    <w:rsid w:val="0F526810"/>
    <w:rsid w:val="0FD6518B"/>
    <w:rsid w:val="100C1DE2"/>
    <w:rsid w:val="1025513D"/>
    <w:rsid w:val="10326F5D"/>
    <w:rsid w:val="108D5C7F"/>
    <w:rsid w:val="10F65008"/>
    <w:rsid w:val="11201E87"/>
    <w:rsid w:val="113D0264"/>
    <w:rsid w:val="123F4B0C"/>
    <w:rsid w:val="12541D09"/>
    <w:rsid w:val="129F0C93"/>
    <w:rsid w:val="12A0411B"/>
    <w:rsid w:val="12EA7F78"/>
    <w:rsid w:val="12F4756B"/>
    <w:rsid w:val="145426E6"/>
    <w:rsid w:val="145E6E6F"/>
    <w:rsid w:val="14773EFC"/>
    <w:rsid w:val="1481490C"/>
    <w:rsid w:val="14F50E56"/>
    <w:rsid w:val="14F74BCE"/>
    <w:rsid w:val="150579F2"/>
    <w:rsid w:val="15EF3AF7"/>
    <w:rsid w:val="165778A1"/>
    <w:rsid w:val="16BC1C2B"/>
    <w:rsid w:val="16EA1425"/>
    <w:rsid w:val="189078DA"/>
    <w:rsid w:val="196071E6"/>
    <w:rsid w:val="19712A70"/>
    <w:rsid w:val="19B70027"/>
    <w:rsid w:val="19F93115"/>
    <w:rsid w:val="1AB23A71"/>
    <w:rsid w:val="1B081DA0"/>
    <w:rsid w:val="1B397CEE"/>
    <w:rsid w:val="1B9211AC"/>
    <w:rsid w:val="1B977C8F"/>
    <w:rsid w:val="1C5F2702"/>
    <w:rsid w:val="1C60279C"/>
    <w:rsid w:val="1C7A05BE"/>
    <w:rsid w:val="1CD80D2E"/>
    <w:rsid w:val="1CDC3027"/>
    <w:rsid w:val="1CDF3AB9"/>
    <w:rsid w:val="1D1E08F1"/>
    <w:rsid w:val="1DA8115B"/>
    <w:rsid w:val="1DE57262"/>
    <w:rsid w:val="1DFC3255"/>
    <w:rsid w:val="1E2E78B2"/>
    <w:rsid w:val="1E3D18A3"/>
    <w:rsid w:val="1E6131E6"/>
    <w:rsid w:val="1EAF02C7"/>
    <w:rsid w:val="1ECB5101"/>
    <w:rsid w:val="1EF81C6E"/>
    <w:rsid w:val="1F2B27BB"/>
    <w:rsid w:val="1FBF453A"/>
    <w:rsid w:val="1FC81641"/>
    <w:rsid w:val="20410F9F"/>
    <w:rsid w:val="20717F2A"/>
    <w:rsid w:val="20915ED7"/>
    <w:rsid w:val="20B43DE6"/>
    <w:rsid w:val="20E76408"/>
    <w:rsid w:val="21862A8E"/>
    <w:rsid w:val="21893052"/>
    <w:rsid w:val="21B82027"/>
    <w:rsid w:val="21EF4C0D"/>
    <w:rsid w:val="220A4192"/>
    <w:rsid w:val="222F54A5"/>
    <w:rsid w:val="22D749B9"/>
    <w:rsid w:val="22FD5AA5"/>
    <w:rsid w:val="23B4085A"/>
    <w:rsid w:val="23C45173"/>
    <w:rsid w:val="23DD1433"/>
    <w:rsid w:val="254C6870"/>
    <w:rsid w:val="25D7082F"/>
    <w:rsid w:val="2680161F"/>
    <w:rsid w:val="269E3A6B"/>
    <w:rsid w:val="27275C00"/>
    <w:rsid w:val="273419E0"/>
    <w:rsid w:val="276C144B"/>
    <w:rsid w:val="2857237A"/>
    <w:rsid w:val="28C17575"/>
    <w:rsid w:val="296D1BF8"/>
    <w:rsid w:val="2976210D"/>
    <w:rsid w:val="29CF6DF2"/>
    <w:rsid w:val="2A003AE2"/>
    <w:rsid w:val="2A24600D"/>
    <w:rsid w:val="2A932366"/>
    <w:rsid w:val="2B514BE0"/>
    <w:rsid w:val="2B595843"/>
    <w:rsid w:val="2CE23C7B"/>
    <w:rsid w:val="2CF05A49"/>
    <w:rsid w:val="2DB93523"/>
    <w:rsid w:val="2DCF003E"/>
    <w:rsid w:val="2DE0224B"/>
    <w:rsid w:val="2DFB52D7"/>
    <w:rsid w:val="2E2B2D7C"/>
    <w:rsid w:val="2E81613A"/>
    <w:rsid w:val="2E9A2201"/>
    <w:rsid w:val="2EC90B52"/>
    <w:rsid w:val="2F1139A0"/>
    <w:rsid w:val="2F424DBE"/>
    <w:rsid w:val="30296190"/>
    <w:rsid w:val="305268D4"/>
    <w:rsid w:val="306D37E6"/>
    <w:rsid w:val="30A56294"/>
    <w:rsid w:val="30A66FB3"/>
    <w:rsid w:val="30AB6B41"/>
    <w:rsid w:val="30E67B79"/>
    <w:rsid w:val="31853836"/>
    <w:rsid w:val="319379A2"/>
    <w:rsid w:val="31B720F2"/>
    <w:rsid w:val="31D26272"/>
    <w:rsid w:val="32017D10"/>
    <w:rsid w:val="324A2B43"/>
    <w:rsid w:val="326D0948"/>
    <w:rsid w:val="32A96E39"/>
    <w:rsid w:val="32CD7A68"/>
    <w:rsid w:val="332D5F33"/>
    <w:rsid w:val="337C687F"/>
    <w:rsid w:val="339D654F"/>
    <w:rsid w:val="34411DCF"/>
    <w:rsid w:val="347831DE"/>
    <w:rsid w:val="34A728B5"/>
    <w:rsid w:val="34E8105C"/>
    <w:rsid w:val="34FF0C81"/>
    <w:rsid w:val="359A6901"/>
    <w:rsid w:val="35BA5B31"/>
    <w:rsid w:val="35FB7C20"/>
    <w:rsid w:val="362C39CF"/>
    <w:rsid w:val="366F0610"/>
    <w:rsid w:val="36A209E6"/>
    <w:rsid w:val="36A239FD"/>
    <w:rsid w:val="373D17B6"/>
    <w:rsid w:val="37606DA8"/>
    <w:rsid w:val="37906A90"/>
    <w:rsid w:val="37D44BCF"/>
    <w:rsid w:val="38C13697"/>
    <w:rsid w:val="38DF64EF"/>
    <w:rsid w:val="38E52E0C"/>
    <w:rsid w:val="38F64996"/>
    <w:rsid w:val="396924FA"/>
    <w:rsid w:val="39BE57C7"/>
    <w:rsid w:val="3A105C66"/>
    <w:rsid w:val="3A1846D0"/>
    <w:rsid w:val="3A3B7894"/>
    <w:rsid w:val="3A522D3D"/>
    <w:rsid w:val="3A5D6A1D"/>
    <w:rsid w:val="3AB42A96"/>
    <w:rsid w:val="3BC109C5"/>
    <w:rsid w:val="3BD3519D"/>
    <w:rsid w:val="3C3B065F"/>
    <w:rsid w:val="3C485C31"/>
    <w:rsid w:val="3C73623A"/>
    <w:rsid w:val="3CF60D92"/>
    <w:rsid w:val="3D2A6BB4"/>
    <w:rsid w:val="3D534E18"/>
    <w:rsid w:val="3D9A6E6F"/>
    <w:rsid w:val="3E0E6961"/>
    <w:rsid w:val="3EC34805"/>
    <w:rsid w:val="3ED03C16"/>
    <w:rsid w:val="3ED850D3"/>
    <w:rsid w:val="3EDC6A5F"/>
    <w:rsid w:val="3EDE79C6"/>
    <w:rsid w:val="3EEC1ADB"/>
    <w:rsid w:val="3F270595"/>
    <w:rsid w:val="3F2F4DE1"/>
    <w:rsid w:val="3F906814"/>
    <w:rsid w:val="3FA55980"/>
    <w:rsid w:val="3FAB71F5"/>
    <w:rsid w:val="400B5E21"/>
    <w:rsid w:val="400E662F"/>
    <w:rsid w:val="401541B2"/>
    <w:rsid w:val="40707630"/>
    <w:rsid w:val="407C02A4"/>
    <w:rsid w:val="408E5B37"/>
    <w:rsid w:val="409C2568"/>
    <w:rsid w:val="416F5968"/>
    <w:rsid w:val="41874E7F"/>
    <w:rsid w:val="419158DF"/>
    <w:rsid w:val="41A24C3E"/>
    <w:rsid w:val="41BB5B1D"/>
    <w:rsid w:val="41BB6E82"/>
    <w:rsid w:val="42D11AAC"/>
    <w:rsid w:val="43BB4E95"/>
    <w:rsid w:val="43BD6E5F"/>
    <w:rsid w:val="443D37DF"/>
    <w:rsid w:val="448652A9"/>
    <w:rsid w:val="44DE5E0D"/>
    <w:rsid w:val="45747390"/>
    <w:rsid w:val="45833DF4"/>
    <w:rsid w:val="45AC5A5D"/>
    <w:rsid w:val="45E32240"/>
    <w:rsid w:val="461B7EFB"/>
    <w:rsid w:val="46267925"/>
    <w:rsid w:val="46A240EA"/>
    <w:rsid w:val="46B06807"/>
    <w:rsid w:val="46CC10E6"/>
    <w:rsid w:val="46D63D94"/>
    <w:rsid w:val="46E85922"/>
    <w:rsid w:val="479E48B1"/>
    <w:rsid w:val="47E44403"/>
    <w:rsid w:val="48171365"/>
    <w:rsid w:val="48906A9A"/>
    <w:rsid w:val="48E22EC4"/>
    <w:rsid w:val="495B59E5"/>
    <w:rsid w:val="49B92726"/>
    <w:rsid w:val="4A1A065C"/>
    <w:rsid w:val="4A2D2262"/>
    <w:rsid w:val="4A8E3A0E"/>
    <w:rsid w:val="4AAE6112"/>
    <w:rsid w:val="4B147F61"/>
    <w:rsid w:val="4B2F7527"/>
    <w:rsid w:val="4B390BF7"/>
    <w:rsid w:val="4B8831D9"/>
    <w:rsid w:val="4B944492"/>
    <w:rsid w:val="4BF335FE"/>
    <w:rsid w:val="4C343A36"/>
    <w:rsid w:val="4C995DF3"/>
    <w:rsid w:val="4CB6269D"/>
    <w:rsid w:val="4CBD3A2C"/>
    <w:rsid w:val="4D0E24D9"/>
    <w:rsid w:val="4D135D42"/>
    <w:rsid w:val="4D447DD6"/>
    <w:rsid w:val="4DD202D7"/>
    <w:rsid w:val="4E477A6A"/>
    <w:rsid w:val="4E9F7FF2"/>
    <w:rsid w:val="4EFB1495"/>
    <w:rsid w:val="4F3A5808"/>
    <w:rsid w:val="4F547732"/>
    <w:rsid w:val="4F824D7E"/>
    <w:rsid w:val="4FD0799B"/>
    <w:rsid w:val="50A75606"/>
    <w:rsid w:val="50C279C0"/>
    <w:rsid w:val="514E559A"/>
    <w:rsid w:val="515F2695"/>
    <w:rsid w:val="517B5039"/>
    <w:rsid w:val="52000615"/>
    <w:rsid w:val="52120C10"/>
    <w:rsid w:val="52B256B5"/>
    <w:rsid w:val="53323EED"/>
    <w:rsid w:val="534F2D8A"/>
    <w:rsid w:val="53FC12DE"/>
    <w:rsid w:val="548D0188"/>
    <w:rsid w:val="54C94F38"/>
    <w:rsid w:val="54D1276A"/>
    <w:rsid w:val="54F00716"/>
    <w:rsid w:val="552010D5"/>
    <w:rsid w:val="552A7BC8"/>
    <w:rsid w:val="554A7E27"/>
    <w:rsid w:val="55833339"/>
    <w:rsid w:val="55C8442B"/>
    <w:rsid w:val="55F2646C"/>
    <w:rsid w:val="55F36710"/>
    <w:rsid w:val="56234C7E"/>
    <w:rsid w:val="5636474F"/>
    <w:rsid w:val="56F91B04"/>
    <w:rsid w:val="579B0E0D"/>
    <w:rsid w:val="579D0773"/>
    <w:rsid w:val="57A429DC"/>
    <w:rsid w:val="57BC79F5"/>
    <w:rsid w:val="57C32112"/>
    <w:rsid w:val="57E704CA"/>
    <w:rsid w:val="58466FCB"/>
    <w:rsid w:val="58A15BF6"/>
    <w:rsid w:val="58EB2F6D"/>
    <w:rsid w:val="59376914"/>
    <w:rsid w:val="594F1EAF"/>
    <w:rsid w:val="59765C7B"/>
    <w:rsid w:val="59A0270B"/>
    <w:rsid w:val="59A96428"/>
    <w:rsid w:val="59BA46C8"/>
    <w:rsid w:val="5A4404DA"/>
    <w:rsid w:val="5A537461"/>
    <w:rsid w:val="5A62555B"/>
    <w:rsid w:val="5A7122F9"/>
    <w:rsid w:val="5A894653"/>
    <w:rsid w:val="5A9E773A"/>
    <w:rsid w:val="5B9C643C"/>
    <w:rsid w:val="5C4F036C"/>
    <w:rsid w:val="5C653D22"/>
    <w:rsid w:val="5C8271B2"/>
    <w:rsid w:val="5C950521"/>
    <w:rsid w:val="5CE15514"/>
    <w:rsid w:val="5D2B6790"/>
    <w:rsid w:val="5D5C103F"/>
    <w:rsid w:val="5E262086"/>
    <w:rsid w:val="5E6E102A"/>
    <w:rsid w:val="5F625217"/>
    <w:rsid w:val="5F8B27B2"/>
    <w:rsid w:val="5FF3766A"/>
    <w:rsid w:val="601644B3"/>
    <w:rsid w:val="60255718"/>
    <w:rsid w:val="60604C22"/>
    <w:rsid w:val="609E371C"/>
    <w:rsid w:val="60EC3949"/>
    <w:rsid w:val="60EE1FAE"/>
    <w:rsid w:val="61023161"/>
    <w:rsid w:val="613F2C92"/>
    <w:rsid w:val="614A36DF"/>
    <w:rsid w:val="61A82504"/>
    <w:rsid w:val="61E7472F"/>
    <w:rsid w:val="625008DB"/>
    <w:rsid w:val="62A2257D"/>
    <w:rsid w:val="62D33837"/>
    <w:rsid w:val="62E96ED1"/>
    <w:rsid w:val="638D7235"/>
    <w:rsid w:val="63C87650"/>
    <w:rsid w:val="63CD67F3"/>
    <w:rsid w:val="63D3192F"/>
    <w:rsid w:val="63D74F7B"/>
    <w:rsid w:val="63E443CA"/>
    <w:rsid w:val="642C5DB8"/>
    <w:rsid w:val="643A5739"/>
    <w:rsid w:val="64412342"/>
    <w:rsid w:val="64630F05"/>
    <w:rsid w:val="65467E40"/>
    <w:rsid w:val="654B2B2D"/>
    <w:rsid w:val="65524DDE"/>
    <w:rsid w:val="655B7E2E"/>
    <w:rsid w:val="65711400"/>
    <w:rsid w:val="66292104"/>
    <w:rsid w:val="663D24C4"/>
    <w:rsid w:val="66410DD2"/>
    <w:rsid w:val="669C06FE"/>
    <w:rsid w:val="672D46EE"/>
    <w:rsid w:val="675F71DE"/>
    <w:rsid w:val="67DC32F9"/>
    <w:rsid w:val="68203A6B"/>
    <w:rsid w:val="68687634"/>
    <w:rsid w:val="691463AB"/>
    <w:rsid w:val="6A413A96"/>
    <w:rsid w:val="6ABF6F65"/>
    <w:rsid w:val="6B0C224B"/>
    <w:rsid w:val="6B317667"/>
    <w:rsid w:val="6B927388"/>
    <w:rsid w:val="6BA0065C"/>
    <w:rsid w:val="6BCF0C2E"/>
    <w:rsid w:val="6C187847"/>
    <w:rsid w:val="6C3A26FD"/>
    <w:rsid w:val="6C637A61"/>
    <w:rsid w:val="6CD74610"/>
    <w:rsid w:val="6E3079ED"/>
    <w:rsid w:val="6E323AED"/>
    <w:rsid w:val="6E392BCD"/>
    <w:rsid w:val="6EE64C0C"/>
    <w:rsid w:val="6F4162E7"/>
    <w:rsid w:val="6FD809F9"/>
    <w:rsid w:val="70C20C0F"/>
    <w:rsid w:val="70FCA1C2"/>
    <w:rsid w:val="71156999"/>
    <w:rsid w:val="7141437C"/>
    <w:rsid w:val="714A1482"/>
    <w:rsid w:val="71735D0C"/>
    <w:rsid w:val="71E41963"/>
    <w:rsid w:val="722D2A5F"/>
    <w:rsid w:val="726A28C4"/>
    <w:rsid w:val="729055BB"/>
    <w:rsid w:val="72BA14FD"/>
    <w:rsid w:val="733F3BA1"/>
    <w:rsid w:val="73991C5D"/>
    <w:rsid w:val="73C372CA"/>
    <w:rsid w:val="73E3796C"/>
    <w:rsid w:val="741713C4"/>
    <w:rsid w:val="743B1556"/>
    <w:rsid w:val="74C77801"/>
    <w:rsid w:val="74DD616A"/>
    <w:rsid w:val="751A1139"/>
    <w:rsid w:val="756C25E8"/>
    <w:rsid w:val="75E25E8E"/>
    <w:rsid w:val="75FD0D83"/>
    <w:rsid w:val="76903064"/>
    <w:rsid w:val="76BC122C"/>
    <w:rsid w:val="76F36118"/>
    <w:rsid w:val="77016E10"/>
    <w:rsid w:val="77AA2D01"/>
    <w:rsid w:val="77D84854"/>
    <w:rsid w:val="77E65C7D"/>
    <w:rsid w:val="77E912C9"/>
    <w:rsid w:val="78085BF3"/>
    <w:rsid w:val="782A2DB5"/>
    <w:rsid w:val="788A6608"/>
    <w:rsid w:val="78964663"/>
    <w:rsid w:val="79055F69"/>
    <w:rsid w:val="79574721"/>
    <w:rsid w:val="798017B9"/>
    <w:rsid w:val="7A6E32C3"/>
    <w:rsid w:val="7AAF05A8"/>
    <w:rsid w:val="7B174702"/>
    <w:rsid w:val="7B815D95"/>
    <w:rsid w:val="7BC97448"/>
    <w:rsid w:val="7BCC0CE6"/>
    <w:rsid w:val="7BDD401B"/>
    <w:rsid w:val="7C425E3A"/>
    <w:rsid w:val="7CBE2D25"/>
    <w:rsid w:val="7D0E6DBB"/>
    <w:rsid w:val="7D4C0002"/>
    <w:rsid w:val="7D58063B"/>
    <w:rsid w:val="7D6449C1"/>
    <w:rsid w:val="7E154237"/>
    <w:rsid w:val="7E381D20"/>
    <w:rsid w:val="7F095899"/>
    <w:rsid w:val="7F437511"/>
    <w:rsid w:val="7FE95434"/>
    <w:rsid w:val="FB75E0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表格标题"/>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93</Pages>
  <Words>1091</Words>
  <Characters>1445</Characters>
  <Lines>0</Lines>
  <Paragraphs>0</Paragraphs>
  <TotalTime>132</TotalTime>
  <ScaleCrop>false</ScaleCrop>
  <LinksUpToDate>false</LinksUpToDate>
  <CharactersWithSpaces>1499</CharactersWithSpaces>
  <Application>WPS Office WWO_wpscloud_20260318230310-fb57003c44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任坦坦</cp:lastModifiedBy>
  <dcterms:modified xsi:type="dcterms:W3CDTF">2026-03-25T07:48:13Z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eyJoZGlkIjoiN2ZkN2U0NTE2ZWZjNGNkOGYwMTY5ODIwZjEyYjUxNGMiLCJ1c2VySWQiOiI5NjExNDM1MzcifQ==</vt:lpwstr>
  </property>
  <property fmtid="{D5CDD505-2E9C-101B-9397-08002B2CF9AE}" pid="3" name="KSOProductBuildVer">
    <vt:lpwstr>2052-12.9.0.25853</vt:lpwstr>
  </property>
  <property fmtid="{D5CDD505-2E9C-101B-9397-08002B2CF9AE}" pid="4" name="ICV">
    <vt:lpwstr>21BA27F89E2A4A91BD22C3693D58A8C7_43</vt:lpwstr>
  </property>
</Properties>
</file>